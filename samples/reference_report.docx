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6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charts/chart17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charts/chart18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charts/chart19.xml" ContentType="application/vnd.openxmlformats-officedocument.drawingml.chart+xml"/>
  <Override PartName="/word/charts/chart20.xml" ContentType="application/vnd.openxmlformats-officedocument.drawingml.chart+xml"/>
  <Override PartName="/word/charts/style19.xml" ContentType="application/vnd.ms-office.chartstyle+xml"/>
  <Override PartName="/word/charts/colors19.xml" ContentType="application/vnd.ms-office.chartcolorstyle+xml"/>
  <Override PartName="/word/charts/chart21.xml" ContentType="application/vnd.openxmlformats-officedocument.drawingml.chart+xml"/>
  <Override PartName="/word/charts/style20.xml" ContentType="application/vnd.ms-office.chartstyle+xml"/>
  <Override PartName="/word/charts/colors20.xml" ContentType="application/vnd.ms-office.chartcolorstyle+xml"/>
  <Override PartName="/word/charts/chart22.xml" ContentType="application/vnd.openxmlformats-officedocument.drawingml.chart+xml"/>
  <Override PartName="/word/charts/chart23.xml" ContentType="application/vnd.openxmlformats-officedocument.drawingml.chart+xml"/>
  <Override PartName="/word/charts/style21.xml" ContentType="application/vnd.ms-office.chartstyle+xml"/>
  <Override PartName="/word/charts/colors2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2CC18" w14:textId="77777777" w:rsidR="00B35DDD" w:rsidRPr="00FB3284" w:rsidRDefault="00B35DDD">
      <w:pPr>
        <w:rPr>
          <w:sz w:val="22"/>
          <w:szCs w:val="22"/>
          <w:lang w:val="en-US"/>
        </w:rPr>
      </w:pPr>
      <w:bookmarkStart w:id="0" w:name="_Hlk110294861"/>
      <w:bookmarkEnd w:id="0"/>
    </w:p>
    <w:p w14:paraId="633C8FAE" w14:textId="77777777" w:rsidR="00B35DDD" w:rsidRPr="007A3576" w:rsidRDefault="00B35DDD">
      <w:pPr>
        <w:rPr>
          <w:sz w:val="22"/>
          <w:szCs w:val="22"/>
        </w:rPr>
      </w:pPr>
    </w:p>
    <w:p w14:paraId="2560F3AF" w14:textId="77777777" w:rsidR="00B35DDD" w:rsidRPr="007A3576" w:rsidRDefault="00B35DDD">
      <w:pPr>
        <w:rPr>
          <w:sz w:val="22"/>
          <w:szCs w:val="22"/>
          <w:lang w:val="en-US"/>
        </w:rPr>
      </w:pPr>
    </w:p>
    <w:tbl>
      <w:tblPr>
        <w:tblpPr w:leftFromText="180" w:rightFromText="180" w:vertAnchor="text" w:horzAnchor="margin" w:tblpY="129"/>
        <w:tblW w:w="10314" w:type="dxa"/>
        <w:tblLook w:val="04A0" w:firstRow="1" w:lastRow="0" w:firstColumn="1" w:lastColumn="0" w:noHBand="0" w:noVBand="1"/>
      </w:tblPr>
      <w:tblGrid>
        <w:gridCol w:w="5495"/>
        <w:gridCol w:w="4819"/>
      </w:tblGrid>
      <w:tr w:rsidR="007A3576" w:rsidRPr="007A3576" w14:paraId="66ECD8FA" w14:textId="77777777" w:rsidTr="007A3576">
        <w:tc>
          <w:tcPr>
            <w:tcW w:w="5495" w:type="dxa"/>
            <w:shd w:val="clear" w:color="auto" w:fill="auto"/>
          </w:tcPr>
          <w:p w14:paraId="13714284" w14:textId="77777777" w:rsidR="007A3576" w:rsidRPr="007A3576" w:rsidRDefault="00245DD3" w:rsidP="007A3576">
            <w:pPr>
              <w:tabs>
                <w:tab w:val="left" w:pos="-540"/>
                <w:tab w:val="left" w:pos="3699"/>
              </w:tabs>
              <w:spacing w:line="276" w:lineRule="auto"/>
              <w:ind w:right="2268"/>
              <w:rPr>
                <w:sz w:val="22"/>
                <w:szCs w:val="22"/>
              </w:rPr>
            </w:pPr>
            <w:r w:rsidRPr="007A3576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4C4D164" wp14:editId="7DA1C82F">
                      <wp:simplePos x="0" y="0"/>
                      <wp:positionH relativeFrom="column">
                        <wp:posOffset>3312160</wp:posOffset>
                      </wp:positionH>
                      <wp:positionV relativeFrom="paragraph">
                        <wp:posOffset>10795</wp:posOffset>
                      </wp:positionV>
                      <wp:extent cx="2677795" cy="1353185"/>
                      <wp:effectExtent l="0" t="0" r="0" b="0"/>
                      <wp:wrapNone/>
                      <wp:docPr id="1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2677795" cy="13531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49FDE78" w14:textId="62079EEE" w:rsidR="007A3576" w:rsidRPr="00A95107" w:rsidRDefault="005D6FE1" w:rsidP="00702093">
                                  <w:pPr>
                                    <w:jc w:val="right"/>
                                    <w:rPr>
                                      <w:bCs/>
                                      <w:sz w:val="28"/>
                                    </w:rPr>
                                  </w:pPr>
                                  <w:r w:rsidRPr="00A95107">
                                    <w:rPr>
                                      <w:bCs/>
                                      <w:sz w:val="28"/>
                                    </w:rPr>
                                    <w:t xml:space="preserve">Вице-президенту </w:t>
                                  </w:r>
                                </w:p>
                                <w:p w14:paraId="34268FE4" w14:textId="77777777" w:rsidR="007A3576" w:rsidRPr="00A95107" w:rsidRDefault="005D6FE1" w:rsidP="00702093">
                                  <w:pPr>
                                    <w:jc w:val="right"/>
                                    <w:rPr>
                                      <w:bCs/>
                                      <w:sz w:val="28"/>
                                    </w:rPr>
                                  </w:pPr>
                                  <w:r w:rsidRPr="00A95107">
                                    <w:rPr>
                                      <w:bCs/>
                                      <w:sz w:val="28"/>
                                    </w:rPr>
                                    <w:t>ООО «КХЛ</w:t>
                                  </w:r>
                                  <w:r w:rsidR="007A3576" w:rsidRPr="00A95107">
                                    <w:rPr>
                                      <w:bCs/>
                                      <w:sz w:val="28"/>
                                    </w:rPr>
                                    <w:t>»</w:t>
                                  </w:r>
                                </w:p>
                                <w:p w14:paraId="466ADFB1" w14:textId="77777777" w:rsidR="007A3576" w:rsidRPr="00A95107" w:rsidRDefault="007A3576" w:rsidP="00702093">
                                  <w:pPr>
                                    <w:jc w:val="right"/>
                                    <w:rPr>
                                      <w:bCs/>
                                      <w:sz w:val="28"/>
                                    </w:rPr>
                                  </w:pPr>
                                </w:p>
                                <w:p w14:paraId="0D14562E" w14:textId="77777777" w:rsidR="007A3576" w:rsidRPr="00A95107" w:rsidRDefault="007A3576" w:rsidP="00702093">
                                  <w:pPr>
                                    <w:jc w:val="right"/>
                                    <w:rPr>
                                      <w:bCs/>
                                      <w:sz w:val="28"/>
                                    </w:rPr>
                                  </w:pPr>
                                  <w:r w:rsidRPr="00A95107">
                                    <w:rPr>
                                      <w:bCs/>
                                      <w:sz w:val="28"/>
                                    </w:rPr>
                                    <w:t>С.А. Доброхвалову</w:t>
                                  </w:r>
                                </w:p>
                                <w:p w14:paraId="603AE41F" w14:textId="77777777" w:rsidR="007A3576" w:rsidRPr="00BA4446" w:rsidRDefault="007A3576" w:rsidP="00702093">
                                  <w:pPr>
                                    <w:jc w:val="righ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C4D16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margin-left:260.8pt;margin-top:.85pt;width:210.85pt;height:10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" stroked="f">
                      <v:path arrowok="t"/>
                      <v:textbox>
                        <w:txbxContent>
                          <w:p w14:paraId="749FDE78" w14:textId="62079EEE" w:rsidR="007A3576" w:rsidRPr="00A95107" w:rsidRDefault="005D6FE1" w:rsidP="00702093">
                            <w:pPr>
                              <w:jc w:val="right"/>
                              <w:rPr>
                                <w:bCs/>
                                <w:sz w:val="28"/>
                              </w:rPr>
                            </w:pPr>
                            <w:r w:rsidRPr="00A95107">
                              <w:rPr>
                                <w:bCs/>
                                <w:sz w:val="28"/>
                              </w:rPr>
                              <w:t xml:space="preserve">Вице-президенту </w:t>
                            </w:r>
                          </w:p>
                          <w:p w14:paraId="34268FE4" w14:textId="77777777" w:rsidR="007A3576" w:rsidRPr="00A95107" w:rsidRDefault="005D6FE1" w:rsidP="00702093">
                            <w:pPr>
                              <w:jc w:val="right"/>
                              <w:rPr>
                                <w:bCs/>
                                <w:sz w:val="28"/>
                              </w:rPr>
                            </w:pPr>
                            <w:r w:rsidRPr="00A95107">
                              <w:rPr>
                                <w:bCs/>
                                <w:sz w:val="28"/>
                              </w:rPr>
                              <w:t>ООО «КХЛ</w:t>
                            </w:r>
                            <w:r w:rsidR="007A3576" w:rsidRPr="00A95107">
                              <w:rPr>
                                <w:bCs/>
                                <w:sz w:val="28"/>
                              </w:rPr>
                              <w:t>»</w:t>
                            </w:r>
                          </w:p>
                          <w:p w14:paraId="466ADFB1" w14:textId="77777777" w:rsidR="007A3576" w:rsidRPr="00A95107" w:rsidRDefault="007A3576" w:rsidP="00702093">
                            <w:pPr>
                              <w:jc w:val="right"/>
                              <w:rPr>
                                <w:bCs/>
                                <w:sz w:val="28"/>
                              </w:rPr>
                            </w:pPr>
                          </w:p>
                          <w:p w14:paraId="0D14562E" w14:textId="77777777" w:rsidR="007A3576" w:rsidRPr="00A95107" w:rsidRDefault="007A3576" w:rsidP="00702093">
                            <w:pPr>
                              <w:jc w:val="right"/>
                              <w:rPr>
                                <w:bCs/>
                                <w:sz w:val="28"/>
                              </w:rPr>
                            </w:pPr>
                            <w:r w:rsidRPr="00A95107">
                              <w:rPr>
                                <w:bCs/>
                                <w:sz w:val="28"/>
                              </w:rPr>
                              <w:t>С.А. Доброхвалову</w:t>
                            </w:r>
                          </w:p>
                          <w:p w14:paraId="603AE41F" w14:textId="77777777" w:rsidR="007A3576" w:rsidRPr="00BA4446" w:rsidRDefault="007A3576" w:rsidP="00702093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A3576" w:rsidRPr="007A35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4819" w:type="dxa"/>
            <w:shd w:val="clear" w:color="auto" w:fill="auto"/>
          </w:tcPr>
          <w:p w14:paraId="7B116F6E" w14:textId="77777777" w:rsidR="007A3576" w:rsidRPr="007A3576" w:rsidRDefault="007A3576" w:rsidP="007A3576">
            <w:pPr>
              <w:spacing w:line="276" w:lineRule="auto"/>
              <w:rPr>
                <w:sz w:val="22"/>
                <w:szCs w:val="22"/>
              </w:rPr>
            </w:pPr>
          </w:p>
        </w:tc>
      </w:tr>
    </w:tbl>
    <w:p w14:paraId="274CDF24" w14:textId="77777777" w:rsidR="00825ABF" w:rsidRPr="00A95107" w:rsidRDefault="00825ABF">
      <w:pPr>
        <w:rPr>
          <w:szCs w:val="22"/>
          <w:lang w:val="en-US"/>
        </w:rPr>
      </w:pPr>
    </w:p>
    <w:p w14:paraId="4B192645" w14:textId="77777777" w:rsidR="00825ABF" w:rsidRPr="00A95107" w:rsidRDefault="00825ABF">
      <w:pPr>
        <w:rPr>
          <w:szCs w:val="22"/>
          <w:lang w:val="en-US"/>
        </w:rPr>
      </w:pPr>
    </w:p>
    <w:p w14:paraId="1EDDF5C4" w14:textId="77777777" w:rsidR="00B35DDD" w:rsidRPr="00A95107" w:rsidRDefault="00B35DDD">
      <w:pPr>
        <w:rPr>
          <w:szCs w:val="22"/>
        </w:rPr>
      </w:pPr>
    </w:p>
    <w:p w14:paraId="442A2BBB" w14:textId="77777777" w:rsidR="00B35DDD" w:rsidRPr="00A95107" w:rsidRDefault="00B35DDD">
      <w:pPr>
        <w:rPr>
          <w:szCs w:val="22"/>
        </w:rPr>
      </w:pPr>
    </w:p>
    <w:p w14:paraId="20DC825F" w14:textId="77777777" w:rsidR="00B219A4" w:rsidRPr="00A95107" w:rsidRDefault="00B219A4" w:rsidP="00B219A4">
      <w:pPr>
        <w:spacing w:line="360" w:lineRule="auto"/>
        <w:jc w:val="center"/>
        <w:rPr>
          <w:szCs w:val="22"/>
        </w:rPr>
      </w:pPr>
    </w:p>
    <w:p w14:paraId="46823D65" w14:textId="77777777" w:rsidR="00825ABF" w:rsidRPr="00A95107" w:rsidRDefault="00825ABF" w:rsidP="006026F8">
      <w:pPr>
        <w:rPr>
          <w:bCs/>
          <w:szCs w:val="22"/>
          <w:lang w:val="en-US"/>
        </w:rPr>
      </w:pPr>
    </w:p>
    <w:p w14:paraId="0D7A1F17" w14:textId="77777777" w:rsidR="006026F8" w:rsidRPr="004E2F5F" w:rsidRDefault="00237C1C" w:rsidP="006026F8">
      <w:pPr>
        <w:rPr>
          <w:bCs/>
        </w:rPr>
      </w:pPr>
      <w:r w:rsidRPr="004E2F5F">
        <w:rPr>
          <w:bCs/>
        </w:rPr>
        <w:t>О выполнении поручения</w:t>
      </w:r>
    </w:p>
    <w:p w14:paraId="21076F34" w14:textId="77777777" w:rsidR="004E2F5F" w:rsidRPr="00262724" w:rsidRDefault="004E2F5F" w:rsidP="006026F8">
      <w:r w:rsidRPr="004E2F5F">
        <w:t xml:space="preserve">Комплексного плана мероприятий </w:t>
      </w:r>
    </w:p>
    <w:p w14:paraId="3541DA0F" w14:textId="77777777" w:rsidR="004E2F5F" w:rsidRDefault="004E2F5F" w:rsidP="006026F8">
      <w:r w:rsidRPr="004E2F5F">
        <w:t>п</w:t>
      </w:r>
      <w:r>
        <w:t>о</w:t>
      </w:r>
      <w:r w:rsidRPr="004E2F5F">
        <w:t xml:space="preserve"> реализации Стратегии развития </w:t>
      </w:r>
    </w:p>
    <w:p w14:paraId="3A5745D2" w14:textId="77777777" w:rsidR="006026F8" w:rsidRPr="004E2F5F" w:rsidRDefault="004E2F5F" w:rsidP="006026F8">
      <w:pPr>
        <w:rPr>
          <w:bCs/>
        </w:rPr>
      </w:pPr>
      <w:r w:rsidRPr="004E2F5F">
        <w:t xml:space="preserve">Континентальной хоккейной лиги </w:t>
      </w:r>
    </w:p>
    <w:p w14:paraId="411E50FF" w14:textId="77777777" w:rsidR="006026F8" w:rsidRPr="00A95107" w:rsidRDefault="006026F8" w:rsidP="00AA4483">
      <w:pPr>
        <w:tabs>
          <w:tab w:val="num" w:pos="284"/>
        </w:tabs>
        <w:rPr>
          <w:sz w:val="28"/>
        </w:rPr>
      </w:pPr>
    </w:p>
    <w:p w14:paraId="431619F5" w14:textId="77777777" w:rsidR="004E2F5F" w:rsidRDefault="004E2F5F" w:rsidP="006026F8">
      <w:pPr>
        <w:tabs>
          <w:tab w:val="num" w:pos="284"/>
        </w:tabs>
        <w:ind w:left="284"/>
        <w:jc w:val="center"/>
        <w:rPr>
          <w:sz w:val="28"/>
        </w:rPr>
      </w:pPr>
    </w:p>
    <w:p w14:paraId="41EEA53E" w14:textId="77777777" w:rsidR="00150237" w:rsidRDefault="00150237" w:rsidP="006026F8">
      <w:pPr>
        <w:tabs>
          <w:tab w:val="num" w:pos="284"/>
        </w:tabs>
        <w:ind w:left="284"/>
        <w:jc w:val="center"/>
        <w:rPr>
          <w:sz w:val="28"/>
        </w:rPr>
      </w:pPr>
    </w:p>
    <w:p w14:paraId="7B46222C" w14:textId="77777777" w:rsidR="006026F8" w:rsidRPr="00A95107" w:rsidRDefault="006026F8" w:rsidP="006026F8">
      <w:pPr>
        <w:tabs>
          <w:tab w:val="num" w:pos="284"/>
        </w:tabs>
        <w:ind w:left="284"/>
        <w:jc w:val="center"/>
        <w:rPr>
          <w:sz w:val="28"/>
        </w:rPr>
      </w:pPr>
      <w:r w:rsidRPr="00A95107">
        <w:rPr>
          <w:sz w:val="28"/>
        </w:rPr>
        <w:t xml:space="preserve">Уважаемый </w:t>
      </w:r>
      <w:r w:rsidRPr="00A95107">
        <w:rPr>
          <w:sz w:val="28"/>
          <w:shd w:val="clear" w:color="auto" w:fill="FFFFFF"/>
        </w:rPr>
        <w:t>Сергей Андреевич</w:t>
      </w:r>
      <w:r w:rsidRPr="00A95107">
        <w:rPr>
          <w:sz w:val="28"/>
        </w:rPr>
        <w:t>!</w:t>
      </w:r>
    </w:p>
    <w:p w14:paraId="4C99EC58" w14:textId="77777777" w:rsidR="006026F8" w:rsidRPr="00A95107" w:rsidRDefault="006026F8" w:rsidP="008716AD">
      <w:pPr>
        <w:tabs>
          <w:tab w:val="num" w:pos="284"/>
        </w:tabs>
        <w:ind w:left="284"/>
        <w:jc w:val="both"/>
        <w:rPr>
          <w:sz w:val="28"/>
        </w:rPr>
      </w:pPr>
    </w:p>
    <w:p w14:paraId="480CB746" w14:textId="1F0098A0" w:rsidR="00237C1C" w:rsidRDefault="00CE6F86" w:rsidP="007B25E5">
      <w:pPr>
        <w:spacing w:line="360" w:lineRule="auto"/>
        <w:ind w:firstLine="709"/>
        <w:jc w:val="both"/>
        <w:rPr>
          <w:sz w:val="28"/>
        </w:rPr>
      </w:pPr>
      <w:r w:rsidRPr="00CE6F86">
        <w:rPr>
          <w:sz w:val="28"/>
        </w:rPr>
        <w:t>В соответствии с поручение</w:t>
      </w:r>
      <w:r w:rsidR="00237C1C" w:rsidRPr="00CE6F86">
        <w:rPr>
          <w:sz w:val="28"/>
        </w:rPr>
        <w:t xml:space="preserve">м </w:t>
      </w:r>
      <w:r w:rsidRPr="00CE6F86">
        <w:rPr>
          <w:sz w:val="28"/>
        </w:rPr>
        <w:t>№</w:t>
      </w:r>
      <w:r w:rsidR="00EA088F" w:rsidRPr="00CE6F86">
        <w:rPr>
          <w:sz w:val="28"/>
        </w:rPr>
        <w:t xml:space="preserve"> </w:t>
      </w:r>
      <w:r w:rsidR="00FF6087">
        <w:rPr>
          <w:sz w:val="28"/>
        </w:rPr>
        <w:t>4.</w:t>
      </w:r>
      <w:r w:rsidR="0066124B">
        <w:rPr>
          <w:sz w:val="28"/>
        </w:rPr>
        <w:t>6</w:t>
      </w:r>
      <w:r w:rsidR="00EA088F" w:rsidRPr="00CE6F86">
        <w:rPr>
          <w:sz w:val="28"/>
        </w:rPr>
        <w:t xml:space="preserve"> </w:t>
      </w:r>
      <w:r w:rsidR="004E2F5F" w:rsidRPr="00CE6F86">
        <w:rPr>
          <w:sz w:val="28"/>
        </w:rPr>
        <w:t>Ко</w:t>
      </w:r>
      <w:r w:rsidR="00237C1C" w:rsidRPr="00CE6F86">
        <w:rPr>
          <w:sz w:val="28"/>
        </w:rPr>
        <w:t>мплексного плана</w:t>
      </w:r>
      <w:r w:rsidR="004E2F5F" w:rsidRPr="00CE6F86">
        <w:rPr>
          <w:sz w:val="28"/>
        </w:rPr>
        <w:t xml:space="preserve"> мероприятий по реализации Стратегии развития Континентальной хоккейной лиги</w:t>
      </w:r>
      <w:r w:rsidR="007B25E5">
        <w:rPr>
          <w:sz w:val="28"/>
        </w:rPr>
        <w:t xml:space="preserve"> в рамках п</w:t>
      </w:r>
      <w:r w:rsidR="007B25E5" w:rsidRPr="007B25E5">
        <w:rPr>
          <w:sz w:val="28"/>
        </w:rPr>
        <w:t>роведени</w:t>
      </w:r>
      <w:r w:rsidR="007B25E5">
        <w:rPr>
          <w:sz w:val="28"/>
        </w:rPr>
        <w:t>я</w:t>
      </w:r>
      <w:r w:rsidR="007B25E5" w:rsidRPr="007B25E5">
        <w:rPr>
          <w:sz w:val="28"/>
        </w:rPr>
        <w:t xml:space="preserve"> анализа интернет-аудитории КХЛ и Клубов КХЛ</w:t>
      </w:r>
      <w:r w:rsidR="007B25E5">
        <w:rPr>
          <w:sz w:val="28"/>
        </w:rPr>
        <w:t xml:space="preserve"> и</w:t>
      </w:r>
      <w:r w:rsidR="007B25E5" w:rsidRPr="007B25E5">
        <w:rPr>
          <w:sz w:val="28"/>
        </w:rPr>
        <w:t xml:space="preserve"> выяв</w:t>
      </w:r>
      <w:r w:rsidR="007B25E5">
        <w:rPr>
          <w:sz w:val="28"/>
        </w:rPr>
        <w:t>ления</w:t>
      </w:r>
      <w:r w:rsidR="007B25E5" w:rsidRPr="007B25E5">
        <w:rPr>
          <w:sz w:val="28"/>
        </w:rPr>
        <w:t xml:space="preserve"> текущи</w:t>
      </w:r>
      <w:r w:rsidR="007B25E5">
        <w:rPr>
          <w:sz w:val="28"/>
        </w:rPr>
        <w:t>х</w:t>
      </w:r>
      <w:r w:rsidR="007B25E5" w:rsidRPr="007B25E5">
        <w:rPr>
          <w:sz w:val="28"/>
        </w:rPr>
        <w:t xml:space="preserve"> тенденци</w:t>
      </w:r>
      <w:r w:rsidR="007B25E5">
        <w:rPr>
          <w:sz w:val="28"/>
        </w:rPr>
        <w:t>й направляю соответствующие отчеты</w:t>
      </w:r>
      <w:r w:rsidR="001E54DF" w:rsidRPr="00CA3827">
        <w:rPr>
          <w:sz w:val="28"/>
        </w:rPr>
        <w:t xml:space="preserve"> по </w:t>
      </w:r>
      <w:r w:rsidR="001E54DF">
        <w:rPr>
          <w:sz w:val="28"/>
        </w:rPr>
        <w:t>итогам сезона 202</w:t>
      </w:r>
      <w:ins w:id="1" w:author="Microsoft Office User" w:date="2025-07-28T03:19:00Z">
        <w:r w:rsidR="00EF0CD0">
          <w:rPr>
            <w:sz w:val="28"/>
          </w:rPr>
          <w:t>4</w:t>
        </w:r>
      </w:ins>
      <w:del w:id="2" w:author="Microsoft Office User" w:date="2025-07-28T03:19:00Z">
        <w:r w:rsidR="001E54DF" w:rsidDel="00EF0CD0">
          <w:rPr>
            <w:sz w:val="28"/>
          </w:rPr>
          <w:delText>3</w:delText>
        </w:r>
      </w:del>
      <w:r w:rsidR="001E54DF">
        <w:rPr>
          <w:sz w:val="28"/>
        </w:rPr>
        <w:t>/202</w:t>
      </w:r>
      <w:ins w:id="3" w:author="Microsoft Office User" w:date="2025-07-28T03:19:00Z">
        <w:r w:rsidR="00EF0CD0">
          <w:rPr>
            <w:sz w:val="28"/>
          </w:rPr>
          <w:t>5</w:t>
        </w:r>
      </w:ins>
      <w:del w:id="4" w:author="Microsoft Office User" w:date="2025-07-28T03:19:00Z">
        <w:r w:rsidR="001E54DF" w:rsidDel="00EF0CD0">
          <w:rPr>
            <w:sz w:val="28"/>
          </w:rPr>
          <w:delText>4</w:delText>
        </w:r>
      </w:del>
      <w:r w:rsidR="007B25E5">
        <w:rPr>
          <w:sz w:val="28"/>
        </w:rPr>
        <w:t>.</w:t>
      </w:r>
    </w:p>
    <w:p w14:paraId="618BCC0B" w14:textId="77777777" w:rsidR="007B25E5" w:rsidRDefault="007B25E5" w:rsidP="007B25E5">
      <w:pPr>
        <w:spacing w:line="360" w:lineRule="auto"/>
        <w:ind w:firstLine="709"/>
        <w:jc w:val="both"/>
        <w:rPr>
          <w:sz w:val="28"/>
        </w:rPr>
      </w:pPr>
    </w:p>
    <w:p w14:paraId="7C39D9C8" w14:textId="77777777" w:rsidR="007B25E5" w:rsidRDefault="007B25E5" w:rsidP="007B25E5">
      <w:pPr>
        <w:rPr>
          <w:sz w:val="28"/>
        </w:rPr>
      </w:pPr>
    </w:p>
    <w:p w14:paraId="5264C8C3" w14:textId="77777777" w:rsidR="007B25E5" w:rsidRDefault="007B25E5" w:rsidP="007B25E5">
      <w:pPr>
        <w:rPr>
          <w:sz w:val="28"/>
        </w:rPr>
      </w:pPr>
      <w:r>
        <w:rPr>
          <w:sz w:val="28"/>
        </w:rPr>
        <w:t xml:space="preserve">Директор департамента </w:t>
      </w:r>
    </w:p>
    <w:p w14:paraId="7F76CB76" w14:textId="77777777" w:rsidR="007B25E5" w:rsidRPr="00A95107" w:rsidRDefault="007B25E5" w:rsidP="007B25E5">
      <w:pPr>
        <w:rPr>
          <w:sz w:val="28"/>
        </w:rPr>
      </w:pPr>
      <w:r>
        <w:rPr>
          <w:sz w:val="28"/>
        </w:rPr>
        <w:t>цифровых проектов                                                                           Ю.И. Гаркунов</w:t>
      </w:r>
    </w:p>
    <w:p w14:paraId="167674BF" w14:textId="77777777" w:rsidR="007B25E5" w:rsidRPr="00FB3284" w:rsidRDefault="007B25E5" w:rsidP="007B25E5">
      <w:pPr>
        <w:spacing w:line="360" w:lineRule="auto"/>
        <w:ind w:firstLine="709"/>
        <w:jc w:val="both"/>
        <w:rPr>
          <w:sz w:val="28"/>
        </w:rPr>
      </w:pPr>
    </w:p>
    <w:p w14:paraId="6A8CB154" w14:textId="77777777" w:rsidR="003A1F07" w:rsidRPr="00FB3284" w:rsidRDefault="003A1F07" w:rsidP="007B25E5">
      <w:pPr>
        <w:spacing w:line="360" w:lineRule="auto"/>
        <w:ind w:firstLine="709"/>
        <w:jc w:val="both"/>
        <w:rPr>
          <w:sz w:val="28"/>
        </w:rPr>
      </w:pPr>
    </w:p>
    <w:p w14:paraId="77392104" w14:textId="641016B0" w:rsidR="007B25E5" w:rsidRPr="00CA3827" w:rsidRDefault="007B25E5" w:rsidP="007B25E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Приложения:</w:t>
      </w:r>
    </w:p>
    <w:p w14:paraId="4ED37D75" w14:textId="499B071C" w:rsidR="007B25E5" w:rsidRPr="00CA3827" w:rsidRDefault="007B25E5" w:rsidP="00CA3827">
      <w:pPr>
        <w:pStyle w:val="af0"/>
        <w:numPr>
          <w:ilvl w:val="0"/>
          <w:numId w:val="29"/>
        </w:numPr>
        <w:spacing w:line="360" w:lineRule="auto"/>
        <w:ind w:left="851" w:hanging="142"/>
        <w:jc w:val="both"/>
        <w:rPr>
          <w:sz w:val="28"/>
        </w:rPr>
      </w:pPr>
      <w:r>
        <w:rPr>
          <w:sz w:val="28"/>
        </w:rPr>
        <w:t>Общий анализ интернет-аудитории КХЛ за сезон 20</w:t>
      </w:r>
      <w:r w:rsidRPr="001404BA">
        <w:rPr>
          <w:sz w:val="28"/>
        </w:rPr>
        <w:t>2</w:t>
      </w:r>
      <w:ins w:id="5" w:author="Microsoft Office User" w:date="2025-07-28T03:19:00Z">
        <w:r w:rsidR="00EF0CD0">
          <w:rPr>
            <w:sz w:val="28"/>
          </w:rPr>
          <w:t>4</w:t>
        </w:r>
      </w:ins>
      <w:del w:id="6" w:author="Microsoft Office User" w:date="2025-07-28T03:19:00Z">
        <w:r w:rsidDel="00EF0CD0">
          <w:rPr>
            <w:sz w:val="28"/>
          </w:rPr>
          <w:delText>3</w:delText>
        </w:r>
      </w:del>
      <w:r>
        <w:rPr>
          <w:sz w:val="28"/>
        </w:rPr>
        <w:t>/20</w:t>
      </w:r>
      <w:r w:rsidRPr="001404BA">
        <w:rPr>
          <w:sz w:val="28"/>
        </w:rPr>
        <w:t>2</w:t>
      </w:r>
      <w:ins w:id="7" w:author="Microsoft Office User" w:date="2025-07-28T03:19:00Z">
        <w:r w:rsidR="00EF0CD0">
          <w:rPr>
            <w:sz w:val="28"/>
          </w:rPr>
          <w:t>5</w:t>
        </w:r>
      </w:ins>
      <w:del w:id="8" w:author="Microsoft Office User" w:date="2025-07-28T03:19:00Z">
        <w:r w:rsidDel="00EF0CD0">
          <w:rPr>
            <w:sz w:val="28"/>
          </w:rPr>
          <w:delText>4</w:delText>
        </w:r>
      </w:del>
      <w:r w:rsidR="001E54DF">
        <w:rPr>
          <w:sz w:val="28"/>
        </w:rPr>
        <w:t xml:space="preserve"> на </w:t>
      </w:r>
      <w:ins w:id="9" w:author="Microsoft Office User" w:date="2025-07-28T12:34:00Z">
        <w:r w:rsidR="00925EF8">
          <w:rPr>
            <w:sz w:val="28"/>
          </w:rPr>
          <w:t>20</w:t>
        </w:r>
      </w:ins>
      <w:del w:id="10" w:author="Microsoft Office User" w:date="2025-07-28T12:34:00Z">
        <w:r w:rsidR="001E54DF" w:rsidDel="00925EF8">
          <w:rPr>
            <w:sz w:val="28"/>
          </w:rPr>
          <w:delText>1</w:delText>
        </w:r>
        <w:r w:rsidR="00045E90" w:rsidDel="00925EF8">
          <w:rPr>
            <w:sz w:val="28"/>
          </w:rPr>
          <w:delText>7</w:delText>
        </w:r>
      </w:del>
      <w:r w:rsidR="001E54DF">
        <w:rPr>
          <w:sz w:val="28"/>
        </w:rPr>
        <w:t xml:space="preserve"> л.</w:t>
      </w:r>
      <w:r w:rsidR="001E54DF" w:rsidRPr="00CA3827">
        <w:rPr>
          <w:sz w:val="28"/>
        </w:rPr>
        <w:t>;</w:t>
      </w:r>
    </w:p>
    <w:p w14:paraId="56E8C5C3" w14:textId="40DB7EE1" w:rsidR="001E54DF" w:rsidRPr="00CA3827" w:rsidRDefault="001E54DF" w:rsidP="00CA3827">
      <w:pPr>
        <w:pStyle w:val="af0"/>
        <w:numPr>
          <w:ilvl w:val="0"/>
          <w:numId w:val="29"/>
        </w:numPr>
        <w:spacing w:line="360" w:lineRule="auto"/>
        <w:ind w:left="851" w:hanging="142"/>
        <w:rPr>
          <w:sz w:val="28"/>
        </w:rPr>
      </w:pPr>
      <w:r w:rsidRPr="00CA3827">
        <w:rPr>
          <w:sz w:val="28"/>
        </w:rPr>
        <w:t>Общий анализ интернет-аудитории Клубов КХЛ за сезон 202</w:t>
      </w:r>
      <w:ins w:id="11" w:author="Microsoft Office User" w:date="2025-07-28T03:19:00Z">
        <w:r w:rsidR="00EF0CD0">
          <w:rPr>
            <w:sz w:val="28"/>
          </w:rPr>
          <w:t>4</w:t>
        </w:r>
      </w:ins>
      <w:del w:id="12" w:author="Microsoft Office User" w:date="2025-07-28T03:19:00Z">
        <w:r w:rsidRPr="00CA3827" w:rsidDel="00EF0CD0">
          <w:rPr>
            <w:sz w:val="28"/>
          </w:rPr>
          <w:delText>3</w:delText>
        </w:r>
      </w:del>
      <w:r w:rsidRPr="00CA3827">
        <w:rPr>
          <w:sz w:val="28"/>
        </w:rPr>
        <w:t>/202</w:t>
      </w:r>
      <w:ins w:id="13" w:author="Microsoft Office User" w:date="2025-07-28T03:19:00Z">
        <w:r w:rsidR="00EF0CD0">
          <w:rPr>
            <w:sz w:val="28"/>
          </w:rPr>
          <w:t>5</w:t>
        </w:r>
      </w:ins>
      <w:del w:id="14" w:author="Microsoft Office User" w:date="2025-07-28T03:19:00Z">
        <w:r w:rsidRPr="00CA3827" w:rsidDel="00EF0CD0">
          <w:rPr>
            <w:sz w:val="28"/>
          </w:rPr>
          <w:delText>4</w:delText>
        </w:r>
      </w:del>
      <w:r>
        <w:rPr>
          <w:sz w:val="28"/>
        </w:rPr>
        <w:t xml:space="preserve"> на </w:t>
      </w:r>
      <w:ins w:id="15" w:author="Microsoft Office User" w:date="2025-07-28T03:20:00Z">
        <w:r w:rsidR="00EF0CD0">
          <w:rPr>
            <w:sz w:val="28"/>
          </w:rPr>
          <w:t>10</w:t>
        </w:r>
      </w:ins>
      <w:del w:id="16" w:author="Microsoft Office User" w:date="2025-07-28T03:20:00Z">
        <w:r w:rsidR="000730CD" w:rsidDel="00EF0CD0">
          <w:rPr>
            <w:sz w:val="28"/>
          </w:rPr>
          <w:delText>8</w:delText>
        </w:r>
      </w:del>
      <w:r w:rsidR="000730CD">
        <w:rPr>
          <w:sz w:val="28"/>
        </w:rPr>
        <w:t xml:space="preserve"> л.</w:t>
      </w:r>
    </w:p>
    <w:p w14:paraId="6B848F18" w14:textId="77777777" w:rsidR="007B25E5" w:rsidRDefault="007B25E5">
      <w:pPr>
        <w:rPr>
          <w:b/>
          <w:bCs/>
          <w:sz w:val="28"/>
        </w:rPr>
      </w:pPr>
      <w:r>
        <w:rPr>
          <w:b/>
          <w:bCs/>
          <w:sz w:val="28"/>
        </w:rPr>
        <w:br w:type="page"/>
      </w:r>
    </w:p>
    <w:p w14:paraId="195BEE81" w14:textId="1854C922" w:rsidR="007B25E5" w:rsidRPr="00CA3827" w:rsidRDefault="007B25E5" w:rsidP="00CA3827">
      <w:pPr>
        <w:pStyle w:val="af0"/>
        <w:spacing w:line="360" w:lineRule="auto"/>
        <w:ind w:left="1069"/>
        <w:jc w:val="right"/>
        <w:rPr>
          <w:sz w:val="28"/>
        </w:rPr>
      </w:pPr>
      <w:r w:rsidRPr="00CA3827">
        <w:rPr>
          <w:sz w:val="28"/>
        </w:rPr>
        <w:lastRenderedPageBreak/>
        <w:t>Приложение № 1</w:t>
      </w:r>
      <w:r w:rsidRPr="00CA3827">
        <w:rPr>
          <w:sz w:val="28"/>
        </w:rPr>
        <w:br/>
      </w:r>
    </w:p>
    <w:p w14:paraId="06B853A1" w14:textId="5D5FC142" w:rsidR="007B25E5" w:rsidRPr="00CA3827" w:rsidRDefault="007B25E5" w:rsidP="00CA3827">
      <w:pPr>
        <w:pStyle w:val="af0"/>
        <w:spacing w:line="360" w:lineRule="auto"/>
        <w:ind w:left="1069"/>
        <w:jc w:val="both"/>
        <w:rPr>
          <w:b/>
          <w:bCs/>
          <w:sz w:val="28"/>
        </w:rPr>
      </w:pPr>
      <w:r w:rsidRPr="00CA3827">
        <w:rPr>
          <w:b/>
          <w:bCs/>
          <w:sz w:val="28"/>
        </w:rPr>
        <w:t>Общий анализ интернет-аудитории КХЛ за сезон 202</w:t>
      </w:r>
      <w:ins w:id="17" w:author="Microsoft Office User" w:date="2025-07-28T03:22:00Z">
        <w:r w:rsidR="00EF0CD0">
          <w:rPr>
            <w:b/>
            <w:bCs/>
            <w:sz w:val="28"/>
          </w:rPr>
          <w:t>4</w:t>
        </w:r>
      </w:ins>
      <w:del w:id="18" w:author="Microsoft Office User" w:date="2025-07-28T03:22:00Z">
        <w:r w:rsidRPr="00CA3827" w:rsidDel="00EF0CD0">
          <w:rPr>
            <w:b/>
            <w:bCs/>
            <w:sz w:val="28"/>
          </w:rPr>
          <w:delText>3</w:delText>
        </w:r>
      </w:del>
      <w:r w:rsidRPr="00CA3827">
        <w:rPr>
          <w:b/>
          <w:bCs/>
          <w:sz w:val="28"/>
        </w:rPr>
        <w:t>/202</w:t>
      </w:r>
      <w:ins w:id="19" w:author="Microsoft Office User" w:date="2025-07-28T03:22:00Z">
        <w:r w:rsidR="00EF0CD0">
          <w:rPr>
            <w:b/>
            <w:bCs/>
            <w:sz w:val="28"/>
          </w:rPr>
          <w:t>5</w:t>
        </w:r>
      </w:ins>
      <w:del w:id="20" w:author="Microsoft Office User" w:date="2025-07-28T03:22:00Z">
        <w:r w:rsidRPr="00CA3827" w:rsidDel="00EF0CD0">
          <w:rPr>
            <w:b/>
            <w:bCs/>
            <w:sz w:val="28"/>
          </w:rPr>
          <w:delText>4</w:delText>
        </w:r>
      </w:del>
    </w:p>
    <w:p w14:paraId="4D69ED98" w14:textId="26CAFCEA" w:rsidR="00EF0CD0" w:rsidRPr="00EF0CD0" w:rsidRDefault="00EF0CD0" w:rsidP="00EF0CD0">
      <w:pPr>
        <w:tabs>
          <w:tab w:val="left" w:pos="6420"/>
        </w:tabs>
        <w:spacing w:line="360" w:lineRule="auto"/>
        <w:ind w:firstLine="709"/>
        <w:jc w:val="both"/>
        <w:rPr>
          <w:ins w:id="21" w:author="Microsoft Office User" w:date="2025-07-28T03:25:00Z"/>
          <w:noProof/>
          <w:sz w:val="28"/>
        </w:rPr>
      </w:pPr>
      <w:ins w:id="22" w:author="Microsoft Office User" w:date="2025-07-28T03:25:00Z">
        <w:r w:rsidRPr="00EF0CD0">
          <w:rPr>
            <w:noProof/>
            <w:sz w:val="28"/>
          </w:rPr>
          <w:t>В сезоне 2024/2025 совокупная цифровая аудитория Лиги составила 19 209 107 уникальных пользователей, что на 38,3% больше, чем в сезоне 2023/2024</w:t>
        </w:r>
      </w:ins>
      <w:ins w:id="23" w:author="Microsoft Office User" w:date="2025-07-28T03:26:00Z">
        <w:r>
          <w:rPr>
            <w:noProof/>
            <w:sz w:val="28"/>
          </w:rPr>
          <w:t>.</w:t>
        </w:r>
      </w:ins>
    </w:p>
    <w:p w14:paraId="130A2098" w14:textId="399023B0" w:rsidR="00EF0CD0" w:rsidRPr="00EF0CD0" w:rsidRDefault="00EF0CD0" w:rsidP="00EF0CD0">
      <w:pPr>
        <w:tabs>
          <w:tab w:val="left" w:pos="6420"/>
        </w:tabs>
        <w:spacing w:line="360" w:lineRule="auto"/>
        <w:ind w:firstLine="709"/>
        <w:jc w:val="both"/>
        <w:rPr>
          <w:ins w:id="24" w:author="Microsoft Office User" w:date="2025-07-28T03:25:00Z"/>
          <w:noProof/>
          <w:sz w:val="28"/>
        </w:rPr>
      </w:pPr>
      <w:ins w:id="25" w:author="Microsoft Office User" w:date="2025-07-28T03:25:00Z">
        <w:r w:rsidRPr="00EF0CD0">
          <w:rPr>
            <w:noProof/>
            <w:sz w:val="28"/>
          </w:rPr>
          <w:t xml:space="preserve">Как и в прошлом сезоне, основную часть трафика </w:t>
        </w:r>
      </w:ins>
      <w:ins w:id="26" w:author="Microsoft Office User" w:date="2025-07-28T03:26:00Z">
        <w:r>
          <w:rPr>
            <w:noProof/>
            <w:sz w:val="28"/>
          </w:rPr>
          <w:t>пришла на</w:t>
        </w:r>
      </w:ins>
      <w:ins w:id="27" w:author="Microsoft Office User" w:date="2025-07-28T03:25:00Z">
        <w:r w:rsidRPr="00EF0CD0">
          <w:rPr>
            <w:noProof/>
            <w:sz w:val="28"/>
          </w:rPr>
          <w:t xml:space="preserve"> сайт, на который пришлось 18 446 292 пользователя</w:t>
        </w:r>
      </w:ins>
      <w:ins w:id="28" w:author="Microsoft Office User" w:date="2025-07-28T03:26:00Z">
        <w:r>
          <w:rPr>
            <w:noProof/>
            <w:sz w:val="28"/>
          </w:rPr>
          <w:t xml:space="preserve">. </w:t>
        </w:r>
      </w:ins>
      <w:ins w:id="29" w:author="Microsoft Office User" w:date="2025-07-28T03:25:00Z">
        <w:r w:rsidRPr="00EF0CD0">
          <w:rPr>
            <w:noProof/>
            <w:sz w:val="28"/>
          </w:rPr>
          <w:t>Это соответствует 96,03% от всей аудитории Лиги, против 95,46% годом ранее. Прирост аудитории сайта составил 39,18%, что стало результатом устойчивого интереса болельщиков, а также системной работы над качеством контента, SEO и технической стабильностью платформы.</w:t>
        </w:r>
      </w:ins>
    </w:p>
    <w:p w14:paraId="56DAEF73" w14:textId="1D593964" w:rsidR="000835DC" w:rsidRDefault="00EF0CD0" w:rsidP="00EF0CD0">
      <w:pPr>
        <w:tabs>
          <w:tab w:val="left" w:pos="6420"/>
        </w:tabs>
        <w:spacing w:line="360" w:lineRule="auto"/>
        <w:ind w:firstLine="709"/>
        <w:jc w:val="both"/>
        <w:rPr>
          <w:noProof/>
          <w:sz w:val="28"/>
        </w:rPr>
      </w:pPr>
      <w:ins w:id="30" w:author="Microsoft Office User" w:date="2025-07-28T03:25:00Z">
        <w:r w:rsidRPr="00EF0CD0">
          <w:rPr>
            <w:noProof/>
            <w:sz w:val="28"/>
          </w:rPr>
          <w:t>Мобильное приложение КХЛ также демонстрирует положительную динамику: его аудитория увеличилась с 628 329 до 762 815 пользователей, что составляет прирост на 21,41%. При этом доля приложения в общей структуре</w:t>
        </w:r>
      </w:ins>
      <w:ins w:id="31" w:author="Microsoft Office User" w:date="2025-07-28T03:27:00Z">
        <w:r>
          <w:rPr>
            <w:noProof/>
            <w:sz w:val="28"/>
          </w:rPr>
          <w:t xml:space="preserve"> трафика</w:t>
        </w:r>
      </w:ins>
      <w:ins w:id="32" w:author="Microsoft Office User" w:date="2025-07-28T03:25:00Z">
        <w:r w:rsidRPr="00EF0CD0">
          <w:rPr>
            <w:noProof/>
            <w:sz w:val="28"/>
          </w:rPr>
          <w:t xml:space="preserve"> немного снизилась — с 4,53% до 3,97%, что объясняется более быстрым ростом сайта. </w:t>
        </w:r>
      </w:ins>
      <w:ins w:id="33" w:author="Microsoft Office User" w:date="2025-07-28T03:28:00Z">
        <w:r w:rsidRPr="00EF0CD0">
          <w:rPr>
            <w:noProof/>
            <w:sz w:val="28"/>
          </w:rPr>
          <w:t>Тем не менее, приложение остаётся важным каналом коммуникации с лояльной аудиторией, особенно в</w:t>
        </w:r>
        <w:r>
          <w:rPr>
            <w:noProof/>
            <w:sz w:val="28"/>
          </w:rPr>
          <w:t>о</w:t>
        </w:r>
        <w:r w:rsidRPr="00EF0CD0">
          <w:rPr>
            <w:noProof/>
            <w:sz w:val="28"/>
          </w:rPr>
          <w:t xml:space="preserve"> </w:t>
        </w:r>
        <w:r>
          <w:rPr>
            <w:noProof/>
            <w:sz w:val="28"/>
          </w:rPr>
          <w:t>время</w:t>
        </w:r>
        <w:r w:rsidRPr="00EF0CD0">
          <w:rPr>
            <w:noProof/>
            <w:sz w:val="28"/>
          </w:rPr>
          <w:t xml:space="preserve"> матчей</w:t>
        </w:r>
        <w:r>
          <w:rPr>
            <w:noProof/>
            <w:sz w:val="28"/>
          </w:rPr>
          <w:t>.</w:t>
        </w:r>
      </w:ins>
      <w:del w:id="34" w:author="Microsoft Office User" w:date="2025-07-28T03:27:00Z">
        <w:r w:rsidR="00661185" w:rsidDel="00EF0CD0">
          <w:rPr>
            <w:noProof/>
            <w:sz w:val="28"/>
          </w:rPr>
          <w:delText>Общая совокупная аудитория dig</w:delText>
        </w:r>
        <w:r w:rsidR="00661185" w:rsidDel="00EF0CD0">
          <w:rPr>
            <w:noProof/>
            <w:sz w:val="28"/>
            <w:lang w:val="en-US"/>
          </w:rPr>
          <w:delText>ital</w:delText>
        </w:r>
        <w:r w:rsidR="00661185" w:rsidRPr="008B55F7" w:rsidDel="00EF0CD0">
          <w:rPr>
            <w:noProof/>
            <w:sz w:val="28"/>
          </w:rPr>
          <w:delText>-</w:delText>
        </w:r>
        <w:r w:rsidR="00661185" w:rsidDel="00EF0CD0">
          <w:rPr>
            <w:noProof/>
            <w:sz w:val="28"/>
          </w:rPr>
          <w:delText>ресурсов КХЛ в сезоне 202</w:delText>
        </w:r>
        <w:r w:rsidR="00AC4B9D" w:rsidDel="00EF0CD0">
          <w:rPr>
            <w:noProof/>
            <w:sz w:val="28"/>
          </w:rPr>
          <w:delText>3</w:delText>
        </w:r>
        <w:r w:rsidR="00661185" w:rsidDel="00EF0CD0">
          <w:rPr>
            <w:noProof/>
            <w:sz w:val="28"/>
          </w:rPr>
          <w:delText>/202</w:delText>
        </w:r>
        <w:r w:rsidR="00AC4B9D" w:rsidDel="00EF0CD0">
          <w:rPr>
            <w:noProof/>
            <w:sz w:val="28"/>
          </w:rPr>
          <w:delText>4</w:delText>
        </w:r>
        <w:r w:rsidR="00661185" w:rsidDel="00EF0CD0">
          <w:rPr>
            <w:noProof/>
            <w:sz w:val="28"/>
          </w:rPr>
          <w:delText xml:space="preserve"> составила </w:delText>
        </w:r>
        <w:r w:rsidR="00AC4B9D" w:rsidRPr="00AC4B9D" w:rsidDel="00EF0CD0">
          <w:rPr>
            <w:noProof/>
            <w:sz w:val="28"/>
          </w:rPr>
          <w:delText>13</w:delText>
        </w:r>
        <w:r w:rsidR="00AC4B9D" w:rsidDel="00EF0CD0">
          <w:rPr>
            <w:noProof/>
            <w:sz w:val="28"/>
          </w:rPr>
          <w:delText> </w:delText>
        </w:r>
        <w:r w:rsidR="00AC4B9D" w:rsidRPr="00AC4B9D" w:rsidDel="00EF0CD0">
          <w:rPr>
            <w:noProof/>
            <w:sz w:val="28"/>
          </w:rPr>
          <w:delText>880</w:delText>
        </w:r>
        <w:r w:rsidR="00AC4B9D" w:rsidDel="00EF0CD0">
          <w:rPr>
            <w:noProof/>
            <w:sz w:val="28"/>
          </w:rPr>
          <w:delText> </w:delText>
        </w:r>
        <w:r w:rsidR="00AC4B9D" w:rsidRPr="00AC4B9D" w:rsidDel="00EF0CD0">
          <w:rPr>
            <w:noProof/>
            <w:sz w:val="28"/>
          </w:rPr>
          <w:delText>774</w:delText>
        </w:r>
        <w:r w:rsidR="00AC4B9D" w:rsidDel="00EF0CD0">
          <w:rPr>
            <w:noProof/>
            <w:sz w:val="28"/>
          </w:rPr>
          <w:delText xml:space="preserve"> </w:delText>
        </w:r>
        <w:r w:rsidR="00661185" w:rsidDel="00EF0CD0">
          <w:rPr>
            <w:noProof/>
            <w:sz w:val="28"/>
          </w:rPr>
          <w:delText xml:space="preserve">пользователей, из которых </w:delText>
        </w:r>
        <w:r w:rsidR="00AC4B9D" w:rsidDel="00EF0CD0">
          <w:rPr>
            <w:noProof/>
            <w:sz w:val="28"/>
          </w:rPr>
          <w:delText>95</w:delText>
        </w:r>
        <w:r w:rsidR="00433BFE" w:rsidRPr="00433BFE" w:rsidDel="00EF0CD0">
          <w:rPr>
            <w:noProof/>
            <w:sz w:val="28"/>
          </w:rPr>
          <w:delText>,</w:delText>
        </w:r>
        <w:r w:rsidR="00AC4B9D" w:rsidDel="00EF0CD0">
          <w:rPr>
            <w:noProof/>
            <w:sz w:val="28"/>
          </w:rPr>
          <w:delText>47</w:delText>
        </w:r>
        <w:r w:rsidR="00433BFE" w:rsidRPr="00433BFE" w:rsidDel="00EF0CD0">
          <w:rPr>
            <w:noProof/>
            <w:sz w:val="28"/>
          </w:rPr>
          <w:delText>%</w:delText>
        </w:r>
        <w:r w:rsidR="00433BFE" w:rsidDel="00EF0CD0">
          <w:rPr>
            <w:noProof/>
            <w:sz w:val="28"/>
          </w:rPr>
          <w:delText xml:space="preserve"> </w:delText>
        </w:r>
        <w:r w:rsidR="00661185" w:rsidDel="00EF0CD0">
          <w:rPr>
            <w:noProof/>
            <w:sz w:val="28"/>
          </w:rPr>
          <w:delText xml:space="preserve">пришлось на интернет-сайт, </w:delText>
        </w:r>
        <w:r w:rsidR="00AC4B9D" w:rsidDel="00EF0CD0">
          <w:rPr>
            <w:noProof/>
            <w:sz w:val="28"/>
          </w:rPr>
          <w:delText>4</w:delText>
        </w:r>
        <w:r w:rsidR="00433BFE" w:rsidRPr="00433BFE" w:rsidDel="00EF0CD0">
          <w:rPr>
            <w:noProof/>
            <w:sz w:val="28"/>
          </w:rPr>
          <w:delText>,</w:delText>
        </w:r>
        <w:r w:rsidR="00AC4B9D" w:rsidDel="00EF0CD0">
          <w:rPr>
            <w:noProof/>
            <w:sz w:val="28"/>
          </w:rPr>
          <w:delText>53</w:delText>
        </w:r>
        <w:r w:rsidR="00433BFE" w:rsidRPr="00433BFE" w:rsidDel="00EF0CD0">
          <w:rPr>
            <w:noProof/>
            <w:sz w:val="28"/>
          </w:rPr>
          <w:delText>%</w:delText>
        </w:r>
        <w:r w:rsidR="00AC4B9D" w:rsidDel="00EF0CD0">
          <w:rPr>
            <w:noProof/>
            <w:sz w:val="28"/>
          </w:rPr>
          <w:delText xml:space="preserve"> </w:delText>
        </w:r>
        <w:r w:rsidR="00661185" w:rsidDel="00EF0CD0">
          <w:rPr>
            <w:noProof/>
            <w:sz w:val="28"/>
          </w:rPr>
          <w:delText xml:space="preserve">– мобильное приложение КХЛ. </w:delText>
        </w:r>
        <w:r w:rsidR="00AC4B9D" w:rsidRPr="00AC4B9D" w:rsidDel="00EF0CD0">
          <w:rPr>
            <w:noProof/>
            <w:sz w:val="28"/>
          </w:rPr>
          <w:delText>Общий прирост аудитории цифровых продуктов составил 37</w:delText>
        </w:r>
        <w:r w:rsidR="00FD4C8B" w:rsidDel="00EF0CD0">
          <w:rPr>
            <w:noProof/>
            <w:sz w:val="28"/>
          </w:rPr>
          <w:delText>,</w:delText>
        </w:r>
        <w:r w:rsidR="00AC4B9D" w:rsidRPr="00AC4B9D" w:rsidDel="00EF0CD0">
          <w:rPr>
            <w:noProof/>
            <w:sz w:val="28"/>
          </w:rPr>
          <w:delText xml:space="preserve">69%, что указывает на значительное увеличение интереса пользователей к </w:delText>
        </w:r>
        <w:r w:rsidR="00AC4B9D" w:rsidDel="00EF0CD0">
          <w:rPr>
            <w:noProof/>
            <w:sz w:val="28"/>
          </w:rPr>
          <w:delText xml:space="preserve">цифровым </w:delText>
        </w:r>
        <w:r w:rsidR="00AC4B9D" w:rsidRPr="00AC4B9D" w:rsidDel="00EF0CD0">
          <w:rPr>
            <w:noProof/>
            <w:sz w:val="28"/>
          </w:rPr>
          <w:delText>продуктам</w:delText>
        </w:r>
        <w:r w:rsidR="00AC4B9D" w:rsidDel="00EF0CD0">
          <w:rPr>
            <w:noProof/>
            <w:sz w:val="28"/>
          </w:rPr>
          <w:delText xml:space="preserve"> Лиги</w:delText>
        </w:r>
        <w:r w:rsidR="00AC4B9D" w:rsidRPr="00AC4B9D" w:rsidDel="00EF0CD0">
          <w:rPr>
            <w:noProof/>
            <w:sz w:val="28"/>
          </w:rPr>
          <w:delText>.</w:delText>
        </w:r>
        <w:r w:rsidR="00FD4C8B" w:rsidDel="00EF0CD0">
          <w:rPr>
            <w:noProof/>
            <w:sz w:val="28"/>
          </w:rPr>
          <w:delText xml:space="preserve"> Также это подтверждает </w:delText>
        </w:r>
        <w:r w:rsidR="009546E4" w:rsidDel="00EF0CD0">
          <w:rPr>
            <w:noProof/>
            <w:sz w:val="28"/>
          </w:rPr>
          <w:delText>факт</w:delText>
        </w:r>
        <w:r w:rsidR="00AC4B9D" w:rsidRPr="00AC4B9D" w:rsidDel="00EF0CD0">
          <w:rPr>
            <w:noProof/>
            <w:sz w:val="28"/>
          </w:rPr>
          <w:delText xml:space="preserve">, что </w:delText>
        </w:r>
        <w:r w:rsidR="009546E4" w:rsidDel="00EF0CD0">
          <w:rPr>
            <w:noProof/>
            <w:sz w:val="28"/>
          </w:rPr>
          <w:delText xml:space="preserve">на данный момент </w:delText>
        </w:r>
        <w:r w:rsidR="00AC4B9D" w:rsidRPr="00AC4B9D" w:rsidDel="00EF0CD0">
          <w:rPr>
            <w:noProof/>
            <w:sz w:val="28"/>
          </w:rPr>
          <w:delText>сайт остается основным каналом взаимодействия с пользователями, демонстрируя высокий рост и удержание аудитории. Несмотря на то, что доля мобильного приложения сократилась, оно продолжает привлекать новых пользователей, хотя и менее интенсивно по сравнению с сайтом.</w:delText>
        </w:r>
        <w:r w:rsidR="00AC4B9D" w:rsidDel="00EF0CD0">
          <w:rPr>
            <w:noProof/>
            <w:sz w:val="28"/>
          </w:rPr>
          <w:delText xml:space="preserve"> </w:delText>
        </w:r>
      </w:del>
    </w:p>
    <w:p w14:paraId="4C7A89CD" w14:textId="56A2E122" w:rsidR="00661185" w:rsidRDefault="00AC4B9D" w:rsidP="00AC4B9D">
      <w:pPr>
        <w:tabs>
          <w:tab w:val="left" w:pos="6420"/>
        </w:tabs>
        <w:spacing w:line="360" w:lineRule="auto"/>
        <w:ind w:firstLine="709"/>
        <w:jc w:val="both"/>
        <w:rPr>
          <w:noProof/>
          <w:sz w:val="28"/>
        </w:rPr>
      </w:pPr>
      <w:r>
        <w:rPr>
          <w:noProof/>
          <w:sz w:val="28"/>
        </w:rPr>
        <w:t xml:space="preserve">Стоит отметить, что в рамках </w:t>
      </w:r>
      <w:r w:rsidR="00E36470">
        <w:rPr>
          <w:noProof/>
          <w:sz w:val="28"/>
        </w:rPr>
        <w:t>разработанной Цифровой стратегии Лиги</w:t>
      </w:r>
      <w:r>
        <w:rPr>
          <w:noProof/>
          <w:sz w:val="28"/>
        </w:rPr>
        <w:t xml:space="preserve"> планируется уделить особое внимание мобильному приложению, </w:t>
      </w:r>
      <w:r w:rsidRPr="00AC4B9D">
        <w:rPr>
          <w:noProof/>
          <w:sz w:val="28"/>
        </w:rPr>
        <w:t xml:space="preserve">чтобы увеличить его привлекательность </w:t>
      </w:r>
      <w:r w:rsidR="009546E4">
        <w:rPr>
          <w:noProof/>
          <w:sz w:val="28"/>
        </w:rPr>
        <w:t xml:space="preserve">для </w:t>
      </w:r>
      <w:r w:rsidRPr="00AC4B9D">
        <w:rPr>
          <w:noProof/>
          <w:sz w:val="28"/>
        </w:rPr>
        <w:t xml:space="preserve"> аудитории</w:t>
      </w:r>
      <w:r w:rsidR="00FD4C8B">
        <w:rPr>
          <w:noProof/>
          <w:sz w:val="28"/>
        </w:rPr>
        <w:t>, в том числе за счет унификации функционала мобильного приложения с интернет-сайтом</w:t>
      </w:r>
      <w:r w:rsidRPr="00AC4B9D">
        <w:rPr>
          <w:noProof/>
          <w:sz w:val="28"/>
        </w:rPr>
        <w:t>.</w:t>
      </w:r>
    </w:p>
    <w:p w14:paraId="64BD0A9E" w14:textId="77777777" w:rsidR="00D02B8D" w:rsidRPr="000835DC" w:rsidRDefault="00D02B8D" w:rsidP="00AC4B9D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0DF9F173" w14:textId="5BF1C26F" w:rsidR="00AC4B9D" w:rsidRDefault="00AC4B9D" w:rsidP="00AC4B9D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433BFE">
        <w:rPr>
          <w:b/>
          <w:bCs/>
          <w:color w:val="000000"/>
          <w:sz w:val="28"/>
          <w:szCs w:val="28"/>
          <w:lang w:val="en-US"/>
        </w:rPr>
        <w:t>C</w:t>
      </w:r>
      <w:r w:rsidRPr="00433BFE">
        <w:rPr>
          <w:b/>
          <w:bCs/>
          <w:color w:val="000000"/>
          <w:sz w:val="28"/>
          <w:szCs w:val="28"/>
        </w:rPr>
        <w:t>совокупная аудитории КХЛ (01.07 - 30.06)</w:t>
      </w:r>
    </w:p>
    <w:p w14:paraId="342C03D3" w14:textId="77777777" w:rsidR="00AC4B9D" w:rsidRPr="00AC4B9D" w:rsidRDefault="00AC4B9D" w:rsidP="00AC4B9D">
      <w:pPr>
        <w:tabs>
          <w:tab w:val="left" w:pos="6420"/>
        </w:tabs>
        <w:spacing w:line="360" w:lineRule="auto"/>
        <w:jc w:val="both"/>
        <w:rPr>
          <w:noProof/>
          <w:sz w:val="28"/>
        </w:rPr>
      </w:pPr>
    </w:p>
    <w:tbl>
      <w:tblPr>
        <w:tblW w:w="9634" w:type="dxa"/>
        <w:tblLook w:val="04A0" w:firstRow="1" w:lastRow="0" w:firstColumn="1" w:lastColumn="0" w:noHBand="0" w:noVBand="1"/>
      </w:tblPr>
      <w:tblGrid>
        <w:gridCol w:w="1406"/>
        <w:gridCol w:w="1594"/>
        <w:gridCol w:w="1006"/>
        <w:gridCol w:w="1594"/>
        <w:gridCol w:w="1006"/>
        <w:gridCol w:w="1315"/>
        <w:gridCol w:w="1713"/>
      </w:tblGrid>
      <w:tr w:rsidR="00C363DA" w:rsidRPr="00132EAD" w14:paraId="6B3A6EE8" w14:textId="77777777" w:rsidTr="001C0562">
        <w:trPr>
          <w:trHeight w:val="320"/>
          <w:ins w:id="35" w:author="Microsoft Office User" w:date="2025-07-28T03:30:00Z"/>
        </w:trPr>
        <w:tc>
          <w:tcPr>
            <w:tcW w:w="14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5FEDC" w14:textId="77777777" w:rsidR="00C363DA" w:rsidRPr="00132EAD" w:rsidRDefault="00C363DA" w:rsidP="001C0562">
            <w:pPr>
              <w:jc w:val="center"/>
              <w:rPr>
                <w:ins w:id="36" w:author="Microsoft Office User" w:date="2025-07-28T03:30:00Z"/>
                <w:sz w:val="20"/>
                <w:szCs w:val="20"/>
              </w:rPr>
            </w:pPr>
            <w:ins w:id="37" w:author="Microsoft Office User" w:date="2025-07-28T03:30:00Z">
              <w:r w:rsidRPr="00132EAD">
                <w:rPr>
                  <w:sz w:val="20"/>
                  <w:szCs w:val="20"/>
                </w:rPr>
                <w:t> </w:t>
              </w:r>
            </w:ins>
          </w:p>
        </w:tc>
        <w:tc>
          <w:tcPr>
            <w:tcW w:w="2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0C9F2540" w14:textId="77777777" w:rsidR="00C363DA" w:rsidRPr="00132EAD" w:rsidRDefault="00C363DA" w:rsidP="001C0562">
            <w:pPr>
              <w:jc w:val="center"/>
              <w:rPr>
                <w:ins w:id="38" w:author="Microsoft Office User" w:date="2025-07-28T03:30:00Z"/>
                <w:b/>
                <w:bCs/>
                <w:sz w:val="22"/>
                <w:szCs w:val="22"/>
              </w:rPr>
            </w:pPr>
            <w:ins w:id="39" w:author="Microsoft Office User" w:date="2025-07-28T03:30:00Z">
              <w:r w:rsidRPr="00132EAD">
                <w:rPr>
                  <w:b/>
                  <w:bCs/>
                  <w:sz w:val="22"/>
                  <w:szCs w:val="22"/>
                </w:rPr>
                <w:t>2023/2024</w:t>
              </w:r>
            </w:ins>
          </w:p>
        </w:tc>
        <w:tc>
          <w:tcPr>
            <w:tcW w:w="2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5064CE3B" w14:textId="77777777" w:rsidR="00C363DA" w:rsidRPr="00132EAD" w:rsidRDefault="00C363DA" w:rsidP="001C0562">
            <w:pPr>
              <w:jc w:val="center"/>
              <w:rPr>
                <w:ins w:id="40" w:author="Microsoft Office User" w:date="2025-07-28T03:30:00Z"/>
                <w:b/>
                <w:bCs/>
                <w:sz w:val="22"/>
                <w:szCs w:val="22"/>
              </w:rPr>
            </w:pPr>
            <w:ins w:id="41" w:author="Microsoft Office User" w:date="2025-07-28T03:30:00Z">
              <w:r w:rsidRPr="00132EAD">
                <w:rPr>
                  <w:b/>
                  <w:bCs/>
                  <w:sz w:val="22"/>
                  <w:szCs w:val="22"/>
                </w:rPr>
                <w:t>2024/2025</w:t>
              </w:r>
            </w:ins>
          </w:p>
        </w:tc>
        <w:tc>
          <w:tcPr>
            <w:tcW w:w="30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7E6E6"/>
            <w:noWrap/>
            <w:vAlign w:val="center"/>
            <w:hideMark/>
          </w:tcPr>
          <w:p w14:paraId="4648A04C" w14:textId="77777777" w:rsidR="00C363DA" w:rsidRPr="00132EAD" w:rsidRDefault="00C363DA" w:rsidP="001C0562">
            <w:pPr>
              <w:jc w:val="center"/>
              <w:rPr>
                <w:ins w:id="42" w:author="Microsoft Office User" w:date="2025-07-28T03:30:00Z"/>
                <w:b/>
                <w:bCs/>
                <w:sz w:val="22"/>
                <w:szCs w:val="22"/>
              </w:rPr>
            </w:pPr>
            <w:ins w:id="43" w:author="Microsoft Office User" w:date="2025-07-28T03:30:00Z">
              <w:r w:rsidRPr="00132EAD">
                <w:rPr>
                  <w:b/>
                  <w:bCs/>
                  <w:sz w:val="22"/>
                  <w:szCs w:val="22"/>
                </w:rPr>
                <w:t>Сравнение</w:t>
              </w:r>
            </w:ins>
          </w:p>
        </w:tc>
      </w:tr>
      <w:tr w:rsidR="00C363DA" w:rsidRPr="00132EAD" w14:paraId="3EC377BD" w14:textId="77777777" w:rsidTr="001C0562">
        <w:trPr>
          <w:trHeight w:val="320"/>
          <w:ins w:id="44" w:author="Microsoft Office User" w:date="2025-07-28T03:30:00Z"/>
        </w:trPr>
        <w:tc>
          <w:tcPr>
            <w:tcW w:w="14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BD9851" w14:textId="77777777" w:rsidR="00C363DA" w:rsidRPr="00132EAD" w:rsidRDefault="00C363DA" w:rsidP="001C0562">
            <w:pPr>
              <w:rPr>
                <w:ins w:id="45" w:author="Microsoft Office User" w:date="2025-07-28T03:30:00Z"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38933C3" w14:textId="77777777" w:rsidR="00C363DA" w:rsidRPr="00132EAD" w:rsidRDefault="00C363DA" w:rsidP="001C0562">
            <w:pPr>
              <w:jc w:val="center"/>
              <w:rPr>
                <w:ins w:id="46" w:author="Microsoft Office User" w:date="2025-07-28T03:30:00Z"/>
                <w:b/>
                <w:bCs/>
                <w:sz w:val="22"/>
                <w:szCs w:val="22"/>
              </w:rPr>
            </w:pPr>
            <w:ins w:id="47" w:author="Microsoft Office User" w:date="2025-07-28T03:30:00Z">
              <w:r w:rsidRPr="00132EAD">
                <w:rPr>
                  <w:b/>
                  <w:bCs/>
                  <w:sz w:val="22"/>
                  <w:szCs w:val="22"/>
                </w:rPr>
                <w:t>Аудитория</w:t>
              </w:r>
            </w:ins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193C5F5" w14:textId="77777777" w:rsidR="00C363DA" w:rsidRPr="00132EAD" w:rsidRDefault="00C363DA" w:rsidP="001C0562">
            <w:pPr>
              <w:jc w:val="center"/>
              <w:rPr>
                <w:ins w:id="48" w:author="Microsoft Office User" w:date="2025-07-28T03:30:00Z"/>
                <w:b/>
                <w:bCs/>
                <w:sz w:val="22"/>
                <w:szCs w:val="22"/>
              </w:rPr>
            </w:pPr>
            <w:ins w:id="49" w:author="Microsoft Office User" w:date="2025-07-28T03:30:00Z">
              <w:r w:rsidRPr="00132EAD">
                <w:rPr>
                  <w:b/>
                  <w:bCs/>
                  <w:sz w:val="22"/>
                  <w:szCs w:val="22"/>
                </w:rPr>
                <w:t>Доля</w:t>
              </w:r>
            </w:ins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D1E4D9A" w14:textId="77777777" w:rsidR="00C363DA" w:rsidRPr="00132EAD" w:rsidRDefault="00C363DA" w:rsidP="001C0562">
            <w:pPr>
              <w:jc w:val="center"/>
              <w:rPr>
                <w:ins w:id="50" w:author="Microsoft Office User" w:date="2025-07-28T03:30:00Z"/>
                <w:b/>
                <w:bCs/>
                <w:sz w:val="22"/>
                <w:szCs w:val="22"/>
              </w:rPr>
            </w:pPr>
            <w:ins w:id="51" w:author="Microsoft Office User" w:date="2025-07-28T03:30:00Z">
              <w:r w:rsidRPr="00132EAD">
                <w:rPr>
                  <w:b/>
                  <w:bCs/>
                  <w:sz w:val="22"/>
                  <w:szCs w:val="22"/>
                </w:rPr>
                <w:t>Аудитория</w:t>
              </w:r>
            </w:ins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E93E1B1" w14:textId="77777777" w:rsidR="00C363DA" w:rsidRPr="00132EAD" w:rsidRDefault="00C363DA" w:rsidP="001C0562">
            <w:pPr>
              <w:jc w:val="center"/>
              <w:rPr>
                <w:ins w:id="52" w:author="Microsoft Office User" w:date="2025-07-28T03:30:00Z"/>
                <w:b/>
                <w:bCs/>
                <w:sz w:val="22"/>
                <w:szCs w:val="22"/>
              </w:rPr>
            </w:pPr>
            <w:ins w:id="53" w:author="Microsoft Office User" w:date="2025-07-28T03:30:00Z">
              <w:r w:rsidRPr="00132EAD">
                <w:rPr>
                  <w:b/>
                  <w:bCs/>
                  <w:sz w:val="22"/>
                  <w:szCs w:val="22"/>
                </w:rPr>
                <w:t>Доля</w:t>
              </w:r>
            </w:ins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A46077D" w14:textId="77777777" w:rsidR="00C363DA" w:rsidRPr="00132EAD" w:rsidRDefault="00C363DA" w:rsidP="001C0562">
            <w:pPr>
              <w:jc w:val="center"/>
              <w:rPr>
                <w:ins w:id="54" w:author="Microsoft Office User" w:date="2025-07-28T03:30:00Z"/>
                <w:b/>
                <w:bCs/>
                <w:sz w:val="22"/>
                <w:szCs w:val="22"/>
              </w:rPr>
            </w:pPr>
            <w:ins w:id="55" w:author="Microsoft Office User" w:date="2025-07-28T03:30:00Z">
              <w:r w:rsidRPr="00132EAD">
                <w:rPr>
                  <w:b/>
                  <w:bCs/>
                  <w:sz w:val="22"/>
                  <w:szCs w:val="22"/>
                </w:rPr>
                <w:t>Дельта</w:t>
              </w:r>
            </w:ins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5B9A0520" w14:textId="77777777" w:rsidR="00C363DA" w:rsidRPr="00132EAD" w:rsidRDefault="00C363DA" w:rsidP="001C0562">
            <w:pPr>
              <w:jc w:val="center"/>
              <w:rPr>
                <w:ins w:id="56" w:author="Microsoft Office User" w:date="2025-07-28T03:30:00Z"/>
                <w:b/>
                <w:bCs/>
                <w:sz w:val="22"/>
                <w:szCs w:val="22"/>
              </w:rPr>
            </w:pPr>
            <w:ins w:id="57" w:author="Microsoft Office User" w:date="2025-07-28T03:30:00Z">
              <w:r w:rsidRPr="00132EAD">
                <w:rPr>
                  <w:b/>
                  <w:bCs/>
                  <w:sz w:val="22"/>
                  <w:szCs w:val="22"/>
                </w:rPr>
                <w:t>Прирост</w:t>
              </w:r>
            </w:ins>
          </w:p>
        </w:tc>
      </w:tr>
      <w:tr w:rsidR="00C363DA" w:rsidRPr="00132EAD" w14:paraId="20E44D03" w14:textId="77777777" w:rsidTr="001C0562">
        <w:trPr>
          <w:trHeight w:val="320"/>
          <w:ins w:id="58" w:author="Microsoft Office User" w:date="2025-07-28T03:30:00Z"/>
        </w:trPr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562B4" w14:textId="77777777" w:rsidR="00C363DA" w:rsidRPr="00132EAD" w:rsidRDefault="00C363DA" w:rsidP="001C0562">
            <w:pPr>
              <w:rPr>
                <w:ins w:id="59" w:author="Microsoft Office User" w:date="2025-07-28T03:30:00Z"/>
                <w:sz w:val="22"/>
                <w:szCs w:val="22"/>
              </w:rPr>
            </w:pPr>
            <w:ins w:id="60" w:author="Microsoft Office User" w:date="2025-07-28T03:30:00Z">
              <w:r w:rsidRPr="00132EAD">
                <w:rPr>
                  <w:sz w:val="22"/>
                  <w:szCs w:val="22"/>
                </w:rPr>
                <w:t xml:space="preserve">Сайт </w:t>
              </w:r>
            </w:ins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387372" w14:textId="77777777" w:rsidR="00C363DA" w:rsidRPr="00132EAD" w:rsidRDefault="00C363DA" w:rsidP="001C0562">
            <w:pPr>
              <w:jc w:val="right"/>
              <w:rPr>
                <w:ins w:id="61" w:author="Microsoft Office User" w:date="2025-07-28T03:30:00Z"/>
                <w:sz w:val="22"/>
                <w:szCs w:val="22"/>
              </w:rPr>
            </w:pPr>
            <w:ins w:id="62" w:author="Microsoft Office User" w:date="2025-07-28T03:30:00Z">
              <w:r w:rsidRPr="00132EAD">
                <w:rPr>
                  <w:sz w:val="22"/>
                  <w:szCs w:val="22"/>
                </w:rPr>
                <w:t>13 252 445</w:t>
              </w:r>
            </w:ins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1D786" w14:textId="77777777" w:rsidR="00C363DA" w:rsidRPr="00132EAD" w:rsidRDefault="00C363DA" w:rsidP="001C0562">
            <w:pPr>
              <w:jc w:val="right"/>
              <w:rPr>
                <w:ins w:id="63" w:author="Microsoft Office User" w:date="2025-07-28T03:30:00Z"/>
                <w:sz w:val="22"/>
                <w:szCs w:val="22"/>
              </w:rPr>
            </w:pPr>
            <w:ins w:id="64" w:author="Microsoft Office User" w:date="2025-07-28T03:30:00Z">
              <w:r w:rsidRPr="00132EAD">
                <w:rPr>
                  <w:sz w:val="22"/>
                  <w:szCs w:val="22"/>
                </w:rPr>
                <w:t>95,47%</w:t>
              </w:r>
            </w:ins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5F3F1" w14:textId="77777777" w:rsidR="00C363DA" w:rsidRPr="00132EAD" w:rsidRDefault="00C363DA" w:rsidP="001C0562">
            <w:pPr>
              <w:jc w:val="right"/>
              <w:rPr>
                <w:ins w:id="65" w:author="Microsoft Office User" w:date="2025-07-28T03:30:00Z"/>
                <w:sz w:val="22"/>
                <w:szCs w:val="22"/>
              </w:rPr>
            </w:pPr>
            <w:ins w:id="66" w:author="Microsoft Office User" w:date="2025-07-28T03:30:00Z">
              <w:r w:rsidRPr="00132EAD">
                <w:rPr>
                  <w:sz w:val="22"/>
                  <w:szCs w:val="22"/>
                </w:rPr>
                <w:t>18 446 292</w:t>
              </w:r>
            </w:ins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C2A3B" w14:textId="77777777" w:rsidR="00C363DA" w:rsidRPr="00132EAD" w:rsidRDefault="00C363DA" w:rsidP="001C0562">
            <w:pPr>
              <w:jc w:val="right"/>
              <w:rPr>
                <w:ins w:id="67" w:author="Microsoft Office User" w:date="2025-07-28T03:30:00Z"/>
                <w:sz w:val="22"/>
                <w:szCs w:val="22"/>
              </w:rPr>
            </w:pPr>
            <w:ins w:id="68" w:author="Microsoft Office User" w:date="2025-07-28T03:30:00Z">
              <w:r w:rsidRPr="00132EAD">
                <w:rPr>
                  <w:sz w:val="22"/>
                  <w:szCs w:val="22"/>
                </w:rPr>
                <w:t>96,03%</w:t>
              </w:r>
            </w:ins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D16CA" w14:textId="77777777" w:rsidR="00C363DA" w:rsidRPr="00132EAD" w:rsidRDefault="00C363DA" w:rsidP="001C0562">
            <w:pPr>
              <w:jc w:val="right"/>
              <w:rPr>
                <w:ins w:id="69" w:author="Microsoft Office User" w:date="2025-07-28T03:30:00Z"/>
                <w:sz w:val="22"/>
                <w:szCs w:val="22"/>
              </w:rPr>
            </w:pPr>
            <w:ins w:id="70" w:author="Microsoft Office User" w:date="2025-07-28T03:30:00Z">
              <w:r w:rsidRPr="00132EAD">
                <w:rPr>
                  <w:sz w:val="22"/>
                  <w:szCs w:val="22"/>
                </w:rPr>
                <w:t>5 193 847</w:t>
              </w:r>
            </w:ins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018CE" w14:textId="77777777" w:rsidR="00C363DA" w:rsidRPr="00132EAD" w:rsidRDefault="00C363DA" w:rsidP="001C0562">
            <w:pPr>
              <w:jc w:val="right"/>
              <w:rPr>
                <w:ins w:id="71" w:author="Microsoft Office User" w:date="2025-07-28T03:30:00Z"/>
                <w:sz w:val="22"/>
                <w:szCs w:val="22"/>
              </w:rPr>
            </w:pPr>
            <w:ins w:id="72" w:author="Microsoft Office User" w:date="2025-07-28T03:30:00Z">
              <w:r w:rsidRPr="00132EAD">
                <w:rPr>
                  <w:sz w:val="22"/>
                  <w:szCs w:val="22"/>
                </w:rPr>
                <w:t>39,18%</w:t>
              </w:r>
            </w:ins>
          </w:p>
        </w:tc>
      </w:tr>
      <w:tr w:rsidR="00C363DA" w:rsidRPr="00132EAD" w14:paraId="7797945D" w14:textId="77777777" w:rsidTr="001C0562">
        <w:trPr>
          <w:trHeight w:val="320"/>
          <w:ins w:id="73" w:author="Microsoft Office User" w:date="2025-07-28T03:30:00Z"/>
        </w:trPr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B2C13" w14:textId="77777777" w:rsidR="00C363DA" w:rsidRPr="00132EAD" w:rsidRDefault="00C363DA" w:rsidP="001C0562">
            <w:pPr>
              <w:rPr>
                <w:ins w:id="74" w:author="Microsoft Office User" w:date="2025-07-28T03:30:00Z"/>
                <w:sz w:val="22"/>
                <w:szCs w:val="22"/>
              </w:rPr>
            </w:pPr>
            <w:ins w:id="75" w:author="Microsoft Office User" w:date="2025-07-28T03:30:00Z">
              <w:r w:rsidRPr="00132EAD">
                <w:rPr>
                  <w:sz w:val="22"/>
                  <w:szCs w:val="22"/>
                </w:rPr>
                <w:t>Приложение</w:t>
              </w:r>
            </w:ins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86D9C0" w14:textId="77777777" w:rsidR="00C363DA" w:rsidRPr="00132EAD" w:rsidRDefault="00C363DA" w:rsidP="001C0562">
            <w:pPr>
              <w:jc w:val="right"/>
              <w:rPr>
                <w:ins w:id="76" w:author="Microsoft Office User" w:date="2025-07-28T03:30:00Z"/>
                <w:sz w:val="22"/>
                <w:szCs w:val="22"/>
              </w:rPr>
            </w:pPr>
            <w:ins w:id="77" w:author="Microsoft Office User" w:date="2025-07-28T03:30:00Z">
              <w:r w:rsidRPr="00132EAD">
                <w:rPr>
                  <w:sz w:val="22"/>
                  <w:szCs w:val="22"/>
                </w:rPr>
                <w:t>628 329</w:t>
              </w:r>
            </w:ins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C7689" w14:textId="77777777" w:rsidR="00C363DA" w:rsidRPr="00132EAD" w:rsidRDefault="00C363DA" w:rsidP="001C0562">
            <w:pPr>
              <w:jc w:val="right"/>
              <w:rPr>
                <w:ins w:id="78" w:author="Microsoft Office User" w:date="2025-07-28T03:30:00Z"/>
                <w:sz w:val="22"/>
                <w:szCs w:val="22"/>
              </w:rPr>
            </w:pPr>
            <w:ins w:id="79" w:author="Microsoft Office User" w:date="2025-07-28T03:30:00Z">
              <w:r w:rsidRPr="00132EAD">
                <w:rPr>
                  <w:sz w:val="22"/>
                  <w:szCs w:val="22"/>
                </w:rPr>
                <w:t>4,53%</w:t>
              </w:r>
            </w:ins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C532A" w14:textId="77777777" w:rsidR="00C363DA" w:rsidRPr="00132EAD" w:rsidRDefault="00C363DA" w:rsidP="001C0562">
            <w:pPr>
              <w:jc w:val="right"/>
              <w:rPr>
                <w:ins w:id="80" w:author="Microsoft Office User" w:date="2025-07-28T03:30:00Z"/>
                <w:sz w:val="22"/>
                <w:szCs w:val="22"/>
              </w:rPr>
            </w:pPr>
            <w:ins w:id="81" w:author="Microsoft Office User" w:date="2025-07-28T03:30:00Z">
              <w:r w:rsidRPr="00132EAD">
                <w:rPr>
                  <w:sz w:val="22"/>
                  <w:szCs w:val="22"/>
                </w:rPr>
                <w:t>762 815</w:t>
              </w:r>
            </w:ins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F5396" w14:textId="77777777" w:rsidR="00C363DA" w:rsidRPr="00132EAD" w:rsidRDefault="00C363DA" w:rsidP="001C0562">
            <w:pPr>
              <w:jc w:val="right"/>
              <w:rPr>
                <w:ins w:id="82" w:author="Microsoft Office User" w:date="2025-07-28T03:30:00Z"/>
                <w:sz w:val="22"/>
                <w:szCs w:val="22"/>
              </w:rPr>
            </w:pPr>
            <w:ins w:id="83" w:author="Microsoft Office User" w:date="2025-07-28T03:30:00Z">
              <w:r w:rsidRPr="00132EAD">
                <w:rPr>
                  <w:sz w:val="22"/>
                  <w:szCs w:val="22"/>
                </w:rPr>
                <w:t>3,97%</w:t>
              </w:r>
            </w:ins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69FD3" w14:textId="77777777" w:rsidR="00C363DA" w:rsidRPr="00132EAD" w:rsidRDefault="00C363DA" w:rsidP="001C0562">
            <w:pPr>
              <w:jc w:val="right"/>
              <w:rPr>
                <w:ins w:id="84" w:author="Microsoft Office User" w:date="2025-07-28T03:30:00Z"/>
                <w:sz w:val="22"/>
                <w:szCs w:val="22"/>
              </w:rPr>
            </w:pPr>
            <w:ins w:id="85" w:author="Microsoft Office User" w:date="2025-07-28T03:30:00Z">
              <w:r w:rsidRPr="00132EAD">
                <w:rPr>
                  <w:sz w:val="22"/>
                  <w:szCs w:val="22"/>
                </w:rPr>
                <w:t>134 486</w:t>
              </w:r>
            </w:ins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E1E93" w14:textId="77777777" w:rsidR="00C363DA" w:rsidRPr="00132EAD" w:rsidRDefault="00C363DA" w:rsidP="001C0562">
            <w:pPr>
              <w:jc w:val="right"/>
              <w:rPr>
                <w:ins w:id="86" w:author="Microsoft Office User" w:date="2025-07-28T03:30:00Z"/>
                <w:sz w:val="22"/>
                <w:szCs w:val="22"/>
              </w:rPr>
            </w:pPr>
            <w:ins w:id="87" w:author="Microsoft Office User" w:date="2025-07-28T03:30:00Z">
              <w:r w:rsidRPr="00132EAD">
                <w:rPr>
                  <w:sz w:val="22"/>
                  <w:szCs w:val="22"/>
                </w:rPr>
                <w:t>21,40%</w:t>
              </w:r>
            </w:ins>
          </w:p>
        </w:tc>
      </w:tr>
      <w:tr w:rsidR="00C363DA" w:rsidRPr="00132EAD" w14:paraId="57D8A1D8" w14:textId="77777777" w:rsidTr="001C0562">
        <w:trPr>
          <w:trHeight w:val="320"/>
          <w:ins w:id="88" w:author="Microsoft Office User" w:date="2025-07-28T03:30:00Z"/>
        </w:trPr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39F03" w14:textId="77777777" w:rsidR="00C363DA" w:rsidRPr="00132EAD" w:rsidRDefault="00C363DA" w:rsidP="001C0562">
            <w:pPr>
              <w:rPr>
                <w:ins w:id="89" w:author="Microsoft Office User" w:date="2025-07-28T03:30:00Z"/>
                <w:b/>
                <w:bCs/>
                <w:sz w:val="22"/>
                <w:szCs w:val="22"/>
              </w:rPr>
            </w:pPr>
            <w:ins w:id="90" w:author="Microsoft Office User" w:date="2025-07-28T03:30:00Z">
              <w:r w:rsidRPr="00132EAD">
                <w:rPr>
                  <w:b/>
                  <w:bCs/>
                  <w:sz w:val="22"/>
                  <w:szCs w:val="22"/>
                </w:rPr>
                <w:t>Всего</w:t>
              </w:r>
            </w:ins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7E6DF" w14:textId="77777777" w:rsidR="00C363DA" w:rsidRPr="00CC7FE6" w:rsidRDefault="00C363DA" w:rsidP="001C0562">
            <w:pPr>
              <w:jc w:val="right"/>
              <w:rPr>
                <w:ins w:id="91" w:author="Microsoft Office User" w:date="2025-07-28T03:30:00Z"/>
                <w:bCs/>
                <w:sz w:val="22"/>
                <w:szCs w:val="22"/>
              </w:rPr>
            </w:pPr>
            <w:ins w:id="92" w:author="Microsoft Office User" w:date="2025-07-28T03:30:00Z">
              <w:r w:rsidRPr="00CC7FE6">
                <w:rPr>
                  <w:bCs/>
                  <w:sz w:val="22"/>
                  <w:szCs w:val="22"/>
                </w:rPr>
                <w:t>13 880 774</w:t>
              </w:r>
            </w:ins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0B601" w14:textId="77777777" w:rsidR="00C363DA" w:rsidRPr="00132EAD" w:rsidRDefault="00C363DA" w:rsidP="001C0562">
            <w:pPr>
              <w:jc w:val="right"/>
              <w:rPr>
                <w:ins w:id="93" w:author="Microsoft Office User" w:date="2025-07-28T03:30:00Z"/>
                <w:sz w:val="22"/>
                <w:szCs w:val="22"/>
              </w:rPr>
            </w:pPr>
            <w:ins w:id="94" w:author="Microsoft Office User" w:date="2025-07-28T03:30:00Z">
              <w:r w:rsidRPr="00132EAD">
                <w:rPr>
                  <w:sz w:val="22"/>
                  <w:szCs w:val="22"/>
                </w:rPr>
                <w:t> </w:t>
              </w:r>
            </w:ins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318A9" w14:textId="77777777" w:rsidR="00C363DA" w:rsidRPr="00132EAD" w:rsidRDefault="00C363DA" w:rsidP="001C0562">
            <w:pPr>
              <w:jc w:val="right"/>
              <w:rPr>
                <w:ins w:id="95" w:author="Microsoft Office User" w:date="2025-07-28T03:30:00Z"/>
                <w:sz w:val="22"/>
                <w:szCs w:val="22"/>
              </w:rPr>
            </w:pPr>
            <w:ins w:id="96" w:author="Microsoft Office User" w:date="2025-07-28T03:30:00Z">
              <w:r w:rsidRPr="00132EAD">
                <w:rPr>
                  <w:sz w:val="22"/>
                  <w:szCs w:val="22"/>
                </w:rPr>
                <w:t>19 209 107</w:t>
              </w:r>
            </w:ins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5CC22" w14:textId="77777777" w:rsidR="00C363DA" w:rsidRPr="00132EAD" w:rsidRDefault="00C363DA" w:rsidP="001C0562">
            <w:pPr>
              <w:jc w:val="right"/>
              <w:rPr>
                <w:ins w:id="97" w:author="Microsoft Office User" w:date="2025-07-28T03:30:00Z"/>
                <w:sz w:val="22"/>
                <w:szCs w:val="22"/>
              </w:rPr>
            </w:pPr>
            <w:ins w:id="98" w:author="Microsoft Office User" w:date="2025-07-28T03:30:00Z">
              <w:r w:rsidRPr="00132EAD">
                <w:rPr>
                  <w:sz w:val="22"/>
                  <w:szCs w:val="22"/>
                </w:rPr>
                <w:t> </w:t>
              </w:r>
            </w:ins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50BCB" w14:textId="77777777" w:rsidR="00C363DA" w:rsidRPr="00132EAD" w:rsidRDefault="00C363DA" w:rsidP="001C0562">
            <w:pPr>
              <w:jc w:val="right"/>
              <w:rPr>
                <w:ins w:id="99" w:author="Microsoft Office User" w:date="2025-07-28T03:30:00Z"/>
                <w:sz w:val="22"/>
                <w:szCs w:val="22"/>
              </w:rPr>
            </w:pPr>
            <w:ins w:id="100" w:author="Microsoft Office User" w:date="2025-07-28T03:30:00Z">
              <w:r w:rsidRPr="00132EAD">
                <w:rPr>
                  <w:sz w:val="22"/>
                  <w:szCs w:val="22"/>
                </w:rPr>
                <w:t>5 328 333</w:t>
              </w:r>
            </w:ins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2439D" w14:textId="77777777" w:rsidR="00C363DA" w:rsidRPr="00132EAD" w:rsidRDefault="00C363DA" w:rsidP="001C0562">
            <w:pPr>
              <w:jc w:val="right"/>
              <w:rPr>
                <w:ins w:id="101" w:author="Microsoft Office User" w:date="2025-07-28T03:30:00Z"/>
                <w:sz w:val="22"/>
                <w:szCs w:val="22"/>
              </w:rPr>
            </w:pPr>
            <w:ins w:id="102" w:author="Microsoft Office User" w:date="2025-07-28T03:30:00Z">
              <w:r w:rsidRPr="00132EAD">
                <w:rPr>
                  <w:sz w:val="22"/>
                  <w:szCs w:val="22"/>
                </w:rPr>
                <w:t>38,39%</w:t>
              </w:r>
            </w:ins>
          </w:p>
        </w:tc>
      </w:tr>
    </w:tbl>
    <w:p w14:paraId="326B9AD4" w14:textId="77777777" w:rsidR="00AC4B9D" w:rsidRDefault="00AC4B9D" w:rsidP="008716AD">
      <w:pPr>
        <w:spacing w:line="360" w:lineRule="auto"/>
        <w:ind w:firstLine="709"/>
        <w:jc w:val="both"/>
        <w:rPr>
          <w:sz w:val="28"/>
        </w:rPr>
      </w:pPr>
    </w:p>
    <w:p w14:paraId="12AA6CFB" w14:textId="2361EC47" w:rsidR="00E618F2" w:rsidRPr="00D02B8D" w:rsidRDefault="00C34536" w:rsidP="00D02B8D">
      <w:pPr>
        <w:tabs>
          <w:tab w:val="left" w:pos="6420"/>
        </w:tabs>
        <w:spacing w:line="360" w:lineRule="auto"/>
        <w:ind w:firstLine="709"/>
        <w:jc w:val="center"/>
        <w:rPr>
          <w:b/>
          <w:bCs/>
          <w:noProof/>
          <w:sz w:val="28"/>
        </w:rPr>
      </w:pPr>
      <w:r w:rsidRPr="00C87AD8">
        <w:rPr>
          <w:b/>
          <w:bCs/>
          <w:noProof/>
          <w:sz w:val="28"/>
        </w:rPr>
        <w:lastRenderedPageBreak/>
        <w:t>Аудитория интернет-сайтов КХЛ</w:t>
      </w:r>
      <w:r>
        <w:rPr>
          <w:b/>
          <w:bCs/>
          <w:noProof/>
          <w:sz w:val="28"/>
        </w:rPr>
        <w:t xml:space="preserve"> в сезоне 202</w:t>
      </w:r>
      <w:ins w:id="103" w:author="Microsoft Office User" w:date="2025-07-28T04:14:00Z">
        <w:r w:rsidR="00033027">
          <w:rPr>
            <w:b/>
            <w:bCs/>
            <w:noProof/>
            <w:sz w:val="28"/>
          </w:rPr>
          <w:t>4</w:t>
        </w:r>
      </w:ins>
      <w:del w:id="104" w:author="Microsoft Office User" w:date="2025-07-28T04:14:00Z">
        <w:r w:rsidDel="00033027">
          <w:rPr>
            <w:b/>
            <w:bCs/>
            <w:noProof/>
            <w:sz w:val="28"/>
          </w:rPr>
          <w:delText>2</w:delText>
        </w:r>
      </w:del>
      <w:r>
        <w:rPr>
          <w:b/>
          <w:bCs/>
          <w:noProof/>
          <w:sz w:val="28"/>
        </w:rPr>
        <w:t>/202</w:t>
      </w:r>
      <w:ins w:id="105" w:author="Microsoft Office User" w:date="2025-07-28T04:14:00Z">
        <w:r w:rsidR="00033027">
          <w:rPr>
            <w:b/>
            <w:bCs/>
            <w:noProof/>
            <w:sz w:val="28"/>
          </w:rPr>
          <w:t>5</w:t>
        </w:r>
      </w:ins>
      <w:del w:id="106" w:author="Microsoft Office User" w:date="2025-07-28T04:14:00Z">
        <w:r w:rsidDel="00033027">
          <w:rPr>
            <w:b/>
            <w:bCs/>
            <w:noProof/>
            <w:sz w:val="28"/>
          </w:rPr>
          <w:delText>3</w:delText>
        </w:r>
      </w:del>
    </w:p>
    <w:p w14:paraId="6BA2E585" w14:textId="77777777" w:rsidR="00AC4B9D" w:rsidRDefault="00AC4B9D" w:rsidP="00E618F2">
      <w:pPr>
        <w:jc w:val="both"/>
        <w:rPr>
          <w:sz w:val="28"/>
        </w:rPr>
      </w:pPr>
    </w:p>
    <w:p w14:paraId="569735CB" w14:textId="1B2B00A4" w:rsidR="00C363DA" w:rsidRPr="00C363DA" w:rsidRDefault="00C363DA" w:rsidP="00C363DA">
      <w:pPr>
        <w:tabs>
          <w:tab w:val="left" w:pos="6420"/>
        </w:tabs>
        <w:spacing w:line="360" w:lineRule="auto"/>
        <w:ind w:firstLine="709"/>
        <w:jc w:val="both"/>
        <w:rPr>
          <w:ins w:id="107" w:author="Microsoft Office User" w:date="2025-07-28T03:32:00Z"/>
          <w:sz w:val="28"/>
          <w:shd w:val="clear" w:color="auto" w:fill="FFFFFF"/>
        </w:rPr>
      </w:pPr>
      <w:ins w:id="108" w:author="Microsoft Office User" w:date="2025-07-28T03:32:00Z">
        <w:r w:rsidRPr="00C363DA">
          <w:rPr>
            <w:sz w:val="28"/>
            <w:shd w:val="clear" w:color="auto" w:fill="FFFFFF"/>
          </w:rPr>
          <w:t xml:space="preserve">В сезоне 2024/2025 продолжился устойчивый рост цифровой аудитории сайта КХЛ. Количество уникальных пользователей увеличилось на 39,18%, достигнув 18 446 292, что стало рекордным показателем за всю историю </w:t>
        </w:r>
      </w:ins>
      <w:ins w:id="109" w:author="Microsoft Office User" w:date="2025-07-28T03:33:00Z">
        <w:r>
          <w:rPr>
            <w:sz w:val="28"/>
            <w:shd w:val="clear" w:color="auto" w:fill="FFFFFF"/>
          </w:rPr>
          <w:t>Лиги</w:t>
        </w:r>
      </w:ins>
      <w:ins w:id="110" w:author="Microsoft Office User" w:date="2025-07-28T03:32:00Z">
        <w:r w:rsidRPr="00C363DA">
          <w:rPr>
            <w:sz w:val="28"/>
            <w:shd w:val="clear" w:color="auto" w:fill="FFFFFF"/>
          </w:rPr>
          <w:t>. Количество сессий также выросло — с 62 574 382 до 80 590 646 (+28,81%), а общее число просмотров страниц составило 180 124 076 (+26,30%).</w:t>
        </w:r>
      </w:ins>
    </w:p>
    <w:p w14:paraId="11FE22A1" w14:textId="56B57EF4" w:rsidR="00C363DA" w:rsidRPr="00C363DA" w:rsidRDefault="00C363DA" w:rsidP="00C363DA">
      <w:pPr>
        <w:tabs>
          <w:tab w:val="left" w:pos="6420"/>
        </w:tabs>
        <w:spacing w:line="360" w:lineRule="auto"/>
        <w:ind w:firstLine="709"/>
        <w:jc w:val="both"/>
        <w:rPr>
          <w:ins w:id="111" w:author="Microsoft Office User" w:date="2025-07-28T03:32:00Z"/>
          <w:sz w:val="28"/>
          <w:shd w:val="clear" w:color="auto" w:fill="FFFFFF"/>
        </w:rPr>
      </w:pPr>
      <w:ins w:id="112" w:author="Microsoft Office User" w:date="2025-07-28T03:32:00Z">
        <w:r w:rsidRPr="00C363DA">
          <w:rPr>
            <w:sz w:val="28"/>
            <w:shd w:val="clear" w:color="auto" w:fill="FFFFFF"/>
          </w:rPr>
          <w:t xml:space="preserve">Несмотря на значительный рост посещаемости, поведенческие метрики остались на высоком уровне с незначительными колебаниями. Среднее время, проведённое на сайте, составило 4 минуты 15 секунд против 4 минут 16 секунд в прошлом сезоне, </w:t>
        </w:r>
      </w:ins>
      <w:ins w:id="113" w:author="Microsoft Office User" w:date="2025-07-28T03:34:00Z">
        <w:r>
          <w:rPr>
            <w:sz w:val="28"/>
            <w:shd w:val="clear" w:color="auto" w:fill="FFFFFF"/>
          </w:rPr>
          <w:t>(</w:t>
        </w:r>
        <w:r w:rsidRPr="00C363DA">
          <w:rPr>
            <w:sz w:val="28"/>
            <w:shd w:val="clear" w:color="auto" w:fill="FFFFFF"/>
          </w:rPr>
          <w:t>−</w:t>
        </w:r>
      </w:ins>
      <w:ins w:id="114" w:author="Microsoft Office User" w:date="2025-07-28T03:32:00Z">
        <w:r w:rsidRPr="00C363DA">
          <w:rPr>
            <w:sz w:val="28"/>
            <w:shd w:val="clear" w:color="auto" w:fill="FFFFFF"/>
          </w:rPr>
          <w:t>0,39%). Среднее количество просмотренных страниц за сессию снизилось с 2,28 до 2,24 (−1,75%), а число сессий на одного пользователя — с 4,72 до 4,37 (−7,41%).</w:t>
        </w:r>
      </w:ins>
    </w:p>
    <w:p w14:paraId="0F0B2871" w14:textId="6DD148C7" w:rsidR="00C363DA" w:rsidRPr="00C363DA" w:rsidRDefault="00C363DA" w:rsidP="00C363DA">
      <w:pPr>
        <w:tabs>
          <w:tab w:val="left" w:pos="6420"/>
        </w:tabs>
        <w:spacing w:line="360" w:lineRule="auto"/>
        <w:ind w:firstLine="709"/>
        <w:jc w:val="both"/>
        <w:rPr>
          <w:ins w:id="115" w:author="Microsoft Office User" w:date="2025-07-28T03:32:00Z"/>
          <w:sz w:val="28"/>
          <w:shd w:val="clear" w:color="auto" w:fill="FFFFFF"/>
        </w:rPr>
      </w:pPr>
      <w:ins w:id="116" w:author="Microsoft Office User" w:date="2025-07-28T03:32:00Z">
        <w:r w:rsidRPr="00C363DA">
          <w:rPr>
            <w:sz w:val="28"/>
            <w:shd w:val="clear" w:color="auto" w:fill="FFFFFF"/>
          </w:rPr>
          <w:t>Подобная динамика объясняется в том числе значительным притоком новой аудитории, которая может демонстрировать менее глубокое взаимодействие с контентом. Это общая закономерность: масштабный рост охвата аудитории зачастую сопровождается умеренным снижением поведенческих показателей. Аналогичные тенденции наблюдаются и на сайтах Клубов Лиги.</w:t>
        </w:r>
      </w:ins>
    </w:p>
    <w:p w14:paraId="06CDB800" w14:textId="74B2E2A9" w:rsidR="00C363DA" w:rsidRPr="00C363DA" w:rsidRDefault="00C363DA" w:rsidP="001F582D">
      <w:pPr>
        <w:tabs>
          <w:tab w:val="left" w:pos="6420"/>
        </w:tabs>
        <w:spacing w:line="360" w:lineRule="auto"/>
        <w:ind w:firstLine="709"/>
        <w:jc w:val="both"/>
        <w:rPr>
          <w:ins w:id="117" w:author="Microsoft Office User" w:date="2025-07-28T03:32:00Z"/>
          <w:sz w:val="28"/>
          <w:shd w:val="clear" w:color="auto" w:fill="FFFFFF"/>
        </w:rPr>
      </w:pPr>
      <w:ins w:id="118" w:author="Microsoft Office User" w:date="2025-07-28T03:32:00Z">
        <w:r w:rsidRPr="00C363DA">
          <w:rPr>
            <w:sz w:val="28"/>
            <w:shd w:val="clear" w:color="auto" w:fill="FFFFFF"/>
          </w:rPr>
          <w:t xml:space="preserve">Тем не менее, рост всех ключевых метрик подтверждает высокую заинтересованность пользователей в цифровом контенте и эффективность предпринимаемых мер по развитию </w:t>
        </w:r>
      </w:ins>
      <w:ins w:id="119" w:author="Microsoft Office User" w:date="2025-07-28T03:35:00Z">
        <w:r>
          <w:rPr>
            <w:sz w:val="28"/>
            <w:shd w:val="clear" w:color="auto" w:fill="FFFFFF"/>
          </w:rPr>
          <w:t>цифровых ресурсов Лиги</w:t>
        </w:r>
      </w:ins>
      <w:ins w:id="120" w:author="Microsoft Office User" w:date="2025-07-28T03:32:00Z">
        <w:r w:rsidRPr="00C363DA">
          <w:rPr>
            <w:sz w:val="28"/>
            <w:shd w:val="clear" w:color="auto" w:fill="FFFFFF"/>
          </w:rPr>
          <w:t>.</w:t>
        </w:r>
      </w:ins>
    </w:p>
    <w:p w14:paraId="5F668243" w14:textId="33C220CF" w:rsidR="000D7C88" w:rsidDel="00C363DA" w:rsidRDefault="00AC4B9D" w:rsidP="001F582D">
      <w:pPr>
        <w:tabs>
          <w:tab w:val="left" w:pos="6420"/>
        </w:tabs>
        <w:spacing w:line="360" w:lineRule="auto"/>
        <w:jc w:val="both"/>
        <w:rPr>
          <w:del w:id="121" w:author="Microsoft Office User" w:date="2025-07-28T03:36:00Z"/>
          <w:sz w:val="28"/>
          <w:shd w:val="clear" w:color="auto" w:fill="FFFFFF"/>
        </w:rPr>
        <w:pPrChange w:id="122" w:author="Microsoft Office User" w:date="2025-07-28T03:39:00Z">
          <w:pPr>
            <w:tabs>
              <w:tab w:val="left" w:pos="6420"/>
            </w:tabs>
            <w:spacing w:line="360" w:lineRule="auto"/>
            <w:ind w:firstLine="709"/>
            <w:jc w:val="both"/>
          </w:pPr>
        </w:pPrChange>
      </w:pPr>
      <w:del w:id="123" w:author="Microsoft Office User" w:date="2025-07-28T03:36:00Z">
        <w:r w:rsidRPr="00AC4B9D" w:rsidDel="00C363DA">
          <w:rPr>
            <w:sz w:val="28"/>
            <w:shd w:val="clear" w:color="auto" w:fill="FFFFFF"/>
          </w:rPr>
          <w:delText>В сезоне 2023/2024 наблюдался значительный рост аудитории сайта. Количество пользователей увеличилось на 39</w:delText>
        </w:r>
        <w:r w:rsidR="00FD4C8B" w:rsidDel="00C363DA">
          <w:rPr>
            <w:sz w:val="28"/>
            <w:shd w:val="clear" w:color="auto" w:fill="FFFFFF"/>
          </w:rPr>
          <w:delText>,</w:delText>
        </w:r>
        <w:r w:rsidRPr="00AC4B9D" w:rsidDel="00C363DA">
          <w:rPr>
            <w:sz w:val="28"/>
            <w:shd w:val="clear" w:color="auto" w:fill="FFFFFF"/>
          </w:rPr>
          <w:delText>78%, достигнув 13</w:delText>
        </w:r>
        <w:r w:rsidDel="00C363DA">
          <w:rPr>
            <w:sz w:val="28"/>
            <w:shd w:val="clear" w:color="auto" w:fill="FFFFFF"/>
          </w:rPr>
          <w:delText> </w:delText>
        </w:r>
        <w:r w:rsidRPr="00AC4B9D" w:rsidDel="00C363DA">
          <w:rPr>
            <w:sz w:val="28"/>
            <w:shd w:val="clear" w:color="auto" w:fill="FFFFFF"/>
          </w:rPr>
          <w:delText>252</w:delText>
        </w:r>
        <w:r w:rsidDel="00C363DA">
          <w:rPr>
            <w:sz w:val="28"/>
            <w:shd w:val="clear" w:color="auto" w:fill="FFFFFF"/>
          </w:rPr>
          <w:delText> </w:delText>
        </w:r>
        <w:r w:rsidRPr="00AC4B9D" w:rsidDel="00C363DA">
          <w:rPr>
            <w:sz w:val="28"/>
            <w:shd w:val="clear" w:color="auto" w:fill="FFFFFF"/>
          </w:rPr>
          <w:delText>440</w:delText>
        </w:r>
        <w:r w:rsidDel="00C363DA">
          <w:rPr>
            <w:sz w:val="28"/>
            <w:shd w:val="clear" w:color="auto" w:fill="FFFFFF"/>
          </w:rPr>
          <w:delText xml:space="preserve"> уникальных пользователей</w:delText>
        </w:r>
        <w:r w:rsidRPr="00AC4B9D" w:rsidDel="00C363DA">
          <w:rPr>
            <w:sz w:val="28"/>
            <w:shd w:val="clear" w:color="auto" w:fill="FFFFFF"/>
          </w:rPr>
          <w:delText>. Количество сессий выросло на 42</w:delText>
        </w:r>
        <w:r w:rsidR="00FD4C8B" w:rsidDel="00C363DA">
          <w:rPr>
            <w:sz w:val="28"/>
            <w:shd w:val="clear" w:color="auto" w:fill="FFFFFF"/>
          </w:rPr>
          <w:delText>,</w:delText>
        </w:r>
        <w:r w:rsidRPr="00AC4B9D" w:rsidDel="00C363DA">
          <w:rPr>
            <w:sz w:val="28"/>
            <w:shd w:val="clear" w:color="auto" w:fill="FFFFFF"/>
          </w:rPr>
          <w:delText>36%</w:delText>
        </w:r>
        <w:r w:rsidDel="00C363DA">
          <w:rPr>
            <w:sz w:val="28"/>
            <w:shd w:val="clear" w:color="auto" w:fill="FFFFFF"/>
          </w:rPr>
          <w:delText xml:space="preserve"> и </w:delText>
        </w:r>
        <w:r w:rsidRPr="00AC4B9D" w:rsidDel="00C363DA">
          <w:rPr>
            <w:sz w:val="28"/>
            <w:shd w:val="clear" w:color="auto" w:fill="FFFFFF"/>
          </w:rPr>
          <w:delText>состави</w:delText>
        </w:r>
        <w:r w:rsidDel="00C363DA">
          <w:rPr>
            <w:sz w:val="28"/>
            <w:shd w:val="clear" w:color="auto" w:fill="FFFFFF"/>
          </w:rPr>
          <w:delText>ло</w:delText>
        </w:r>
        <w:r w:rsidRPr="00AC4B9D" w:rsidDel="00C363DA">
          <w:rPr>
            <w:sz w:val="28"/>
            <w:shd w:val="clear" w:color="auto" w:fill="FFFFFF"/>
          </w:rPr>
          <w:delText xml:space="preserve"> 62</w:delText>
        </w:r>
        <w:r w:rsidDel="00C363DA">
          <w:rPr>
            <w:sz w:val="28"/>
            <w:shd w:val="clear" w:color="auto" w:fill="FFFFFF"/>
          </w:rPr>
          <w:delText> </w:delText>
        </w:r>
        <w:r w:rsidRPr="00AC4B9D" w:rsidDel="00C363DA">
          <w:rPr>
            <w:sz w:val="28"/>
            <w:shd w:val="clear" w:color="auto" w:fill="FFFFFF"/>
          </w:rPr>
          <w:delText>574</w:delText>
        </w:r>
        <w:r w:rsidDel="00C363DA">
          <w:rPr>
            <w:sz w:val="28"/>
            <w:shd w:val="clear" w:color="auto" w:fill="FFFFFF"/>
          </w:rPr>
          <w:delText xml:space="preserve"> </w:delText>
        </w:r>
        <w:r w:rsidRPr="00AC4B9D" w:rsidDel="00C363DA">
          <w:rPr>
            <w:sz w:val="28"/>
            <w:shd w:val="clear" w:color="auto" w:fill="FFFFFF"/>
          </w:rPr>
          <w:delText>380, что указывает на более активное использование сайта</w:delText>
        </w:r>
        <w:r w:rsidR="00FD4C8B" w:rsidDel="00C363DA">
          <w:rPr>
            <w:sz w:val="28"/>
            <w:shd w:val="clear" w:color="auto" w:fill="FFFFFF"/>
          </w:rPr>
          <w:delText xml:space="preserve"> в сезоне 2023/2024 по сравнению с сезоном 2022/2023</w:delText>
        </w:r>
        <w:r w:rsidRPr="00AC4B9D" w:rsidDel="00C363DA">
          <w:rPr>
            <w:sz w:val="28"/>
            <w:shd w:val="clear" w:color="auto" w:fill="FFFFFF"/>
          </w:rPr>
          <w:delText xml:space="preserve">. Несмотря на увеличение количества сессий и пользователей, общее количество просмотров страниц </w:delText>
        </w:r>
        <w:r w:rsidDel="00C363DA">
          <w:rPr>
            <w:sz w:val="28"/>
            <w:shd w:val="clear" w:color="auto" w:fill="FFFFFF"/>
          </w:rPr>
          <w:delText>увеличилось</w:delText>
        </w:r>
        <w:r w:rsidRPr="00AC4B9D" w:rsidDel="00C363DA">
          <w:rPr>
            <w:sz w:val="28"/>
            <w:shd w:val="clear" w:color="auto" w:fill="FFFFFF"/>
          </w:rPr>
          <w:delText xml:space="preserve"> лишь на 1</w:delText>
        </w:r>
        <w:r w:rsidR="00FD4C8B" w:rsidDel="00C363DA">
          <w:rPr>
            <w:sz w:val="28"/>
            <w:shd w:val="clear" w:color="auto" w:fill="FFFFFF"/>
          </w:rPr>
          <w:delText>,</w:delText>
        </w:r>
        <w:r w:rsidRPr="00AC4B9D" w:rsidDel="00C363DA">
          <w:rPr>
            <w:sz w:val="28"/>
            <w:shd w:val="clear" w:color="auto" w:fill="FFFFFF"/>
          </w:rPr>
          <w:delText>89%, составив 142</w:delText>
        </w:r>
        <w:r w:rsidDel="00C363DA">
          <w:rPr>
            <w:sz w:val="28"/>
            <w:shd w:val="clear" w:color="auto" w:fill="FFFFFF"/>
          </w:rPr>
          <w:delText> </w:delText>
        </w:r>
        <w:r w:rsidRPr="00AC4B9D" w:rsidDel="00C363DA">
          <w:rPr>
            <w:sz w:val="28"/>
            <w:shd w:val="clear" w:color="auto" w:fill="FFFFFF"/>
          </w:rPr>
          <w:delText>591</w:delText>
        </w:r>
        <w:r w:rsidDel="00C363DA">
          <w:rPr>
            <w:sz w:val="28"/>
            <w:shd w:val="clear" w:color="auto" w:fill="FFFFFF"/>
          </w:rPr>
          <w:delText xml:space="preserve"> </w:delText>
        </w:r>
        <w:r w:rsidRPr="00AC4B9D" w:rsidDel="00C363DA">
          <w:rPr>
            <w:sz w:val="28"/>
            <w:shd w:val="clear" w:color="auto" w:fill="FFFFFF"/>
          </w:rPr>
          <w:delText>400. Это указывает на снижение среднего количества просмотренных страниц за сессию до 2</w:delText>
        </w:r>
        <w:r w:rsidR="00FD4C8B" w:rsidDel="00C363DA">
          <w:rPr>
            <w:sz w:val="28"/>
            <w:shd w:val="clear" w:color="auto" w:fill="FFFFFF"/>
          </w:rPr>
          <w:delText>,</w:delText>
        </w:r>
        <w:r w:rsidRPr="00AC4B9D" w:rsidDel="00C363DA">
          <w:rPr>
            <w:sz w:val="28"/>
            <w:shd w:val="clear" w:color="auto" w:fill="FFFFFF"/>
          </w:rPr>
          <w:delText>28, что на 28</w:delText>
        </w:r>
        <w:r w:rsidR="00FD4C8B" w:rsidDel="00C363DA">
          <w:rPr>
            <w:sz w:val="28"/>
            <w:shd w:val="clear" w:color="auto" w:fill="FFFFFF"/>
          </w:rPr>
          <w:delText>,</w:delText>
        </w:r>
        <w:r w:rsidRPr="00AC4B9D" w:rsidDel="00C363DA">
          <w:rPr>
            <w:sz w:val="28"/>
            <w:shd w:val="clear" w:color="auto" w:fill="FFFFFF"/>
          </w:rPr>
          <w:delText>3% меньше по сравнению с предыдущим сезоном.</w:delText>
        </w:r>
      </w:del>
    </w:p>
    <w:p w14:paraId="07E2947B" w14:textId="645EE97E" w:rsidR="00AC4B9D" w:rsidRPr="00AC4B9D" w:rsidDel="00C363DA" w:rsidRDefault="00AC4B9D" w:rsidP="001F582D">
      <w:pPr>
        <w:tabs>
          <w:tab w:val="left" w:pos="6420"/>
        </w:tabs>
        <w:spacing w:line="360" w:lineRule="auto"/>
        <w:jc w:val="both"/>
        <w:rPr>
          <w:del w:id="124" w:author="Microsoft Office User" w:date="2025-07-28T03:36:00Z"/>
          <w:sz w:val="28"/>
          <w:shd w:val="clear" w:color="auto" w:fill="FFFFFF"/>
        </w:rPr>
        <w:pPrChange w:id="125" w:author="Microsoft Office User" w:date="2025-07-28T03:39:00Z">
          <w:pPr>
            <w:tabs>
              <w:tab w:val="left" w:pos="6420"/>
            </w:tabs>
            <w:spacing w:line="360" w:lineRule="auto"/>
            <w:ind w:firstLine="709"/>
            <w:jc w:val="both"/>
          </w:pPr>
        </w:pPrChange>
      </w:pPr>
      <w:del w:id="126" w:author="Microsoft Office User" w:date="2025-07-28T03:36:00Z">
        <w:r w:rsidRPr="00AC4B9D" w:rsidDel="00C363DA">
          <w:rPr>
            <w:sz w:val="28"/>
            <w:shd w:val="clear" w:color="auto" w:fill="FFFFFF"/>
          </w:rPr>
          <w:delText>Среднее время, проведенное на сайте, увеличилось на 3</w:delText>
        </w:r>
        <w:r w:rsidR="00FD4C8B" w:rsidDel="00C363DA">
          <w:rPr>
            <w:sz w:val="28"/>
            <w:shd w:val="clear" w:color="auto" w:fill="FFFFFF"/>
          </w:rPr>
          <w:delText>,</w:delText>
        </w:r>
        <w:r w:rsidRPr="00AC4B9D" w:rsidDel="00C363DA">
          <w:rPr>
            <w:sz w:val="28"/>
            <w:shd w:val="clear" w:color="auto" w:fill="FFFFFF"/>
          </w:rPr>
          <w:delText>6%, составив 4 минуты 16 секунд. Количество сессий на пользователя также незначительно возросло на 1</w:delText>
        </w:r>
        <w:r w:rsidR="00FD4C8B" w:rsidDel="00C363DA">
          <w:rPr>
            <w:sz w:val="28"/>
            <w:shd w:val="clear" w:color="auto" w:fill="FFFFFF"/>
          </w:rPr>
          <w:delText>,</w:delText>
        </w:r>
        <w:r w:rsidRPr="00AC4B9D" w:rsidDel="00C363DA">
          <w:rPr>
            <w:sz w:val="28"/>
            <w:shd w:val="clear" w:color="auto" w:fill="FFFFFF"/>
          </w:rPr>
          <w:delText>76%, достигнув 4.72 сессии.</w:delText>
        </w:r>
      </w:del>
    </w:p>
    <w:p w14:paraId="1380B7E4" w14:textId="415702B9" w:rsidR="005101AF" w:rsidDel="00C363DA" w:rsidRDefault="00AC4B9D" w:rsidP="001F582D">
      <w:pPr>
        <w:tabs>
          <w:tab w:val="left" w:pos="6420"/>
        </w:tabs>
        <w:spacing w:line="360" w:lineRule="auto"/>
        <w:jc w:val="both"/>
        <w:rPr>
          <w:ins w:id="127" w:author="Baskaev, Oleg" w:date="2024-07-25T08:59:00Z"/>
          <w:del w:id="128" w:author="Microsoft Office User" w:date="2025-07-28T03:36:00Z"/>
          <w:sz w:val="28"/>
          <w:shd w:val="clear" w:color="auto" w:fill="FFFFFF"/>
        </w:rPr>
        <w:pPrChange w:id="129" w:author="Microsoft Office User" w:date="2025-07-28T03:39:00Z">
          <w:pPr>
            <w:tabs>
              <w:tab w:val="left" w:pos="6420"/>
            </w:tabs>
            <w:spacing w:line="360" w:lineRule="auto"/>
            <w:ind w:firstLine="709"/>
            <w:jc w:val="both"/>
          </w:pPr>
        </w:pPrChange>
      </w:pPr>
      <w:del w:id="130" w:author="Microsoft Office User" w:date="2025-07-28T03:36:00Z">
        <w:r w:rsidRPr="00AC4B9D" w:rsidDel="00C363DA">
          <w:rPr>
            <w:sz w:val="28"/>
            <w:shd w:val="clear" w:color="auto" w:fill="FFFFFF"/>
          </w:rPr>
          <w:delText>Р</w:delText>
        </w:r>
      </w:del>
      <w:ins w:id="131" w:author="Baskaev, Oleg" w:date="2024-07-25T08:58:00Z">
        <w:del w:id="132" w:author="Microsoft Office User" w:date="2025-07-28T03:36:00Z">
          <w:r w:rsidR="005101AF" w:rsidRPr="005101AF" w:rsidDel="00C363DA">
            <w:rPr>
              <w:sz w:val="28"/>
              <w:shd w:val="clear" w:color="auto" w:fill="FFFFFF"/>
            </w:rPr>
            <w:delText xml:space="preserve">Рост ключевых метрик, таких как количество пользователей и сессий, свидетельствует о расширении аудитории и повышении популярности сайта. Однако снижение среднего количества просмотренных страниц может указывать на изменение поведения пользователей, связанное с притоком новой аудитории. </w:delText>
          </w:r>
        </w:del>
      </w:ins>
    </w:p>
    <w:p w14:paraId="62DD8782" w14:textId="1499A18F" w:rsidR="00AC4B9D" w:rsidDel="00C363DA" w:rsidRDefault="005101AF" w:rsidP="001F582D">
      <w:pPr>
        <w:tabs>
          <w:tab w:val="left" w:pos="6420"/>
        </w:tabs>
        <w:spacing w:line="360" w:lineRule="auto"/>
        <w:jc w:val="both"/>
        <w:rPr>
          <w:del w:id="133" w:author="Microsoft Office User" w:date="2025-07-28T03:36:00Z"/>
          <w:sz w:val="28"/>
          <w:shd w:val="clear" w:color="auto" w:fill="FFFFFF"/>
        </w:rPr>
        <w:pPrChange w:id="134" w:author="Microsoft Office User" w:date="2025-07-28T03:39:00Z">
          <w:pPr>
            <w:tabs>
              <w:tab w:val="left" w:pos="6420"/>
            </w:tabs>
            <w:spacing w:line="360" w:lineRule="auto"/>
            <w:ind w:firstLine="709"/>
            <w:jc w:val="both"/>
          </w:pPr>
        </w:pPrChange>
      </w:pPr>
      <w:ins w:id="135" w:author="Baskaev, Oleg" w:date="2024-07-25T08:58:00Z">
        <w:del w:id="136" w:author="Microsoft Office User" w:date="2025-07-28T03:36:00Z">
          <w:r w:rsidRPr="005101AF" w:rsidDel="00C363DA">
            <w:rPr>
              <w:sz w:val="28"/>
              <w:shd w:val="clear" w:color="auto" w:fill="FFFFFF"/>
            </w:rPr>
            <w:delText>В рамках стратегии развития Лиги уделялось большое внимание запуску широкоохватных проектов и поисковому продвижению. Это привлекло большое количество новых пользователей, но пока их уровень вовлеченности не такой глубокий. Необходимо разработать механизмы по удержанию и вовлечению этой новой аудитории, чтобы поддерживать их интерес на высоком уровне.</w:delText>
          </w:r>
        </w:del>
      </w:ins>
      <w:del w:id="137" w:author="Microsoft Office User" w:date="2025-07-28T03:36:00Z">
        <w:r w:rsidR="00AC4B9D" w:rsidRPr="00AC4B9D" w:rsidDel="00C363DA">
          <w:rPr>
            <w:sz w:val="28"/>
            <w:shd w:val="clear" w:color="auto" w:fill="FFFFFF"/>
          </w:rPr>
          <w:delText>ост ключевых метрик, таких как количество пользователей и сессий, свидетельствует о расширении аудитории и повышении популярности сайта. Однако снижение среднего количества просмотренных страниц может указывать на изменение поведения пользователей</w:delText>
        </w:r>
        <w:r w:rsidR="00B46862" w:rsidDel="00C363DA">
          <w:rPr>
            <w:sz w:val="28"/>
            <w:shd w:val="clear" w:color="auto" w:fill="FFFFFF"/>
          </w:rPr>
          <w:delText>, в первую очередь тех, которые пришли из поисковых систем. Они получают релевантный запросу ответ на странице</w:delText>
        </w:r>
        <w:r w:rsidR="00AC4B9D" w:rsidRPr="00AC4B9D" w:rsidDel="00C363DA">
          <w:rPr>
            <w:sz w:val="28"/>
            <w:shd w:val="clear" w:color="auto" w:fill="FFFFFF"/>
          </w:rPr>
          <w:delText xml:space="preserve"> </w:delText>
        </w:r>
        <w:r w:rsidR="00B46862" w:rsidDel="00C363DA">
          <w:rPr>
            <w:sz w:val="28"/>
            <w:shd w:val="clear" w:color="auto" w:fill="FFFFFF"/>
          </w:rPr>
          <w:delText>сайта и сразу же закрывают его. Н</w:delText>
        </w:r>
        <w:r w:rsidR="00AC4B9D" w:rsidRPr="00AC4B9D" w:rsidDel="00C363DA">
          <w:rPr>
            <w:sz w:val="28"/>
            <w:shd w:val="clear" w:color="auto" w:fill="FFFFFF"/>
          </w:rPr>
          <w:delText xml:space="preserve">еобходимо </w:delText>
        </w:r>
        <w:r w:rsidR="00B46862" w:rsidDel="00C363DA">
          <w:rPr>
            <w:sz w:val="28"/>
            <w:shd w:val="clear" w:color="auto" w:fill="FFFFFF"/>
          </w:rPr>
          <w:delText>продумать механики по удержанию таких пользователей</w:delText>
        </w:r>
        <w:r w:rsidR="005555F0" w:rsidRPr="005555F0" w:rsidDel="00C363DA">
          <w:rPr>
            <w:sz w:val="28"/>
            <w:shd w:val="clear" w:color="auto" w:fill="FFFFFF"/>
          </w:rPr>
          <w:delText xml:space="preserve"> </w:delText>
        </w:r>
        <w:r w:rsidR="005555F0" w:rsidDel="00C363DA">
          <w:rPr>
            <w:sz w:val="28"/>
            <w:shd w:val="clear" w:color="auto" w:fill="FFFFFF"/>
          </w:rPr>
          <w:delText>–</w:delText>
        </w:r>
        <w:r w:rsidR="005555F0" w:rsidRPr="005555F0" w:rsidDel="00C363DA">
          <w:rPr>
            <w:sz w:val="28"/>
            <w:shd w:val="clear" w:color="auto" w:fill="FFFFFF"/>
          </w:rPr>
          <w:delText xml:space="preserve"> </w:delText>
        </w:r>
        <w:r w:rsidR="005555F0" w:rsidDel="00C363DA">
          <w:rPr>
            <w:sz w:val="28"/>
            <w:shd w:val="clear" w:color="auto" w:fill="FFFFFF"/>
          </w:rPr>
          <w:delText>н</w:delText>
        </w:r>
        <w:r w:rsidR="00B46862" w:rsidDel="00C363DA">
          <w:rPr>
            <w:sz w:val="28"/>
            <w:shd w:val="clear" w:color="auto" w:fill="FFFFFF"/>
          </w:rPr>
          <w:delText>апример,</w:delText>
        </w:r>
        <w:r w:rsidR="00AC4B9D" w:rsidRPr="00AC4B9D" w:rsidDel="00C363DA">
          <w:rPr>
            <w:sz w:val="28"/>
            <w:shd w:val="clear" w:color="auto" w:fill="FFFFFF"/>
          </w:rPr>
          <w:delText xml:space="preserve"> </w:delText>
        </w:r>
        <w:r w:rsidR="00AC4B9D" w:rsidDel="00C363DA">
          <w:rPr>
            <w:sz w:val="28"/>
            <w:shd w:val="clear" w:color="auto" w:fill="FFFFFF"/>
          </w:rPr>
          <w:delText>созда</w:delText>
        </w:r>
        <w:r w:rsidR="00B46862" w:rsidDel="00C363DA">
          <w:rPr>
            <w:sz w:val="28"/>
            <w:shd w:val="clear" w:color="auto" w:fill="FFFFFF"/>
          </w:rPr>
          <w:delText>вать</w:delText>
        </w:r>
        <w:r w:rsidR="00AC4B9D" w:rsidDel="00C363DA">
          <w:rPr>
            <w:sz w:val="28"/>
            <w:shd w:val="clear" w:color="auto" w:fill="FFFFFF"/>
          </w:rPr>
          <w:delText xml:space="preserve"> вовлекающ</w:delText>
        </w:r>
        <w:r w:rsidR="00B46862" w:rsidDel="00C363DA">
          <w:rPr>
            <w:sz w:val="28"/>
            <w:shd w:val="clear" w:color="auto" w:fill="FFFFFF"/>
          </w:rPr>
          <w:delText>ий</w:delText>
        </w:r>
        <w:r w:rsidR="00AC4B9D" w:rsidDel="00C363DA">
          <w:rPr>
            <w:sz w:val="28"/>
            <w:shd w:val="clear" w:color="auto" w:fill="FFFFFF"/>
          </w:rPr>
          <w:delText xml:space="preserve"> </w:delText>
        </w:r>
        <w:r w:rsidR="00AC4B9D" w:rsidRPr="00AC4B9D" w:rsidDel="00C363DA">
          <w:rPr>
            <w:sz w:val="28"/>
            <w:shd w:val="clear" w:color="auto" w:fill="FFFFFF"/>
          </w:rPr>
          <w:delText>контент на сайте для поддержания интереса аудитории на высоком уровне.</w:delText>
        </w:r>
      </w:del>
    </w:p>
    <w:p w14:paraId="5D21C16F" w14:textId="434D37A0" w:rsidR="00AC4B9D" w:rsidRDefault="00AC4B9D" w:rsidP="001F582D">
      <w:pPr>
        <w:tabs>
          <w:tab w:val="left" w:pos="6420"/>
        </w:tabs>
        <w:spacing w:line="360" w:lineRule="auto"/>
        <w:jc w:val="both"/>
        <w:rPr>
          <w:sz w:val="28"/>
          <w:shd w:val="clear" w:color="auto" w:fill="FFFFFF"/>
        </w:rPr>
        <w:pPrChange w:id="138" w:author="Microsoft Office User" w:date="2025-07-28T03:39:00Z">
          <w:pPr>
            <w:tabs>
              <w:tab w:val="left" w:pos="6420"/>
            </w:tabs>
            <w:spacing w:line="360" w:lineRule="auto"/>
            <w:ind w:firstLine="709"/>
            <w:jc w:val="both"/>
          </w:pPr>
        </w:pPrChange>
      </w:pPr>
    </w:p>
    <w:p w14:paraId="2D0A7DC1" w14:textId="138A78C2" w:rsidR="00C03366" w:rsidRDefault="00C03366" w:rsidP="00621B13">
      <w:pPr>
        <w:tabs>
          <w:tab w:val="left" w:pos="6420"/>
        </w:tabs>
        <w:jc w:val="center"/>
        <w:rPr>
          <w:b/>
          <w:sz w:val="28"/>
          <w:shd w:val="clear" w:color="auto" w:fill="FFFFFF"/>
        </w:rPr>
      </w:pPr>
      <w:r>
        <w:rPr>
          <w:b/>
          <w:sz w:val="28"/>
          <w:shd w:val="clear" w:color="auto" w:fill="FFFFFF"/>
        </w:rPr>
        <w:t>С</w:t>
      </w:r>
      <w:r w:rsidRPr="003F2C4F">
        <w:rPr>
          <w:b/>
          <w:sz w:val="28"/>
          <w:shd w:val="clear" w:color="auto" w:fill="FFFFFF"/>
        </w:rPr>
        <w:t xml:space="preserve">овокупные показатели </w:t>
      </w:r>
      <w:r w:rsidR="006507FE">
        <w:rPr>
          <w:b/>
          <w:sz w:val="28"/>
          <w:shd w:val="clear" w:color="auto" w:fill="FFFFFF"/>
        </w:rPr>
        <w:t>интернет-сайтов</w:t>
      </w:r>
      <w:r w:rsidRPr="003F2C4F">
        <w:rPr>
          <w:b/>
          <w:sz w:val="28"/>
          <w:shd w:val="clear" w:color="auto" w:fill="FFFFFF"/>
        </w:rPr>
        <w:t xml:space="preserve"> КХЛ</w:t>
      </w:r>
    </w:p>
    <w:p w14:paraId="47CEA1AA" w14:textId="77777777" w:rsidR="00C03366" w:rsidRPr="003F2C4F" w:rsidRDefault="00C03366" w:rsidP="00C03366">
      <w:pPr>
        <w:tabs>
          <w:tab w:val="left" w:pos="6420"/>
        </w:tabs>
        <w:jc w:val="center"/>
        <w:rPr>
          <w:b/>
          <w:sz w:val="28"/>
          <w:shd w:val="clear" w:color="auto" w:fill="FFFFFF"/>
        </w:rPr>
      </w:pPr>
    </w:p>
    <w:tbl>
      <w:tblPr>
        <w:tblW w:w="10802" w:type="dxa"/>
        <w:tblInd w:w="-714" w:type="dxa"/>
        <w:tblLayout w:type="fixed"/>
        <w:tblLook w:val="04A0" w:firstRow="1" w:lastRow="0" w:firstColumn="1" w:lastColumn="0" w:noHBand="0" w:noVBand="1"/>
        <w:tblPrChange w:id="139" w:author="Microsoft Office User" w:date="2025-07-28T03:41:00Z">
          <w:tblPr>
            <w:tblW w:w="10802" w:type="dxa"/>
            <w:tblInd w:w="-572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1843"/>
        <w:gridCol w:w="1701"/>
        <w:gridCol w:w="1276"/>
        <w:gridCol w:w="1417"/>
        <w:gridCol w:w="1701"/>
        <w:gridCol w:w="1621"/>
        <w:gridCol w:w="1243"/>
        <w:tblGridChange w:id="140">
          <w:tblGrid>
            <w:gridCol w:w="1843"/>
            <w:gridCol w:w="1701"/>
            <w:gridCol w:w="1276"/>
            <w:gridCol w:w="1417"/>
            <w:gridCol w:w="1701"/>
            <w:gridCol w:w="1621"/>
            <w:gridCol w:w="1243"/>
          </w:tblGrid>
        </w:tblGridChange>
      </w:tblGrid>
      <w:tr w:rsidR="001F582D" w:rsidRPr="004E2AA4" w14:paraId="44B91206" w14:textId="77777777" w:rsidTr="001F582D">
        <w:trPr>
          <w:trHeight w:val="1380"/>
          <w:trPrChange w:id="141" w:author="Microsoft Office User" w:date="2025-07-28T03:41:00Z">
            <w:trPr>
              <w:trHeight w:val="1380"/>
            </w:trPr>
          </w:trPrChange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42" w:author="Microsoft Office User" w:date="2025-07-28T03:41:00Z">
              <w:tcPr>
                <w:tcW w:w="184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74869156" w14:textId="77777777" w:rsidR="00AC4B9D" w:rsidRPr="001F582D" w:rsidRDefault="00AC4B9D">
            <w:pPr>
              <w:jc w:val="both"/>
              <w:rPr>
                <w:color w:val="000000"/>
                <w:sz w:val="22"/>
                <w:szCs w:val="22"/>
              </w:rPr>
            </w:pPr>
            <w:r w:rsidRPr="001F582D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43" w:author="Microsoft Office User" w:date="2025-07-28T03:41:00Z">
              <w:tcPr>
                <w:tcW w:w="170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69829623" w14:textId="77777777" w:rsidR="00AC4B9D" w:rsidRPr="001F582D" w:rsidRDefault="00AC4B9D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1F582D">
              <w:rPr>
                <w:b/>
                <w:bCs/>
                <w:sz w:val="22"/>
                <w:szCs w:val="22"/>
              </w:rPr>
              <w:t>Пользователи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44" w:author="Microsoft Office User" w:date="2025-07-28T03:41:00Z">
              <w:tcPr>
                <w:tcW w:w="1276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51C6AD55" w14:textId="77777777" w:rsidR="00AC4B9D" w:rsidRPr="001F582D" w:rsidRDefault="00AC4B9D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1F582D">
              <w:rPr>
                <w:b/>
                <w:bCs/>
                <w:sz w:val="22"/>
                <w:szCs w:val="22"/>
              </w:rPr>
              <w:t>Сессии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45" w:author="Microsoft Office User" w:date="2025-07-28T03:41:00Z">
              <w:tcPr>
                <w:tcW w:w="1417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4DF46FF1" w14:textId="77777777" w:rsidR="00AC4B9D" w:rsidRPr="001F582D" w:rsidRDefault="00AC4B9D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1F582D">
              <w:rPr>
                <w:b/>
                <w:bCs/>
                <w:sz w:val="22"/>
                <w:szCs w:val="22"/>
              </w:rPr>
              <w:t>Просмотры страницы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46" w:author="Microsoft Office User" w:date="2025-07-28T03:41:00Z">
              <w:tcPr>
                <w:tcW w:w="170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35775721" w14:textId="77777777" w:rsidR="00AC4B9D" w:rsidRPr="001F582D" w:rsidRDefault="00AC4B9D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1F582D">
              <w:rPr>
                <w:b/>
                <w:bCs/>
                <w:sz w:val="22"/>
                <w:szCs w:val="22"/>
              </w:rPr>
              <w:t>Среднее время на сайте</w:t>
            </w: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47" w:author="Microsoft Office User" w:date="2025-07-28T03:41:00Z">
              <w:tcPr>
                <w:tcW w:w="162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3E565A04" w14:textId="77777777" w:rsidR="00AC4B9D" w:rsidRPr="001F582D" w:rsidRDefault="00AC4B9D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1F582D">
              <w:rPr>
                <w:b/>
                <w:bCs/>
                <w:sz w:val="22"/>
                <w:szCs w:val="22"/>
              </w:rPr>
              <w:t>Среднее количество просмотренных страниц</w:t>
            </w: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48" w:author="Microsoft Office User" w:date="2025-07-28T03:41:00Z">
              <w:tcPr>
                <w:tcW w:w="1243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11C81ACE" w14:textId="77777777" w:rsidR="00AC4B9D" w:rsidRPr="001F582D" w:rsidRDefault="00AC4B9D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1F582D">
              <w:rPr>
                <w:b/>
                <w:bCs/>
                <w:sz w:val="22"/>
                <w:szCs w:val="22"/>
              </w:rPr>
              <w:t>Сессии на пользователя</w:t>
            </w:r>
          </w:p>
        </w:tc>
      </w:tr>
      <w:tr w:rsidR="001F582D" w:rsidRPr="004E2AA4" w14:paraId="62E3171B" w14:textId="77777777" w:rsidTr="001F582D">
        <w:trPr>
          <w:trHeight w:val="552"/>
          <w:trPrChange w:id="149" w:author="Microsoft Office User" w:date="2025-07-28T03:41:00Z">
            <w:trPr>
              <w:trHeight w:val="552"/>
            </w:trPr>
          </w:trPrChange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50" w:author="Microsoft Office User" w:date="2025-07-28T03:41:00Z">
              <w:tcPr>
                <w:tcW w:w="1843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0AF54B12" w14:textId="6EBDC1F0" w:rsidR="001F582D" w:rsidRPr="001F582D" w:rsidRDefault="001F582D" w:rsidP="001F582D">
            <w:pPr>
              <w:jc w:val="both"/>
              <w:rPr>
                <w:color w:val="000000"/>
                <w:sz w:val="22"/>
                <w:szCs w:val="22"/>
              </w:rPr>
            </w:pPr>
            <w:ins w:id="151" w:author="Microsoft Office User" w:date="2025-07-28T03:39:00Z">
              <w:r w:rsidRPr="001F582D">
                <w:rPr>
                  <w:color w:val="000000"/>
                  <w:sz w:val="22"/>
                  <w:szCs w:val="22"/>
                </w:rPr>
                <w:t>Сезон 2023/2024</w:t>
              </w:r>
            </w:ins>
            <w:del w:id="152" w:author="Microsoft Office User" w:date="2025-07-28T03:39:00Z">
              <w:r w:rsidRPr="001F582D" w:rsidDel="001F0C7C">
                <w:rPr>
                  <w:sz w:val="22"/>
                  <w:szCs w:val="22"/>
                </w:rPr>
                <w:delText>Сезон 2022/2023</w:delText>
              </w:r>
            </w:del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53" w:author="Microsoft Office User" w:date="2025-07-28T03:41:00Z">
              <w:tcPr>
                <w:tcW w:w="170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7F4DB1AD" w14:textId="682AB624" w:rsidR="001F582D" w:rsidRPr="001F582D" w:rsidRDefault="001F582D" w:rsidP="001F582D">
            <w:pPr>
              <w:jc w:val="both"/>
              <w:rPr>
                <w:color w:val="000000"/>
                <w:sz w:val="22"/>
                <w:szCs w:val="22"/>
              </w:rPr>
            </w:pPr>
            <w:ins w:id="154" w:author="Microsoft Office User" w:date="2025-07-28T03:39:00Z">
              <w:r w:rsidRPr="001F582D">
                <w:rPr>
                  <w:color w:val="000000"/>
                  <w:sz w:val="22"/>
                  <w:szCs w:val="22"/>
                </w:rPr>
                <w:t>13 252 445</w:t>
              </w:r>
            </w:ins>
            <w:del w:id="155" w:author="Microsoft Office User" w:date="2025-07-28T03:39:00Z">
              <w:r w:rsidRPr="001F582D" w:rsidDel="001F0C7C">
                <w:rPr>
                  <w:sz w:val="22"/>
                  <w:szCs w:val="22"/>
                </w:rPr>
                <w:delText>9 480 757</w:delText>
              </w:r>
            </w:del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56" w:author="Microsoft Office User" w:date="2025-07-28T03:41:00Z">
              <w:tcPr>
                <w:tcW w:w="127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62A62644" w14:textId="442D3B0C" w:rsidR="001F582D" w:rsidRPr="001F582D" w:rsidRDefault="001F582D" w:rsidP="001F582D">
            <w:pPr>
              <w:jc w:val="both"/>
              <w:rPr>
                <w:color w:val="000000"/>
                <w:sz w:val="22"/>
                <w:szCs w:val="22"/>
              </w:rPr>
            </w:pPr>
            <w:ins w:id="157" w:author="Microsoft Office User" w:date="2025-07-28T03:39:00Z">
              <w:r w:rsidRPr="001F582D">
                <w:rPr>
                  <w:color w:val="000000"/>
                  <w:sz w:val="22"/>
                  <w:szCs w:val="22"/>
                </w:rPr>
                <w:t>62 574 382</w:t>
              </w:r>
            </w:ins>
            <w:del w:id="158" w:author="Microsoft Office User" w:date="2025-07-28T03:39:00Z">
              <w:r w:rsidRPr="001F582D" w:rsidDel="001F0C7C">
                <w:rPr>
                  <w:sz w:val="22"/>
                  <w:szCs w:val="22"/>
                </w:rPr>
                <w:delText>43 956 152</w:delText>
              </w:r>
            </w:del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59" w:author="Microsoft Office User" w:date="2025-07-28T03:41:00Z">
              <w:tcPr>
                <w:tcW w:w="141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1B16F89D" w14:textId="0F649CF3" w:rsidR="001F582D" w:rsidRPr="001F582D" w:rsidRDefault="001F582D" w:rsidP="001F582D">
            <w:pPr>
              <w:jc w:val="both"/>
              <w:rPr>
                <w:color w:val="000000"/>
                <w:sz w:val="22"/>
                <w:szCs w:val="22"/>
              </w:rPr>
            </w:pPr>
            <w:ins w:id="160" w:author="Microsoft Office User" w:date="2025-07-28T03:39:00Z">
              <w:r w:rsidRPr="001F582D">
                <w:rPr>
                  <w:color w:val="000000"/>
                  <w:sz w:val="22"/>
                  <w:szCs w:val="22"/>
                </w:rPr>
                <w:t>142 591 361</w:t>
              </w:r>
            </w:ins>
            <w:del w:id="161" w:author="Microsoft Office User" w:date="2025-07-28T03:39:00Z">
              <w:r w:rsidRPr="001F582D" w:rsidDel="001F0C7C">
                <w:rPr>
                  <w:sz w:val="22"/>
                  <w:szCs w:val="22"/>
                </w:rPr>
                <w:delText>139 943 000</w:delText>
              </w:r>
            </w:del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62" w:author="Microsoft Office User" w:date="2025-07-28T03:41:00Z">
              <w:tcPr>
                <w:tcW w:w="170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5B4C66D1" w14:textId="088516C3" w:rsidR="001F582D" w:rsidRPr="001F582D" w:rsidRDefault="001F582D" w:rsidP="001F582D">
            <w:pPr>
              <w:jc w:val="both"/>
              <w:rPr>
                <w:color w:val="000000"/>
                <w:sz w:val="22"/>
                <w:szCs w:val="22"/>
              </w:rPr>
            </w:pPr>
            <w:ins w:id="163" w:author="Microsoft Office User" w:date="2025-07-28T03:39:00Z">
              <w:r w:rsidRPr="001F582D">
                <w:rPr>
                  <w:color w:val="000000"/>
                  <w:sz w:val="22"/>
                  <w:szCs w:val="22"/>
                </w:rPr>
                <w:t>00:04:16</w:t>
              </w:r>
            </w:ins>
            <w:del w:id="164" w:author="Microsoft Office User" w:date="2025-07-28T03:39:00Z">
              <w:r w:rsidRPr="001F582D" w:rsidDel="001F0C7C">
                <w:rPr>
                  <w:sz w:val="22"/>
                  <w:szCs w:val="22"/>
                </w:rPr>
                <w:delText>00:04:07</w:delText>
              </w:r>
            </w:del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65" w:author="Microsoft Office User" w:date="2025-07-28T03:41:00Z">
              <w:tcPr>
                <w:tcW w:w="162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1D113A38" w14:textId="0E15173B" w:rsidR="001F582D" w:rsidRPr="001F582D" w:rsidRDefault="001F582D" w:rsidP="001F582D">
            <w:pPr>
              <w:jc w:val="both"/>
              <w:rPr>
                <w:color w:val="000000"/>
                <w:sz w:val="22"/>
                <w:szCs w:val="22"/>
              </w:rPr>
            </w:pPr>
            <w:ins w:id="166" w:author="Microsoft Office User" w:date="2025-07-28T03:39:00Z">
              <w:r w:rsidRPr="001F582D">
                <w:rPr>
                  <w:color w:val="000000"/>
                  <w:sz w:val="22"/>
                  <w:szCs w:val="22"/>
                </w:rPr>
                <w:t>2,28</w:t>
              </w:r>
            </w:ins>
            <w:del w:id="167" w:author="Microsoft Office User" w:date="2025-07-28T03:39:00Z">
              <w:r w:rsidRPr="001F582D" w:rsidDel="001F0C7C">
                <w:rPr>
                  <w:sz w:val="22"/>
                  <w:szCs w:val="22"/>
                </w:rPr>
                <w:delText>3,18</w:delText>
              </w:r>
            </w:del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68" w:author="Microsoft Office User" w:date="2025-07-28T03:41:00Z">
              <w:tcPr>
                <w:tcW w:w="124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38F3251A" w14:textId="6E98A6D9" w:rsidR="001F582D" w:rsidRPr="001F582D" w:rsidRDefault="001F582D" w:rsidP="001F582D">
            <w:pPr>
              <w:jc w:val="both"/>
              <w:rPr>
                <w:color w:val="000000"/>
                <w:sz w:val="22"/>
                <w:szCs w:val="22"/>
              </w:rPr>
            </w:pPr>
            <w:ins w:id="169" w:author="Microsoft Office User" w:date="2025-07-28T03:39:00Z">
              <w:r w:rsidRPr="001F582D">
                <w:rPr>
                  <w:color w:val="000000"/>
                  <w:sz w:val="22"/>
                  <w:szCs w:val="22"/>
                </w:rPr>
                <w:t>4,72</w:t>
              </w:r>
            </w:ins>
            <w:del w:id="170" w:author="Microsoft Office User" w:date="2025-07-28T03:39:00Z">
              <w:r w:rsidRPr="001F582D" w:rsidDel="001F0C7C">
                <w:rPr>
                  <w:sz w:val="22"/>
                  <w:szCs w:val="22"/>
                </w:rPr>
                <w:delText>4,64</w:delText>
              </w:r>
            </w:del>
          </w:p>
        </w:tc>
      </w:tr>
      <w:tr w:rsidR="001F582D" w:rsidRPr="004E2AA4" w14:paraId="761D1E43" w14:textId="77777777" w:rsidTr="001F582D">
        <w:trPr>
          <w:trHeight w:val="552"/>
          <w:trPrChange w:id="171" w:author="Microsoft Office User" w:date="2025-07-28T03:41:00Z">
            <w:trPr>
              <w:trHeight w:val="552"/>
            </w:trPr>
          </w:trPrChange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72" w:author="Microsoft Office User" w:date="2025-07-28T03:41:00Z">
              <w:tcPr>
                <w:tcW w:w="1843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3CFA5DA5" w14:textId="1C8A6B5E" w:rsidR="001F582D" w:rsidRPr="001F582D" w:rsidRDefault="001F582D" w:rsidP="001F582D">
            <w:pPr>
              <w:jc w:val="both"/>
              <w:rPr>
                <w:color w:val="000000"/>
                <w:sz w:val="22"/>
                <w:szCs w:val="22"/>
              </w:rPr>
            </w:pPr>
            <w:ins w:id="173" w:author="Microsoft Office User" w:date="2025-07-28T03:39:00Z">
              <w:r w:rsidRPr="001F582D">
                <w:rPr>
                  <w:color w:val="000000"/>
                  <w:sz w:val="22"/>
                  <w:szCs w:val="22"/>
                </w:rPr>
                <w:t>Сезон 2024/2025</w:t>
              </w:r>
            </w:ins>
            <w:del w:id="174" w:author="Microsoft Office User" w:date="2025-07-28T03:39:00Z">
              <w:r w:rsidRPr="001F582D" w:rsidDel="001F0C7C">
                <w:rPr>
                  <w:color w:val="000000"/>
                  <w:sz w:val="22"/>
                  <w:szCs w:val="22"/>
                </w:rPr>
                <w:delText>Сезон 2023/2024</w:delText>
              </w:r>
            </w:del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75" w:author="Microsoft Office User" w:date="2025-07-28T03:41:00Z">
              <w:tcPr>
                <w:tcW w:w="170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6BE75FED" w14:textId="5DB044CB" w:rsidR="001F582D" w:rsidRPr="001F582D" w:rsidRDefault="001F582D" w:rsidP="001F582D">
            <w:pPr>
              <w:jc w:val="both"/>
              <w:rPr>
                <w:color w:val="000000"/>
                <w:sz w:val="22"/>
                <w:szCs w:val="22"/>
              </w:rPr>
            </w:pPr>
            <w:ins w:id="176" w:author="Microsoft Office User" w:date="2025-07-28T03:39:00Z">
              <w:r w:rsidRPr="001F582D">
                <w:rPr>
                  <w:color w:val="000000"/>
                  <w:sz w:val="22"/>
                  <w:szCs w:val="22"/>
                </w:rPr>
                <w:t>18 446 292</w:t>
              </w:r>
            </w:ins>
            <w:del w:id="177" w:author="Microsoft Office User" w:date="2025-07-28T03:39:00Z">
              <w:r w:rsidRPr="001F582D" w:rsidDel="001F0C7C">
                <w:rPr>
                  <w:color w:val="000000"/>
                  <w:sz w:val="22"/>
                  <w:szCs w:val="22"/>
                </w:rPr>
                <w:delText>13 252 445</w:delText>
              </w:r>
            </w:del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78" w:author="Microsoft Office User" w:date="2025-07-28T03:41:00Z">
              <w:tcPr>
                <w:tcW w:w="127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2657F0E6" w14:textId="56BADE3F" w:rsidR="001F582D" w:rsidRPr="001F582D" w:rsidRDefault="001F582D" w:rsidP="001F582D">
            <w:pPr>
              <w:jc w:val="both"/>
              <w:rPr>
                <w:color w:val="000000"/>
                <w:sz w:val="22"/>
                <w:szCs w:val="22"/>
              </w:rPr>
            </w:pPr>
            <w:ins w:id="179" w:author="Microsoft Office User" w:date="2025-07-28T03:39:00Z">
              <w:r w:rsidRPr="001F582D">
                <w:rPr>
                  <w:color w:val="000000"/>
                  <w:sz w:val="22"/>
                  <w:szCs w:val="22"/>
                </w:rPr>
                <w:t>80 590 646</w:t>
              </w:r>
            </w:ins>
            <w:del w:id="180" w:author="Microsoft Office User" w:date="2025-07-28T03:39:00Z">
              <w:r w:rsidRPr="001F582D" w:rsidDel="001F0C7C">
                <w:rPr>
                  <w:color w:val="000000"/>
                  <w:sz w:val="22"/>
                  <w:szCs w:val="22"/>
                </w:rPr>
                <w:delText>62 574 382</w:delText>
              </w:r>
            </w:del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81" w:author="Microsoft Office User" w:date="2025-07-28T03:41:00Z">
              <w:tcPr>
                <w:tcW w:w="141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16C16D51" w14:textId="71C4E246" w:rsidR="001F582D" w:rsidRPr="001F582D" w:rsidRDefault="001F582D" w:rsidP="001F582D">
            <w:pPr>
              <w:jc w:val="both"/>
              <w:rPr>
                <w:color w:val="000000"/>
                <w:sz w:val="22"/>
                <w:szCs w:val="22"/>
              </w:rPr>
            </w:pPr>
            <w:ins w:id="182" w:author="Microsoft Office User" w:date="2025-07-28T03:39:00Z">
              <w:r w:rsidRPr="001F582D">
                <w:rPr>
                  <w:color w:val="000000"/>
                  <w:sz w:val="22"/>
                  <w:szCs w:val="22"/>
                </w:rPr>
                <w:t>180 124 076</w:t>
              </w:r>
            </w:ins>
            <w:del w:id="183" w:author="Microsoft Office User" w:date="2025-07-28T03:39:00Z">
              <w:r w:rsidRPr="001F582D" w:rsidDel="001F0C7C">
                <w:rPr>
                  <w:color w:val="000000"/>
                  <w:sz w:val="22"/>
                  <w:szCs w:val="22"/>
                </w:rPr>
                <w:delText>142 591 361</w:delText>
              </w:r>
            </w:del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84" w:author="Microsoft Office User" w:date="2025-07-28T03:41:00Z">
              <w:tcPr>
                <w:tcW w:w="170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158B7407" w14:textId="3ACABDB0" w:rsidR="001F582D" w:rsidRPr="001F582D" w:rsidRDefault="001F582D" w:rsidP="001F582D">
            <w:pPr>
              <w:jc w:val="both"/>
              <w:rPr>
                <w:color w:val="000000"/>
                <w:sz w:val="22"/>
                <w:szCs w:val="22"/>
              </w:rPr>
            </w:pPr>
            <w:ins w:id="185" w:author="Microsoft Office User" w:date="2025-07-28T03:39:00Z">
              <w:r w:rsidRPr="001F582D">
                <w:rPr>
                  <w:color w:val="000000"/>
                  <w:sz w:val="22"/>
                  <w:szCs w:val="22"/>
                </w:rPr>
                <w:t>00:04:15</w:t>
              </w:r>
            </w:ins>
            <w:del w:id="186" w:author="Microsoft Office User" w:date="2025-07-28T03:39:00Z">
              <w:r w:rsidRPr="001F582D" w:rsidDel="001F0C7C">
                <w:rPr>
                  <w:color w:val="000000"/>
                  <w:sz w:val="22"/>
                  <w:szCs w:val="22"/>
                </w:rPr>
                <w:delText>00:04:16</w:delText>
              </w:r>
            </w:del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87" w:author="Microsoft Office User" w:date="2025-07-28T03:41:00Z">
              <w:tcPr>
                <w:tcW w:w="162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21EEDB7B" w14:textId="21FFBBD7" w:rsidR="001F582D" w:rsidRPr="001F582D" w:rsidRDefault="001F582D" w:rsidP="001F582D">
            <w:pPr>
              <w:jc w:val="both"/>
              <w:rPr>
                <w:color w:val="000000"/>
                <w:sz w:val="22"/>
                <w:szCs w:val="22"/>
              </w:rPr>
            </w:pPr>
            <w:ins w:id="188" w:author="Microsoft Office User" w:date="2025-07-28T03:39:00Z">
              <w:r w:rsidRPr="001F582D">
                <w:rPr>
                  <w:color w:val="000000"/>
                  <w:sz w:val="22"/>
                  <w:szCs w:val="22"/>
                </w:rPr>
                <w:t>2,24</w:t>
              </w:r>
            </w:ins>
            <w:del w:id="189" w:author="Microsoft Office User" w:date="2025-07-28T03:39:00Z">
              <w:r w:rsidRPr="001F582D" w:rsidDel="001F0C7C">
                <w:rPr>
                  <w:color w:val="000000"/>
                  <w:sz w:val="22"/>
                  <w:szCs w:val="22"/>
                </w:rPr>
                <w:delText>2,28</w:delText>
              </w:r>
            </w:del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90" w:author="Microsoft Office User" w:date="2025-07-28T03:41:00Z">
              <w:tcPr>
                <w:tcW w:w="124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6366B43B" w14:textId="2DCCC2A6" w:rsidR="001F582D" w:rsidRPr="001F582D" w:rsidRDefault="001F582D" w:rsidP="001F582D">
            <w:pPr>
              <w:jc w:val="both"/>
              <w:rPr>
                <w:color w:val="000000"/>
                <w:sz w:val="22"/>
                <w:szCs w:val="22"/>
              </w:rPr>
            </w:pPr>
            <w:ins w:id="191" w:author="Microsoft Office User" w:date="2025-07-28T03:39:00Z">
              <w:r w:rsidRPr="001F582D">
                <w:rPr>
                  <w:color w:val="000000"/>
                  <w:sz w:val="22"/>
                  <w:szCs w:val="22"/>
                </w:rPr>
                <w:t>4,37</w:t>
              </w:r>
            </w:ins>
            <w:del w:id="192" w:author="Microsoft Office User" w:date="2025-07-28T03:39:00Z">
              <w:r w:rsidRPr="001F582D" w:rsidDel="001F0C7C">
                <w:rPr>
                  <w:color w:val="000000"/>
                  <w:sz w:val="22"/>
                  <w:szCs w:val="22"/>
                </w:rPr>
                <w:delText>4,72</w:delText>
              </w:r>
            </w:del>
          </w:p>
        </w:tc>
      </w:tr>
      <w:tr w:rsidR="001F582D" w:rsidRPr="004E2AA4" w14:paraId="0E951C3D" w14:textId="77777777" w:rsidTr="001F582D">
        <w:trPr>
          <w:trHeight w:val="552"/>
          <w:trPrChange w:id="193" w:author="Microsoft Office User" w:date="2025-07-28T03:41:00Z">
            <w:trPr>
              <w:trHeight w:val="552"/>
            </w:trPr>
          </w:trPrChange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94" w:author="Microsoft Office User" w:date="2025-07-28T03:41:00Z">
              <w:tcPr>
                <w:tcW w:w="1843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561EE095" w14:textId="6F758BB7" w:rsidR="001F582D" w:rsidRPr="001F582D" w:rsidRDefault="001F582D" w:rsidP="001F582D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ins w:id="195" w:author="Microsoft Office User" w:date="2025-07-28T03:39:00Z">
              <w:r w:rsidRPr="001F582D">
                <w:rPr>
                  <w:b/>
                  <w:bCs/>
                  <w:color w:val="000000"/>
                  <w:sz w:val="22"/>
                  <w:szCs w:val="22"/>
                </w:rPr>
                <w:t>Процентное изменение</w:t>
              </w:r>
            </w:ins>
            <w:del w:id="196" w:author="Microsoft Office User" w:date="2025-07-28T03:39:00Z">
              <w:r w:rsidRPr="001F582D" w:rsidDel="001F0C7C">
                <w:rPr>
                  <w:b/>
                  <w:bCs/>
                  <w:sz w:val="22"/>
                  <w:szCs w:val="22"/>
                </w:rPr>
                <w:delText>Процентное изменение</w:delText>
              </w:r>
            </w:del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197" w:author="Microsoft Office User" w:date="2025-07-28T03:41:00Z">
              <w:tcPr>
                <w:tcW w:w="170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799A91DC" w14:textId="779C77C5" w:rsidR="001F582D" w:rsidRPr="001F582D" w:rsidRDefault="001F582D" w:rsidP="001F582D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ins w:id="198" w:author="Microsoft Office User" w:date="2025-07-28T03:39:00Z">
              <w:r w:rsidRPr="001F582D">
                <w:rPr>
                  <w:b/>
                  <w:bCs/>
                  <w:color w:val="000000"/>
                  <w:sz w:val="22"/>
                  <w:szCs w:val="22"/>
                </w:rPr>
                <w:t>39,18%</w:t>
              </w:r>
            </w:ins>
            <w:del w:id="199" w:author="Microsoft Office User" w:date="2025-07-28T03:39:00Z">
              <w:r w:rsidRPr="001F582D" w:rsidDel="001F0C7C">
                <w:rPr>
                  <w:b/>
                  <w:bCs/>
                  <w:color w:val="000000"/>
                  <w:sz w:val="22"/>
                  <w:szCs w:val="22"/>
                </w:rPr>
                <w:delText>39,78%</w:delText>
              </w:r>
            </w:del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200" w:author="Microsoft Office User" w:date="2025-07-28T03:41:00Z">
              <w:tcPr>
                <w:tcW w:w="127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39DAAE0B" w14:textId="7C4662F8" w:rsidR="001F582D" w:rsidRPr="001F582D" w:rsidRDefault="001F582D" w:rsidP="001F582D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ins w:id="201" w:author="Microsoft Office User" w:date="2025-07-28T03:39:00Z">
              <w:r w:rsidRPr="001F582D">
                <w:rPr>
                  <w:b/>
                  <w:bCs/>
                  <w:color w:val="000000"/>
                  <w:sz w:val="22"/>
                  <w:szCs w:val="22"/>
                </w:rPr>
                <w:t>28,81%</w:t>
              </w:r>
            </w:ins>
            <w:del w:id="202" w:author="Microsoft Office User" w:date="2025-07-28T03:39:00Z">
              <w:r w:rsidRPr="001F582D" w:rsidDel="001F0C7C">
                <w:rPr>
                  <w:b/>
                  <w:bCs/>
                  <w:color w:val="000000"/>
                  <w:sz w:val="22"/>
                  <w:szCs w:val="22"/>
                </w:rPr>
                <w:delText>42,36%</w:delText>
              </w:r>
            </w:del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203" w:author="Microsoft Office User" w:date="2025-07-28T03:41:00Z">
              <w:tcPr>
                <w:tcW w:w="141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15539F0F" w14:textId="1398270D" w:rsidR="001F582D" w:rsidRPr="001F582D" w:rsidRDefault="001F582D" w:rsidP="001F582D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ins w:id="204" w:author="Microsoft Office User" w:date="2025-07-28T03:39:00Z">
              <w:r w:rsidRPr="001F582D">
                <w:rPr>
                  <w:b/>
                  <w:bCs/>
                  <w:color w:val="000000"/>
                  <w:sz w:val="22"/>
                  <w:szCs w:val="22"/>
                </w:rPr>
                <w:t>26,30%</w:t>
              </w:r>
            </w:ins>
            <w:del w:id="205" w:author="Microsoft Office User" w:date="2025-07-28T03:39:00Z">
              <w:r w:rsidRPr="001F582D" w:rsidDel="001F0C7C">
                <w:rPr>
                  <w:b/>
                  <w:bCs/>
                  <w:color w:val="000000"/>
                  <w:sz w:val="22"/>
                  <w:szCs w:val="22"/>
                </w:rPr>
                <w:delText>1,89%</w:delText>
              </w:r>
            </w:del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206" w:author="Microsoft Office User" w:date="2025-07-28T03:41:00Z">
              <w:tcPr>
                <w:tcW w:w="170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4409CBBB" w14:textId="6C04866E" w:rsidR="001F582D" w:rsidRPr="001F582D" w:rsidRDefault="001F582D" w:rsidP="001F582D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ins w:id="207" w:author="Microsoft Office User" w:date="2025-07-28T03:39:00Z">
              <w:r w:rsidRPr="001F582D">
                <w:rPr>
                  <w:b/>
                  <w:bCs/>
                  <w:color w:val="000000"/>
                  <w:sz w:val="22"/>
                  <w:szCs w:val="22"/>
                </w:rPr>
                <w:t>−0,39%</w:t>
              </w:r>
            </w:ins>
            <w:del w:id="208" w:author="Microsoft Office User" w:date="2025-07-28T03:39:00Z">
              <w:r w:rsidRPr="001F582D" w:rsidDel="001F0C7C">
                <w:rPr>
                  <w:b/>
                  <w:bCs/>
                  <w:color w:val="000000"/>
                  <w:sz w:val="22"/>
                  <w:szCs w:val="22"/>
                </w:rPr>
                <w:delText>3,64%</w:delText>
              </w:r>
            </w:del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209" w:author="Microsoft Office User" w:date="2025-07-28T03:41:00Z">
              <w:tcPr>
                <w:tcW w:w="162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46D99123" w14:textId="73CC5486" w:rsidR="001F582D" w:rsidRPr="001F582D" w:rsidRDefault="001F582D" w:rsidP="001F582D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ins w:id="210" w:author="Microsoft Office User" w:date="2025-07-28T03:39:00Z">
              <w:r w:rsidRPr="001F582D">
                <w:rPr>
                  <w:b/>
                  <w:bCs/>
                  <w:color w:val="000000"/>
                  <w:sz w:val="22"/>
                  <w:szCs w:val="22"/>
                </w:rPr>
                <w:t>−1,75%</w:t>
              </w:r>
            </w:ins>
            <w:del w:id="211" w:author="Microsoft Office User" w:date="2025-07-28T03:39:00Z">
              <w:r w:rsidRPr="001F582D" w:rsidDel="001F0C7C">
                <w:rPr>
                  <w:b/>
                  <w:bCs/>
                  <w:color w:val="000000"/>
                  <w:sz w:val="22"/>
                  <w:szCs w:val="22"/>
                </w:rPr>
                <w:delText>-28,30%</w:delText>
              </w:r>
            </w:del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  <w:tcPrChange w:id="212" w:author="Microsoft Office User" w:date="2025-07-28T03:41:00Z">
              <w:tcPr>
                <w:tcW w:w="124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23A1BB24" w14:textId="50328CB5" w:rsidR="001F582D" w:rsidRPr="001F582D" w:rsidRDefault="001F582D" w:rsidP="001F582D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ins w:id="213" w:author="Microsoft Office User" w:date="2025-07-28T03:39:00Z">
              <w:r w:rsidRPr="001F582D">
                <w:rPr>
                  <w:b/>
                  <w:bCs/>
                  <w:color w:val="000000"/>
                  <w:sz w:val="22"/>
                  <w:szCs w:val="22"/>
                </w:rPr>
                <w:t>−7,41%</w:t>
              </w:r>
            </w:ins>
            <w:del w:id="214" w:author="Microsoft Office User" w:date="2025-07-28T03:39:00Z">
              <w:r w:rsidRPr="001F582D" w:rsidDel="001F0C7C">
                <w:rPr>
                  <w:b/>
                  <w:bCs/>
                  <w:color w:val="000000"/>
                  <w:sz w:val="22"/>
                  <w:szCs w:val="22"/>
                </w:rPr>
                <w:delText>1,76%</w:delText>
              </w:r>
            </w:del>
          </w:p>
        </w:tc>
      </w:tr>
    </w:tbl>
    <w:p w14:paraId="59B977D6" w14:textId="77777777" w:rsidR="008B0163" w:rsidRDefault="008B0163" w:rsidP="00C03366">
      <w:pPr>
        <w:tabs>
          <w:tab w:val="left" w:pos="6420"/>
        </w:tabs>
        <w:spacing w:line="360" w:lineRule="auto"/>
        <w:ind w:firstLine="709"/>
        <w:jc w:val="both"/>
        <w:rPr>
          <w:sz w:val="28"/>
          <w:shd w:val="clear" w:color="auto" w:fill="FFFFFF"/>
        </w:rPr>
      </w:pPr>
    </w:p>
    <w:p w14:paraId="4B77C225" w14:textId="3A126097" w:rsidR="009D2E8B" w:rsidRDefault="004B376D" w:rsidP="00D02B8D">
      <w:pPr>
        <w:tabs>
          <w:tab w:val="left" w:pos="6420"/>
        </w:tabs>
        <w:spacing w:line="360" w:lineRule="auto"/>
        <w:ind w:firstLine="709"/>
        <w:jc w:val="both"/>
        <w:rPr>
          <w:ins w:id="215" w:author="Microsoft Office User" w:date="2025-07-28T03:43:00Z"/>
          <w:sz w:val="28"/>
          <w:shd w:val="clear" w:color="auto" w:fill="FFFFFF"/>
        </w:rPr>
      </w:pPr>
      <w:r>
        <w:rPr>
          <w:sz w:val="28"/>
          <w:shd w:val="clear" w:color="auto" w:fill="FFFFFF"/>
        </w:rPr>
        <w:t xml:space="preserve">Безусловно, </w:t>
      </w:r>
      <w:r w:rsidR="00AC4B9D">
        <w:rPr>
          <w:sz w:val="28"/>
          <w:shd w:val="clear" w:color="auto" w:fill="FFFFFF"/>
        </w:rPr>
        <w:t xml:space="preserve">одним из </w:t>
      </w:r>
      <w:r>
        <w:rPr>
          <w:sz w:val="28"/>
          <w:shd w:val="clear" w:color="auto" w:fill="FFFFFF"/>
        </w:rPr>
        <w:t>главным фактором роста</w:t>
      </w:r>
      <w:r w:rsidR="00757767">
        <w:rPr>
          <w:sz w:val="28"/>
          <w:shd w:val="clear" w:color="auto" w:fill="FFFFFF"/>
        </w:rPr>
        <w:t xml:space="preserve"> количественных показателей по сравнению с прошлым сезоном стало успешное проведение чемпионата</w:t>
      </w:r>
      <w:r w:rsidR="00AC4B9D">
        <w:rPr>
          <w:sz w:val="28"/>
          <w:shd w:val="clear" w:color="auto" w:fill="FFFFFF"/>
        </w:rPr>
        <w:t xml:space="preserve"> и рост интереса среди болельщиков</w:t>
      </w:r>
      <w:ins w:id="216" w:author="Baskaev, Oleg" w:date="2024-07-25T09:01:00Z">
        <w:r w:rsidR="005101AF">
          <w:rPr>
            <w:sz w:val="28"/>
            <w:shd w:val="clear" w:color="auto" w:fill="FFFFFF"/>
          </w:rPr>
          <w:t>.</w:t>
        </w:r>
        <w:del w:id="217" w:author="Microsoft Office User" w:date="2025-07-28T03:43:00Z">
          <w:r w:rsidR="005101AF" w:rsidDel="001F582D">
            <w:rPr>
              <w:sz w:val="28"/>
              <w:shd w:val="clear" w:color="auto" w:fill="FFFFFF"/>
            </w:rPr>
            <w:delText xml:space="preserve"> В рамках </w:delText>
          </w:r>
        </w:del>
      </w:ins>
      <w:ins w:id="218" w:author="Baskaev, Oleg" w:date="2024-07-25T09:02:00Z">
        <w:del w:id="219" w:author="Microsoft Office User" w:date="2025-07-28T03:43:00Z">
          <w:r w:rsidR="005101AF" w:rsidDel="001F582D">
            <w:rPr>
              <w:sz w:val="28"/>
              <w:shd w:val="clear" w:color="auto" w:fill="FFFFFF"/>
            </w:rPr>
            <w:delText>С</w:delText>
          </w:r>
        </w:del>
      </w:ins>
      <w:ins w:id="220" w:author="Baskaev, Oleg" w:date="2024-07-25T09:01:00Z">
        <w:del w:id="221" w:author="Microsoft Office User" w:date="2025-07-28T03:43:00Z">
          <w:r w:rsidR="005101AF" w:rsidDel="001F582D">
            <w:rPr>
              <w:sz w:val="28"/>
              <w:shd w:val="clear" w:color="auto" w:fill="FFFFFF"/>
            </w:rPr>
            <w:delText>тратегии развитя Лиги было проведен</w:delText>
          </w:r>
        </w:del>
      </w:ins>
      <w:ins w:id="222" w:author="Baskaev, Oleg" w:date="2024-07-25T09:02:00Z">
        <w:del w:id="223" w:author="Microsoft Office User" w:date="2025-07-28T03:43:00Z">
          <w:r w:rsidR="005101AF" w:rsidDel="001F582D">
            <w:rPr>
              <w:sz w:val="28"/>
              <w:shd w:val="clear" w:color="auto" w:fill="FFFFFF"/>
            </w:rPr>
            <w:delText>о множество мероприятий</w:delText>
          </w:r>
        </w:del>
      </w:ins>
      <w:ins w:id="224" w:author="Baskaev, Oleg" w:date="2024-07-25T09:04:00Z">
        <w:del w:id="225" w:author="Microsoft Office User" w:date="2025-07-28T03:43:00Z">
          <w:r w:rsidR="005101AF" w:rsidDel="001F582D">
            <w:rPr>
              <w:sz w:val="28"/>
              <w:shd w:val="clear" w:color="auto" w:fill="FFFFFF"/>
            </w:rPr>
            <w:delText xml:space="preserve"> по разным </w:delText>
          </w:r>
        </w:del>
      </w:ins>
      <w:ins w:id="226" w:author="Baskaev, Oleg" w:date="2024-07-25T09:08:00Z">
        <w:del w:id="227" w:author="Microsoft Office User" w:date="2025-07-28T03:43:00Z">
          <w:r w:rsidR="009D2E8B" w:rsidDel="001F582D">
            <w:rPr>
              <w:sz w:val="28"/>
              <w:shd w:val="clear" w:color="auto" w:fill="FFFFFF"/>
            </w:rPr>
            <w:delText>направлениям</w:delText>
          </w:r>
        </w:del>
      </w:ins>
      <w:ins w:id="228" w:author="Baskaev, Oleg" w:date="2024-07-25T09:02:00Z">
        <w:del w:id="229" w:author="Microsoft Office User" w:date="2025-07-28T03:43:00Z">
          <w:r w:rsidR="005101AF" w:rsidDel="001F582D">
            <w:rPr>
              <w:sz w:val="28"/>
              <w:shd w:val="clear" w:color="auto" w:fill="FFFFFF"/>
            </w:rPr>
            <w:delText xml:space="preserve">, что </w:delText>
          </w:r>
        </w:del>
      </w:ins>
      <w:ins w:id="230" w:author="Baskaev, Oleg" w:date="2024-07-25T09:04:00Z">
        <w:del w:id="231" w:author="Microsoft Office User" w:date="2025-07-28T03:43:00Z">
          <w:r w:rsidR="005101AF" w:rsidDel="001F582D">
            <w:rPr>
              <w:sz w:val="28"/>
              <w:shd w:val="clear" w:color="auto" w:fill="FFFFFF"/>
            </w:rPr>
            <w:delText xml:space="preserve">позволило </w:delText>
          </w:r>
        </w:del>
      </w:ins>
      <w:ins w:id="232" w:author="Baskaev, Oleg" w:date="2024-07-25T09:07:00Z">
        <w:del w:id="233" w:author="Microsoft Office User" w:date="2025-07-28T03:43:00Z">
          <w:r w:rsidR="009D2E8B" w:rsidDel="001F582D">
            <w:rPr>
              <w:sz w:val="28"/>
              <w:shd w:val="clear" w:color="auto" w:fill="FFFFFF"/>
            </w:rPr>
            <w:delText xml:space="preserve">значительно </w:delText>
          </w:r>
        </w:del>
      </w:ins>
      <w:ins w:id="234" w:author="Baskaev, Oleg" w:date="2024-07-25T09:05:00Z">
        <w:del w:id="235" w:author="Microsoft Office User" w:date="2025-07-28T03:43:00Z">
          <w:r w:rsidR="009D2E8B" w:rsidDel="001F582D">
            <w:rPr>
              <w:sz w:val="28"/>
              <w:shd w:val="clear" w:color="auto" w:fill="FFFFFF"/>
            </w:rPr>
            <w:delText>увеличить</w:delText>
          </w:r>
          <w:r w:rsidR="005101AF" w:rsidDel="001F582D">
            <w:rPr>
              <w:sz w:val="28"/>
              <w:shd w:val="clear" w:color="auto" w:fill="FFFFFF"/>
            </w:rPr>
            <w:delText xml:space="preserve"> </w:delText>
          </w:r>
        </w:del>
      </w:ins>
      <w:ins w:id="236" w:author="Baskaev, Oleg" w:date="2024-07-25T09:06:00Z">
        <w:del w:id="237" w:author="Microsoft Office User" w:date="2025-07-28T03:43:00Z">
          <w:r w:rsidR="009D2E8B" w:rsidDel="001F582D">
            <w:rPr>
              <w:sz w:val="28"/>
              <w:shd w:val="clear" w:color="auto" w:fill="FFFFFF"/>
            </w:rPr>
            <w:delText>количество</w:delText>
          </w:r>
        </w:del>
      </w:ins>
      <w:ins w:id="238" w:author="Baskaev, Oleg" w:date="2024-07-25T09:05:00Z">
        <w:del w:id="239" w:author="Microsoft Office User" w:date="2025-07-28T03:43:00Z">
          <w:r w:rsidR="005101AF" w:rsidDel="001F582D">
            <w:rPr>
              <w:sz w:val="28"/>
              <w:shd w:val="clear" w:color="auto" w:fill="FFFFFF"/>
            </w:rPr>
            <w:delText xml:space="preserve"> новой аудитории</w:delText>
          </w:r>
        </w:del>
      </w:ins>
      <w:ins w:id="240" w:author="Microsoft Office User" w:date="2025-07-28T03:44:00Z">
        <w:r w:rsidR="001F582D">
          <w:rPr>
            <w:sz w:val="28"/>
            <w:shd w:val="clear" w:color="auto" w:fill="FFFFFF"/>
          </w:rPr>
          <w:t xml:space="preserve"> </w:t>
        </w:r>
        <w:r w:rsidR="001F582D">
          <w:rPr>
            <w:sz w:val="28"/>
            <w:shd w:val="clear" w:color="auto" w:fill="FFFFFF"/>
          </w:rPr>
          <w:t>Помимо естественных факторов роста посещаемости, в прошедшем сезоне продолжились работы, направленные на увеличение посещаемости сайтов Лиги.</w:t>
        </w:r>
      </w:ins>
      <w:ins w:id="241" w:author="Baskaev, Oleg" w:date="2024-07-25T09:05:00Z">
        <w:del w:id="242" w:author="Microsoft Office User" w:date="2025-07-28T03:44:00Z">
          <w:r w:rsidR="005101AF" w:rsidDel="001F582D">
            <w:rPr>
              <w:sz w:val="28"/>
              <w:shd w:val="clear" w:color="auto" w:fill="FFFFFF"/>
            </w:rPr>
            <w:delText xml:space="preserve">. </w:delText>
          </w:r>
        </w:del>
      </w:ins>
    </w:p>
    <w:p w14:paraId="067C1CC3" w14:textId="77777777" w:rsidR="001F582D" w:rsidRPr="00C363DA" w:rsidRDefault="001F582D" w:rsidP="001F582D">
      <w:pPr>
        <w:tabs>
          <w:tab w:val="left" w:pos="6420"/>
        </w:tabs>
        <w:spacing w:line="360" w:lineRule="auto"/>
        <w:ind w:firstLine="709"/>
        <w:jc w:val="both"/>
        <w:rPr>
          <w:ins w:id="243" w:author="Microsoft Office User" w:date="2025-07-28T03:43:00Z"/>
          <w:sz w:val="28"/>
          <w:shd w:val="clear" w:color="auto" w:fill="FFFFFF"/>
        </w:rPr>
      </w:pPr>
      <w:ins w:id="244" w:author="Microsoft Office User" w:date="2025-07-28T03:43:00Z">
        <w:r w:rsidRPr="00C363DA">
          <w:rPr>
            <w:sz w:val="28"/>
            <w:shd w:val="clear" w:color="auto" w:fill="FFFFFF"/>
          </w:rPr>
          <w:t>В рамках стратегии развития Лиги особое внимание было уделено поисковому продвижению (SEO), а также запуску цифровых проектов, направленных на привлечение новой аудитории. Среди таких инициатив — «Карта болельщиков КХЛ»,</w:t>
        </w:r>
        <w:r>
          <w:rPr>
            <w:sz w:val="28"/>
            <w:shd w:val="clear" w:color="auto" w:fill="FFFFFF"/>
          </w:rPr>
          <w:t xml:space="preserve"> </w:t>
        </w:r>
        <w:r w:rsidRPr="00C363DA">
          <w:rPr>
            <w:sz w:val="28"/>
            <w:shd w:val="clear" w:color="auto" w:fill="FFFFFF"/>
          </w:rPr>
          <w:t>интерактивный «Предиктор плей-офф», а также квиз по маскотам Клубов. Эти проекты способствовали значительному росту пользовательской базы</w:t>
        </w:r>
        <w:r>
          <w:rPr>
            <w:sz w:val="28"/>
            <w:shd w:val="clear" w:color="auto" w:fill="FFFFFF"/>
          </w:rPr>
          <w:t xml:space="preserve"> и посещаемости сайтов Лиги.</w:t>
        </w:r>
      </w:ins>
    </w:p>
    <w:p w14:paraId="0873B105" w14:textId="6AD46B44" w:rsidR="001F582D" w:rsidDel="001F582D" w:rsidRDefault="001F582D" w:rsidP="001F582D">
      <w:pPr>
        <w:spacing w:line="360" w:lineRule="auto"/>
        <w:ind w:firstLine="709"/>
        <w:jc w:val="both"/>
        <w:rPr>
          <w:ins w:id="245" w:author="Baskaev, Oleg" w:date="2024-07-25T09:08:00Z"/>
          <w:del w:id="246" w:author="Microsoft Office User" w:date="2025-07-28T03:45:00Z"/>
          <w:sz w:val="28"/>
          <w:shd w:val="clear" w:color="auto" w:fill="FFFFFF"/>
        </w:rPr>
        <w:pPrChange w:id="247" w:author="Microsoft Office User" w:date="2025-07-28T03:45:00Z">
          <w:pPr>
            <w:tabs>
              <w:tab w:val="left" w:pos="6420"/>
            </w:tabs>
            <w:spacing w:line="360" w:lineRule="auto"/>
            <w:ind w:firstLine="709"/>
            <w:jc w:val="both"/>
          </w:pPr>
        </w:pPrChange>
      </w:pPr>
      <w:ins w:id="248" w:author="Microsoft Office User" w:date="2025-07-28T03:45:00Z">
        <w:r>
          <w:rPr>
            <w:sz w:val="28"/>
            <w:shd w:val="clear" w:color="auto" w:fill="FFFFFF"/>
          </w:rPr>
          <w:tab/>
        </w:r>
      </w:ins>
    </w:p>
    <w:p w14:paraId="3618724D" w14:textId="76C3BE2C" w:rsidR="00AA5ECB" w:rsidDel="001F582D" w:rsidRDefault="001B5B5E" w:rsidP="001F582D">
      <w:pPr>
        <w:spacing w:line="360" w:lineRule="auto"/>
        <w:jc w:val="both"/>
        <w:rPr>
          <w:ins w:id="249" w:author="Baskaev, Oleg" w:date="2024-07-25T09:06:00Z"/>
          <w:del w:id="250" w:author="Microsoft Office User" w:date="2025-07-28T03:45:00Z"/>
          <w:sz w:val="28"/>
          <w:shd w:val="clear" w:color="auto" w:fill="FFFFFF"/>
        </w:rPr>
        <w:pPrChange w:id="251" w:author="Microsoft Office User" w:date="2025-07-28T03:45:00Z">
          <w:pPr>
            <w:tabs>
              <w:tab w:val="left" w:pos="6420"/>
            </w:tabs>
            <w:spacing w:line="360" w:lineRule="auto"/>
            <w:ind w:firstLine="709"/>
            <w:jc w:val="both"/>
          </w:pPr>
        </w:pPrChange>
      </w:pPr>
      <w:del w:id="252" w:author="Microsoft Office User" w:date="2025-07-28T03:45:00Z">
        <w:r w:rsidDel="001F582D">
          <w:rPr>
            <w:sz w:val="28"/>
            <w:shd w:val="clear" w:color="auto" w:fill="FFFFFF"/>
          </w:rPr>
          <w:delText>.</w:delText>
        </w:r>
        <w:r w:rsidR="00AC4B9D" w:rsidDel="001F582D">
          <w:rPr>
            <w:sz w:val="28"/>
            <w:shd w:val="clear" w:color="auto" w:fill="FFFFFF"/>
          </w:rPr>
          <w:delText xml:space="preserve"> Стоит</w:delText>
        </w:r>
        <w:r w:rsidR="008B0163" w:rsidDel="001F582D">
          <w:rPr>
            <w:sz w:val="28"/>
            <w:shd w:val="clear" w:color="auto" w:fill="FFFFFF"/>
          </w:rPr>
          <w:delText xml:space="preserve"> отметить, что </w:delText>
        </w:r>
      </w:del>
      <w:ins w:id="253" w:author="Baskaev, Oleg" w:date="2024-07-25T09:08:00Z">
        <w:del w:id="254" w:author="Microsoft Office User" w:date="2025-07-28T03:45:00Z">
          <w:r w:rsidR="009D2E8B" w:rsidDel="001F582D">
            <w:rPr>
              <w:sz w:val="28"/>
              <w:shd w:val="clear" w:color="auto" w:fill="FFFFFF"/>
            </w:rPr>
            <w:delText>П</w:delText>
          </w:r>
        </w:del>
      </w:ins>
      <w:del w:id="255" w:author="Microsoft Office User" w:date="2025-07-28T03:45:00Z">
        <w:r w:rsidDel="001F582D">
          <w:rPr>
            <w:sz w:val="28"/>
            <w:shd w:val="clear" w:color="auto" w:fill="FFFFFF"/>
          </w:rPr>
          <w:delText xml:space="preserve">помимо естественных факторов роста посещаемости, в прошедшем сезоне </w:delText>
        </w:r>
        <w:r w:rsidR="00AC4B9D" w:rsidDel="001F582D">
          <w:rPr>
            <w:sz w:val="28"/>
            <w:shd w:val="clear" w:color="auto" w:fill="FFFFFF"/>
          </w:rPr>
          <w:delText>продолжились работы</w:delText>
        </w:r>
        <w:r w:rsidDel="001F582D">
          <w:rPr>
            <w:sz w:val="28"/>
            <w:shd w:val="clear" w:color="auto" w:fill="FFFFFF"/>
          </w:rPr>
          <w:delText>, направленные на увеличение посещаемости сайт</w:delText>
        </w:r>
        <w:r w:rsidR="00787737" w:rsidDel="001F582D">
          <w:rPr>
            <w:sz w:val="28"/>
            <w:shd w:val="clear" w:color="auto" w:fill="FFFFFF"/>
          </w:rPr>
          <w:delText>ов Лиги</w:delText>
        </w:r>
        <w:r w:rsidDel="001F582D">
          <w:rPr>
            <w:sz w:val="28"/>
            <w:shd w:val="clear" w:color="auto" w:fill="FFFFFF"/>
          </w:rPr>
          <w:delText>. В частности, работы по поисковой оптимизации и улучшению видимости сайт</w:delText>
        </w:r>
        <w:r w:rsidR="00787737" w:rsidDel="001F582D">
          <w:rPr>
            <w:sz w:val="28"/>
            <w:shd w:val="clear" w:color="auto" w:fill="FFFFFF"/>
          </w:rPr>
          <w:delText>ов</w:delText>
        </w:r>
        <w:r w:rsidDel="001F582D">
          <w:rPr>
            <w:sz w:val="28"/>
            <w:shd w:val="clear" w:color="auto" w:fill="FFFFFF"/>
          </w:rPr>
          <w:delText xml:space="preserve"> в поисковых системах</w:delText>
        </w:r>
        <w:r w:rsidR="005779EC" w:rsidRPr="005A4BB5" w:rsidDel="001F582D">
          <w:rPr>
            <w:sz w:val="28"/>
            <w:shd w:val="clear" w:color="auto" w:fill="FFFFFF"/>
          </w:rPr>
          <w:delText>.</w:delText>
        </w:r>
        <w:r w:rsidR="00AC4B9D" w:rsidDel="001F582D">
          <w:rPr>
            <w:sz w:val="28"/>
            <w:shd w:val="clear" w:color="auto" w:fill="FFFFFF"/>
          </w:rPr>
          <w:delText xml:space="preserve"> Подробный отчет о результатах поисковой оптимизации предоставлен в рамках выполнения пункта </w:delText>
        </w:r>
        <w:r w:rsidR="004E2AA4" w:rsidDel="001F582D">
          <w:rPr>
            <w:sz w:val="28"/>
            <w:shd w:val="clear" w:color="auto" w:fill="FFFFFF"/>
          </w:rPr>
          <w:delText>4.5 К</w:delText>
        </w:r>
        <w:r w:rsidR="00AC4B9D" w:rsidDel="001F582D">
          <w:rPr>
            <w:sz w:val="28"/>
            <w:shd w:val="clear" w:color="auto" w:fill="FFFFFF"/>
          </w:rPr>
          <w:delText>омплексного плана</w:delText>
        </w:r>
        <w:r w:rsidR="00FF6087" w:rsidDel="001F582D">
          <w:rPr>
            <w:sz w:val="28"/>
            <w:shd w:val="clear" w:color="auto" w:fill="FFFFFF"/>
          </w:rPr>
          <w:delText>.</w:delText>
        </w:r>
      </w:del>
    </w:p>
    <w:p w14:paraId="149E24F3" w14:textId="02EAD465" w:rsidR="009D2E8B" w:rsidRDefault="009D2E8B" w:rsidP="001F582D">
      <w:pPr>
        <w:spacing w:line="360" w:lineRule="auto"/>
        <w:jc w:val="both"/>
        <w:rPr>
          <w:ins w:id="256" w:author="Baskaev, Oleg" w:date="2024-07-25T09:09:00Z"/>
          <w:sz w:val="28"/>
          <w:shd w:val="clear" w:color="auto" w:fill="FFFFFF"/>
        </w:rPr>
        <w:pPrChange w:id="257" w:author="Microsoft Office User" w:date="2025-07-28T03:45:00Z">
          <w:pPr>
            <w:tabs>
              <w:tab w:val="left" w:pos="6420"/>
            </w:tabs>
            <w:spacing w:line="360" w:lineRule="auto"/>
            <w:ind w:firstLine="709"/>
            <w:jc w:val="both"/>
          </w:pPr>
        </w:pPrChange>
      </w:pPr>
      <w:ins w:id="258" w:author="Baskaev, Oleg" w:date="2024-07-25T09:07:00Z">
        <w:r>
          <w:rPr>
            <w:sz w:val="28"/>
            <w:shd w:val="clear" w:color="auto" w:fill="FFFFFF"/>
          </w:rPr>
          <w:t>Стоит отметить, что прошедши</w:t>
        </w:r>
      </w:ins>
      <w:ins w:id="259" w:author="Baskaev, Oleg" w:date="2024-07-25T09:08:00Z">
        <w:r>
          <w:rPr>
            <w:sz w:val="28"/>
            <w:shd w:val="clear" w:color="auto" w:fill="FFFFFF"/>
          </w:rPr>
          <w:t>й</w:t>
        </w:r>
      </w:ins>
      <w:ins w:id="260" w:author="Baskaev, Oleg" w:date="2024-07-25T09:07:00Z">
        <w:r>
          <w:rPr>
            <w:sz w:val="28"/>
            <w:shd w:val="clear" w:color="auto" w:fill="FFFFFF"/>
          </w:rPr>
          <w:t xml:space="preserve"> сезон стал рекордным по </w:t>
        </w:r>
      </w:ins>
      <w:ins w:id="261" w:author="Baskaev, Oleg" w:date="2024-07-25T09:08:00Z">
        <w:r>
          <w:rPr>
            <w:sz w:val="28"/>
            <w:shd w:val="clear" w:color="auto" w:fill="FFFFFF"/>
          </w:rPr>
          <w:t>количеству</w:t>
        </w:r>
      </w:ins>
      <w:ins w:id="262" w:author="Baskaev, Oleg" w:date="2024-07-25T09:07:00Z">
        <w:r>
          <w:rPr>
            <w:sz w:val="28"/>
            <w:shd w:val="clear" w:color="auto" w:fill="FFFFFF"/>
          </w:rPr>
          <w:t xml:space="preserve"> пользователей интернет-сайтов Лиги.</w:t>
        </w:r>
      </w:ins>
    </w:p>
    <w:p w14:paraId="05E2DFCA" w14:textId="77777777" w:rsidR="009D2E8B" w:rsidRDefault="009D2E8B" w:rsidP="009D2E8B">
      <w:pPr>
        <w:tabs>
          <w:tab w:val="left" w:pos="6420"/>
        </w:tabs>
        <w:spacing w:line="360" w:lineRule="auto"/>
        <w:ind w:firstLine="709"/>
        <w:jc w:val="both"/>
        <w:rPr>
          <w:ins w:id="263" w:author="Baskaev, Oleg" w:date="2024-07-25T09:08:00Z"/>
          <w:sz w:val="28"/>
          <w:shd w:val="clear" w:color="auto" w:fill="FFFFFF"/>
        </w:rPr>
      </w:pPr>
    </w:p>
    <w:p w14:paraId="50F7C651" w14:textId="4FD9B2F1" w:rsidR="009D2E8B" w:rsidRDefault="009D2E8B">
      <w:pPr>
        <w:tabs>
          <w:tab w:val="left" w:pos="6420"/>
        </w:tabs>
        <w:spacing w:line="360" w:lineRule="auto"/>
        <w:jc w:val="both"/>
        <w:rPr>
          <w:ins w:id="264" w:author="Baskaev, Oleg" w:date="2024-07-25T09:05:00Z"/>
          <w:sz w:val="28"/>
          <w:shd w:val="clear" w:color="auto" w:fill="FFFFFF"/>
        </w:rPr>
        <w:pPrChange w:id="265" w:author="Baskaev, Oleg" w:date="2024-07-25T09:09:00Z">
          <w:pPr>
            <w:tabs>
              <w:tab w:val="left" w:pos="6420"/>
            </w:tabs>
            <w:spacing w:line="360" w:lineRule="auto"/>
            <w:ind w:firstLine="709"/>
            <w:jc w:val="both"/>
          </w:pPr>
        </w:pPrChange>
      </w:pPr>
      <w:ins w:id="266" w:author="Baskaev, Oleg" w:date="2024-07-25T09:09:00Z">
        <w:del w:id="267" w:author="Microsoft Office User" w:date="2025-07-28T03:45:00Z">
          <w:r w:rsidDel="001F582D">
            <w:rPr>
              <w:noProof/>
            </w:rPr>
            <w:drawing>
              <wp:inline distT="0" distB="0" distL="0" distR="0" wp14:anchorId="09357B23" wp14:editId="1DB16677">
                <wp:extent cx="6327775" cy="3639493"/>
                <wp:effectExtent l="0" t="0" r="9525" b="18415"/>
                <wp:docPr id="3" name="Диаграмма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A9CA30DC-8E6B-A5FC-C495-C86D1978B5A6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xmlns:r="http://schemas.openxmlformats.org/officeDocument/2006/relationships" r:id="rId7"/>
                  </a:graphicData>
                </a:graphic>
              </wp:inline>
            </w:drawing>
          </w:r>
        </w:del>
      </w:ins>
      <w:ins w:id="268" w:author="Microsoft Office User" w:date="2025-07-28T03:46:00Z">
        <w:r w:rsidR="001F582D" w:rsidRPr="00132EAD">
          <w:rPr>
            <w:noProof/>
            <w:sz w:val="28"/>
            <w:shd w:val="clear" w:color="auto" w:fill="FFFFFF"/>
          </w:rPr>
          <w:drawing>
            <wp:inline distT="0" distB="0" distL="0" distR="0" wp14:anchorId="6DB29FBD" wp14:editId="78A70DD8">
              <wp:extent cx="5949538" cy="3609340"/>
              <wp:effectExtent l="0" t="0" r="13335" b="10160"/>
              <wp:docPr id="7" name="Диаграмма 7"/>
              <wp:cNvGraphicFramePr/>
              <a:graphic xmlns:a="http://schemas.openxmlformats.org/drawingml/2006/main">
                <a:graphicData uri="http://schemas.openxmlformats.org/drawingml/2006/chart">
                  <c:chart xmlns:c="http://schemas.openxmlformats.org/drawingml/2006/chart" xmlns:r="http://schemas.openxmlformats.org/officeDocument/2006/relationships" r:id="rId8"/>
                </a:graphicData>
              </a:graphic>
            </wp:inline>
          </w:drawing>
        </w:r>
      </w:ins>
    </w:p>
    <w:p w14:paraId="3002F523" w14:textId="77777777" w:rsidR="005101AF" w:rsidRDefault="005101AF" w:rsidP="00D02B8D">
      <w:pPr>
        <w:tabs>
          <w:tab w:val="left" w:pos="6420"/>
        </w:tabs>
        <w:spacing w:line="360" w:lineRule="auto"/>
        <w:ind w:firstLine="709"/>
        <w:jc w:val="both"/>
        <w:rPr>
          <w:sz w:val="28"/>
          <w:shd w:val="clear" w:color="auto" w:fill="FFFFFF"/>
        </w:rPr>
      </w:pPr>
    </w:p>
    <w:p w14:paraId="65A4B05E" w14:textId="649C4630" w:rsidR="00FB3284" w:rsidDel="001F582D" w:rsidRDefault="00FB3284" w:rsidP="009546E4">
      <w:pPr>
        <w:tabs>
          <w:tab w:val="left" w:pos="6420"/>
        </w:tabs>
        <w:spacing w:line="360" w:lineRule="auto"/>
        <w:jc w:val="both"/>
        <w:rPr>
          <w:del w:id="269" w:author="Baskaev, Oleg" w:date="2024-07-25T08:39:00Z"/>
          <w:sz w:val="28"/>
          <w:shd w:val="clear" w:color="auto" w:fill="FFFFFF"/>
        </w:rPr>
      </w:pPr>
      <w:del w:id="270" w:author="Baskaev, Oleg" w:date="2024-07-25T08:39:00Z">
        <w:r w:rsidDel="00FB3284">
          <w:rPr>
            <w:sz w:val="28"/>
            <w:shd w:val="clear" w:color="auto" w:fill="FFFFFF"/>
          </w:rPr>
          <w:delText xml:space="preserve">Стоит отметить, что количество пользователей сайта в сезоне </w:delText>
        </w:r>
      </w:del>
    </w:p>
    <w:p w14:paraId="5A3D95BF" w14:textId="23265F95" w:rsidR="001F582D" w:rsidRDefault="001F582D" w:rsidP="00D02B8D">
      <w:pPr>
        <w:tabs>
          <w:tab w:val="left" w:pos="6420"/>
        </w:tabs>
        <w:spacing w:line="360" w:lineRule="auto"/>
        <w:ind w:firstLine="709"/>
        <w:jc w:val="both"/>
        <w:rPr>
          <w:ins w:id="271" w:author="Microsoft Office User" w:date="2025-07-28T03:46:00Z"/>
          <w:sz w:val="28"/>
          <w:shd w:val="clear" w:color="auto" w:fill="FFFFFF"/>
        </w:rPr>
      </w:pPr>
    </w:p>
    <w:p w14:paraId="122D977F" w14:textId="77777777" w:rsidR="001F582D" w:rsidRDefault="001F582D" w:rsidP="00D02B8D">
      <w:pPr>
        <w:tabs>
          <w:tab w:val="left" w:pos="6420"/>
        </w:tabs>
        <w:spacing w:line="360" w:lineRule="auto"/>
        <w:ind w:firstLine="709"/>
        <w:jc w:val="both"/>
        <w:rPr>
          <w:ins w:id="272" w:author="Microsoft Office User" w:date="2025-07-28T03:46:00Z"/>
          <w:sz w:val="28"/>
          <w:shd w:val="clear" w:color="auto" w:fill="FFFFFF"/>
        </w:rPr>
      </w:pPr>
    </w:p>
    <w:p w14:paraId="19F5DFE9" w14:textId="77777777" w:rsidR="00D02B8D" w:rsidRPr="003F2C4F" w:rsidRDefault="00D02B8D" w:rsidP="009546E4">
      <w:pPr>
        <w:tabs>
          <w:tab w:val="left" w:pos="6420"/>
        </w:tabs>
        <w:spacing w:line="360" w:lineRule="auto"/>
        <w:jc w:val="both"/>
        <w:rPr>
          <w:sz w:val="28"/>
          <w:shd w:val="clear" w:color="auto" w:fill="FFFFFF"/>
        </w:rPr>
      </w:pPr>
    </w:p>
    <w:p w14:paraId="324D317A" w14:textId="52C5FB52" w:rsidR="009546E4" w:rsidRDefault="005A4BB5" w:rsidP="00C33943">
      <w:pPr>
        <w:spacing w:line="360" w:lineRule="auto"/>
        <w:ind w:firstLine="709"/>
        <w:jc w:val="both"/>
        <w:rPr>
          <w:ins w:id="273" w:author="Microsoft Office User" w:date="2025-07-28T03:46:00Z"/>
          <w:b/>
          <w:sz w:val="28"/>
        </w:rPr>
      </w:pPr>
      <w:r>
        <w:rPr>
          <w:b/>
          <w:sz w:val="28"/>
        </w:rPr>
        <w:lastRenderedPageBreak/>
        <w:t>География посещений интернет-сайтов КХЛ</w:t>
      </w:r>
      <w:r w:rsidRPr="003F2C4F">
        <w:rPr>
          <w:b/>
          <w:sz w:val="28"/>
        </w:rPr>
        <w:t xml:space="preserve"> в сезоне 202</w:t>
      </w:r>
      <w:ins w:id="274" w:author="Microsoft Office User" w:date="2025-07-28T04:14:00Z">
        <w:r w:rsidR="00033027">
          <w:rPr>
            <w:b/>
            <w:sz w:val="28"/>
          </w:rPr>
          <w:t>4</w:t>
        </w:r>
      </w:ins>
      <w:del w:id="275" w:author="Microsoft Office User" w:date="2025-07-28T04:14:00Z">
        <w:r w:rsidR="00AC4B9D" w:rsidDel="00033027">
          <w:rPr>
            <w:b/>
            <w:sz w:val="28"/>
          </w:rPr>
          <w:delText>3</w:delText>
        </w:r>
      </w:del>
      <w:r w:rsidRPr="003F2C4F">
        <w:rPr>
          <w:b/>
          <w:sz w:val="28"/>
        </w:rPr>
        <w:t>/202</w:t>
      </w:r>
      <w:ins w:id="276" w:author="Microsoft Office User" w:date="2025-07-28T04:14:00Z">
        <w:r w:rsidR="00033027">
          <w:rPr>
            <w:b/>
            <w:sz w:val="28"/>
          </w:rPr>
          <w:t>5</w:t>
        </w:r>
      </w:ins>
      <w:del w:id="277" w:author="Microsoft Office User" w:date="2025-07-28T04:14:00Z">
        <w:r w:rsidR="00AC4B9D" w:rsidDel="00033027">
          <w:rPr>
            <w:b/>
            <w:sz w:val="28"/>
          </w:rPr>
          <w:delText>4</w:delText>
        </w:r>
      </w:del>
    </w:p>
    <w:p w14:paraId="774CF72F" w14:textId="77777777" w:rsidR="001F582D" w:rsidRPr="003F2C4F" w:rsidRDefault="001F582D" w:rsidP="00C33943">
      <w:pPr>
        <w:spacing w:line="360" w:lineRule="auto"/>
        <w:ind w:firstLine="709"/>
        <w:jc w:val="both"/>
        <w:rPr>
          <w:b/>
          <w:sz w:val="28"/>
        </w:rPr>
      </w:pPr>
    </w:p>
    <w:tbl>
      <w:tblPr>
        <w:tblW w:w="9771" w:type="dxa"/>
        <w:tblLook w:val="04A0" w:firstRow="1" w:lastRow="0" w:firstColumn="1" w:lastColumn="0" w:noHBand="0" w:noVBand="1"/>
        <w:tblPrChange w:id="278" w:author="Microsoft Office User" w:date="2025-07-28T04:04:00Z">
          <w:tblPr>
            <w:tblW w:w="10196" w:type="dxa"/>
            <w:tblLook w:val="04A0" w:firstRow="1" w:lastRow="0" w:firstColumn="1" w:lastColumn="0" w:noHBand="0" w:noVBand="1"/>
          </w:tblPr>
        </w:tblPrChange>
      </w:tblPr>
      <w:tblGrid>
        <w:gridCol w:w="2579"/>
        <w:gridCol w:w="1999"/>
        <w:gridCol w:w="1933"/>
        <w:gridCol w:w="3260"/>
        <w:tblGridChange w:id="279">
          <w:tblGrid>
            <w:gridCol w:w="2579"/>
            <w:gridCol w:w="1999"/>
            <w:gridCol w:w="1933"/>
            <w:gridCol w:w="3685"/>
          </w:tblGrid>
        </w:tblGridChange>
      </w:tblGrid>
      <w:tr w:rsidR="00BE7B9E" w:rsidRPr="004E2AA4" w14:paraId="1CC7948D" w14:textId="77777777" w:rsidTr="00BE7B9E">
        <w:trPr>
          <w:trHeight w:val="340"/>
          <w:trPrChange w:id="280" w:author="Microsoft Office User" w:date="2025-07-28T04:04:00Z">
            <w:trPr>
              <w:trHeight w:val="340"/>
            </w:trPr>
          </w:trPrChange>
        </w:trPr>
        <w:tc>
          <w:tcPr>
            <w:tcW w:w="25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1" w:author="Microsoft Office User" w:date="2025-07-28T04:04:00Z">
              <w:tcPr>
                <w:tcW w:w="2579" w:type="dxa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8FE19FD" w14:textId="77777777" w:rsidR="00AC4B9D" w:rsidRPr="00CA3827" w:rsidRDefault="00AC4B9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A3827">
              <w:rPr>
                <w:b/>
                <w:bCs/>
                <w:color w:val="000000"/>
                <w:sz w:val="22"/>
                <w:szCs w:val="22"/>
              </w:rPr>
              <w:t>Страна</w:t>
            </w:r>
          </w:p>
        </w:tc>
        <w:tc>
          <w:tcPr>
            <w:tcW w:w="19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2" w:author="Microsoft Office User" w:date="2025-07-28T04:04:00Z">
              <w:tcPr>
                <w:tcW w:w="1999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737E38B" w14:textId="77777777" w:rsidR="00AC4B9D" w:rsidRPr="00CA3827" w:rsidRDefault="00AC4B9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A3827">
              <w:rPr>
                <w:b/>
                <w:bCs/>
                <w:color w:val="000000"/>
                <w:sz w:val="22"/>
                <w:szCs w:val="22"/>
              </w:rPr>
              <w:t>Сезон</w:t>
            </w:r>
          </w:p>
        </w:tc>
        <w:tc>
          <w:tcPr>
            <w:tcW w:w="19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3" w:author="Microsoft Office User" w:date="2025-07-28T04:04:00Z">
              <w:tcPr>
                <w:tcW w:w="1933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620FCCE" w14:textId="77777777" w:rsidR="00AC4B9D" w:rsidRPr="00CA3827" w:rsidRDefault="00AC4B9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A3827">
              <w:rPr>
                <w:b/>
                <w:bCs/>
                <w:color w:val="000000"/>
                <w:sz w:val="22"/>
                <w:szCs w:val="22"/>
              </w:rPr>
              <w:t>Пользователи</w:t>
            </w:r>
          </w:p>
        </w:tc>
        <w:tc>
          <w:tcPr>
            <w:tcW w:w="3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4" w:author="Microsoft Office User" w:date="2025-07-28T04:04:00Z">
              <w:tcPr>
                <w:tcW w:w="3685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A8F0BE1" w14:textId="77777777" w:rsidR="00AC4B9D" w:rsidRPr="00CA3827" w:rsidRDefault="00AC4B9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A3827">
              <w:rPr>
                <w:b/>
                <w:bCs/>
                <w:color w:val="000000"/>
                <w:sz w:val="22"/>
                <w:szCs w:val="22"/>
              </w:rPr>
              <w:t>Изменение</w:t>
            </w:r>
          </w:p>
        </w:tc>
      </w:tr>
      <w:tr w:rsidR="00BE7B9E" w:rsidRPr="004E2AA4" w14:paraId="660D580F" w14:textId="77777777" w:rsidTr="00BE7B9E">
        <w:trPr>
          <w:trHeight w:val="340"/>
          <w:trPrChange w:id="285" w:author="Microsoft Office User" w:date="2025-07-28T04:04:00Z">
            <w:trPr>
              <w:trHeight w:val="340"/>
            </w:trPr>
          </w:trPrChange>
        </w:trPr>
        <w:tc>
          <w:tcPr>
            <w:tcW w:w="257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6" w:author="Microsoft Office User" w:date="2025-07-28T04:04:00Z">
              <w:tcPr>
                <w:tcW w:w="2579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F9AA896" w14:textId="28106E30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287" w:author="Microsoft Office User" w:date="2025-07-28T04:04:00Z">
                <w:pPr>
                  <w:jc w:val="center"/>
                </w:pPr>
              </w:pPrChange>
            </w:pPr>
            <w:ins w:id="288" w:author="Microsoft Office User" w:date="2025-07-28T04:04:00Z">
              <w:r w:rsidRPr="00132EAD">
                <w:rPr>
                  <w:sz w:val="22"/>
                  <w:szCs w:val="22"/>
                </w:rPr>
                <w:t>Россия</w:t>
              </w:r>
            </w:ins>
            <w:del w:id="289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Россия</w:delText>
              </w:r>
            </w:del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90" w:author="Microsoft Office User" w:date="2025-07-28T04:04:00Z">
              <w:tcPr>
                <w:tcW w:w="199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B424148" w14:textId="0DF94DB3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291" w:author="Microsoft Office User" w:date="2025-07-28T04:04:00Z">
                <w:pPr>
                  <w:jc w:val="center"/>
                </w:pPr>
              </w:pPrChange>
            </w:pPr>
            <w:ins w:id="292" w:author="Microsoft Office User" w:date="2025-07-28T04:04:00Z">
              <w:r w:rsidRPr="00132EAD">
                <w:rPr>
                  <w:sz w:val="22"/>
                  <w:szCs w:val="22"/>
                </w:rPr>
                <w:t>24/25</w:t>
              </w:r>
            </w:ins>
            <w:del w:id="293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23/24</w:delText>
              </w:r>
            </w:del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94" w:author="Microsoft Office User" w:date="2025-07-28T04:04:00Z">
              <w:tcPr>
                <w:tcW w:w="1933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7CF493D" w14:textId="510A3D1E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295" w:author="Microsoft Office User" w:date="2025-07-28T04:04:00Z">
                <w:pPr>
                  <w:jc w:val="center"/>
                </w:pPr>
              </w:pPrChange>
            </w:pPr>
            <w:ins w:id="296" w:author="Microsoft Office User" w:date="2025-07-28T04:04:00Z">
              <w:r w:rsidRPr="00132EAD">
                <w:rPr>
                  <w:sz w:val="22"/>
                  <w:szCs w:val="22"/>
                </w:rPr>
                <w:t>13 127 200</w:t>
              </w:r>
            </w:ins>
            <w:del w:id="297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11 028 959</w:delText>
              </w:r>
            </w:del>
          </w:p>
        </w:tc>
        <w:tc>
          <w:tcPr>
            <w:tcW w:w="32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98" w:author="Microsoft Office User" w:date="2025-07-28T04:04:00Z">
              <w:tcPr>
                <w:tcW w:w="3685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6397A16" w14:textId="3A7B9496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299" w:author="Microsoft Office User" w:date="2025-07-28T04:04:00Z">
                <w:pPr>
                  <w:jc w:val="center"/>
                </w:pPr>
              </w:pPrChange>
            </w:pPr>
            <w:ins w:id="300" w:author="Microsoft Office User" w:date="2025-07-28T04:04:00Z">
              <w:r w:rsidRPr="00132EAD">
                <w:t>+16,45%</w:t>
              </w:r>
            </w:ins>
            <w:del w:id="301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+40,89%</w:delText>
              </w:r>
            </w:del>
          </w:p>
        </w:tc>
      </w:tr>
      <w:tr w:rsidR="00BE7B9E" w:rsidRPr="004E2AA4" w14:paraId="5A3B80DD" w14:textId="77777777" w:rsidTr="00BE7B9E">
        <w:trPr>
          <w:trHeight w:val="340"/>
          <w:trPrChange w:id="302" w:author="Microsoft Office User" w:date="2025-07-28T04:04:00Z">
            <w:trPr>
              <w:trHeight w:val="340"/>
            </w:trPr>
          </w:trPrChange>
        </w:trPr>
        <w:tc>
          <w:tcPr>
            <w:tcW w:w="257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03" w:author="Microsoft Office User" w:date="2025-07-28T04:04:00Z">
              <w:tcPr>
                <w:tcW w:w="2579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28F82EE3" w14:textId="77777777" w:rsidR="00BE7B9E" w:rsidRPr="00CA3827" w:rsidRDefault="00BE7B9E" w:rsidP="00BE7B9E">
            <w:pPr>
              <w:ind w:left="-680" w:firstLine="680"/>
              <w:rPr>
                <w:color w:val="000000"/>
                <w:sz w:val="22"/>
                <w:szCs w:val="22"/>
              </w:rPr>
              <w:pPrChange w:id="304" w:author="Microsoft Office User" w:date="2025-07-28T04:04:00Z">
                <w:pPr/>
              </w:pPrChange>
            </w:pPr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05" w:author="Microsoft Office User" w:date="2025-07-28T04:04:00Z">
              <w:tcPr>
                <w:tcW w:w="199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42B8278" w14:textId="47A9D273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306" w:author="Microsoft Office User" w:date="2025-07-28T04:04:00Z">
                <w:pPr>
                  <w:jc w:val="center"/>
                </w:pPr>
              </w:pPrChange>
            </w:pPr>
            <w:ins w:id="307" w:author="Microsoft Office User" w:date="2025-07-28T04:04:00Z">
              <w:r w:rsidRPr="00132EAD">
                <w:rPr>
                  <w:sz w:val="22"/>
                  <w:szCs w:val="22"/>
                </w:rPr>
                <w:t>23/24</w:t>
              </w:r>
            </w:ins>
            <w:del w:id="308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22/23</w:delText>
              </w:r>
            </w:del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09" w:author="Microsoft Office User" w:date="2025-07-28T04:04:00Z">
              <w:tcPr>
                <w:tcW w:w="1933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43924CA" w14:textId="3DD24A9B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310" w:author="Microsoft Office User" w:date="2025-07-28T04:04:00Z">
                <w:pPr>
                  <w:jc w:val="center"/>
                </w:pPr>
              </w:pPrChange>
            </w:pPr>
            <w:ins w:id="311" w:author="Microsoft Office User" w:date="2025-07-28T04:04:00Z">
              <w:r w:rsidRPr="00132EAD">
                <w:rPr>
                  <w:sz w:val="22"/>
                  <w:szCs w:val="22"/>
                </w:rPr>
                <w:t>11 274 329</w:t>
              </w:r>
            </w:ins>
            <w:del w:id="312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7 828 178</w:delText>
              </w:r>
            </w:del>
          </w:p>
        </w:tc>
        <w:tc>
          <w:tcPr>
            <w:tcW w:w="32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13" w:author="Microsoft Office User" w:date="2025-07-28T04:04:00Z">
              <w:tcPr>
                <w:tcW w:w="3685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3F452223" w14:textId="77777777" w:rsidR="00BE7B9E" w:rsidRPr="00CA3827" w:rsidRDefault="00BE7B9E" w:rsidP="00BE7B9E">
            <w:pPr>
              <w:ind w:left="-680" w:firstLine="680"/>
              <w:rPr>
                <w:color w:val="000000"/>
                <w:sz w:val="22"/>
                <w:szCs w:val="22"/>
              </w:rPr>
              <w:pPrChange w:id="314" w:author="Microsoft Office User" w:date="2025-07-28T04:04:00Z">
                <w:pPr/>
              </w:pPrChange>
            </w:pPr>
          </w:p>
        </w:tc>
      </w:tr>
      <w:tr w:rsidR="00BE7B9E" w:rsidRPr="004E2AA4" w14:paraId="7D553598" w14:textId="77777777" w:rsidTr="00BE7B9E">
        <w:trPr>
          <w:trHeight w:val="340"/>
          <w:trPrChange w:id="315" w:author="Microsoft Office User" w:date="2025-07-28T04:04:00Z">
            <w:trPr>
              <w:trHeight w:val="340"/>
            </w:trPr>
          </w:trPrChange>
        </w:trPr>
        <w:tc>
          <w:tcPr>
            <w:tcW w:w="257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16" w:author="Microsoft Office User" w:date="2025-07-28T04:04:00Z">
              <w:tcPr>
                <w:tcW w:w="2579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7CB8A8F" w14:textId="5356DC4D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317" w:author="Microsoft Office User" w:date="2025-07-28T04:04:00Z">
                <w:pPr>
                  <w:jc w:val="center"/>
                </w:pPr>
              </w:pPrChange>
            </w:pPr>
            <w:ins w:id="318" w:author="Microsoft Office User" w:date="2025-07-28T04:04:00Z">
              <w:r w:rsidRPr="00132EAD">
                <w:rPr>
                  <w:sz w:val="22"/>
                  <w:szCs w:val="22"/>
                </w:rPr>
                <w:t>Беларусь</w:t>
              </w:r>
            </w:ins>
            <w:del w:id="319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Беларусь</w:delText>
              </w:r>
            </w:del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20" w:author="Microsoft Office User" w:date="2025-07-28T04:04:00Z">
              <w:tcPr>
                <w:tcW w:w="199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68F557C" w14:textId="49524274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321" w:author="Microsoft Office User" w:date="2025-07-28T04:04:00Z">
                <w:pPr>
                  <w:jc w:val="center"/>
                </w:pPr>
              </w:pPrChange>
            </w:pPr>
            <w:ins w:id="322" w:author="Microsoft Office User" w:date="2025-07-28T04:04:00Z">
              <w:r w:rsidRPr="00132EAD">
                <w:rPr>
                  <w:sz w:val="22"/>
                  <w:szCs w:val="22"/>
                </w:rPr>
                <w:t>24/25</w:t>
              </w:r>
            </w:ins>
            <w:del w:id="323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23/24</w:delText>
              </w:r>
            </w:del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24" w:author="Microsoft Office User" w:date="2025-07-28T04:04:00Z">
              <w:tcPr>
                <w:tcW w:w="1933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3CF3F1B" w14:textId="7C063270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325" w:author="Microsoft Office User" w:date="2025-07-28T04:04:00Z">
                <w:pPr>
                  <w:jc w:val="center"/>
                </w:pPr>
              </w:pPrChange>
            </w:pPr>
            <w:ins w:id="326" w:author="Microsoft Office User" w:date="2025-07-28T04:04:00Z">
              <w:r w:rsidRPr="00132EAD">
                <w:rPr>
                  <w:sz w:val="22"/>
                  <w:szCs w:val="22"/>
                </w:rPr>
                <w:t>863 919</w:t>
              </w:r>
            </w:ins>
            <w:del w:id="327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532 129</w:delText>
              </w:r>
            </w:del>
          </w:p>
        </w:tc>
        <w:tc>
          <w:tcPr>
            <w:tcW w:w="32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28" w:author="Microsoft Office User" w:date="2025-07-28T04:04:00Z">
              <w:tcPr>
                <w:tcW w:w="3685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0B4A61C" w14:textId="2346DD44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329" w:author="Microsoft Office User" w:date="2025-07-28T04:04:00Z">
                <w:pPr>
                  <w:jc w:val="center"/>
                </w:pPr>
              </w:pPrChange>
            </w:pPr>
            <w:ins w:id="330" w:author="Microsoft Office User" w:date="2025-07-28T04:04:00Z">
              <w:r w:rsidRPr="00132EAD">
                <w:t>+57,88%</w:t>
              </w:r>
            </w:ins>
            <w:del w:id="331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+29,35%</w:delText>
              </w:r>
            </w:del>
          </w:p>
        </w:tc>
      </w:tr>
      <w:tr w:rsidR="00BE7B9E" w:rsidRPr="004E2AA4" w14:paraId="12617941" w14:textId="77777777" w:rsidTr="00BE7B9E">
        <w:trPr>
          <w:trHeight w:val="340"/>
          <w:trPrChange w:id="332" w:author="Microsoft Office User" w:date="2025-07-28T04:04:00Z">
            <w:trPr>
              <w:trHeight w:val="340"/>
            </w:trPr>
          </w:trPrChange>
        </w:trPr>
        <w:tc>
          <w:tcPr>
            <w:tcW w:w="257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33" w:author="Microsoft Office User" w:date="2025-07-28T04:04:00Z">
              <w:tcPr>
                <w:tcW w:w="2579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48F5F59D" w14:textId="77777777" w:rsidR="00BE7B9E" w:rsidRPr="00CA3827" w:rsidRDefault="00BE7B9E" w:rsidP="00BE7B9E">
            <w:pPr>
              <w:ind w:left="-680" w:firstLine="680"/>
              <w:rPr>
                <w:color w:val="000000"/>
                <w:sz w:val="22"/>
                <w:szCs w:val="22"/>
              </w:rPr>
              <w:pPrChange w:id="334" w:author="Microsoft Office User" w:date="2025-07-28T04:04:00Z">
                <w:pPr/>
              </w:pPrChange>
            </w:pPr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35" w:author="Microsoft Office User" w:date="2025-07-28T04:04:00Z">
              <w:tcPr>
                <w:tcW w:w="199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EDC695F" w14:textId="418A128B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336" w:author="Microsoft Office User" w:date="2025-07-28T04:04:00Z">
                <w:pPr>
                  <w:jc w:val="center"/>
                </w:pPr>
              </w:pPrChange>
            </w:pPr>
            <w:ins w:id="337" w:author="Microsoft Office User" w:date="2025-07-28T04:04:00Z">
              <w:r w:rsidRPr="00132EAD">
                <w:rPr>
                  <w:sz w:val="22"/>
                  <w:szCs w:val="22"/>
                </w:rPr>
                <w:t>23/24</w:t>
              </w:r>
            </w:ins>
            <w:del w:id="338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22/23</w:delText>
              </w:r>
            </w:del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39" w:author="Microsoft Office User" w:date="2025-07-28T04:04:00Z">
              <w:tcPr>
                <w:tcW w:w="1933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8C3131E" w14:textId="490FCA96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340" w:author="Microsoft Office User" w:date="2025-07-28T04:04:00Z">
                <w:pPr>
                  <w:jc w:val="center"/>
                </w:pPr>
              </w:pPrChange>
            </w:pPr>
            <w:ins w:id="341" w:author="Microsoft Office User" w:date="2025-07-28T04:04:00Z">
              <w:r w:rsidRPr="00132EAD">
                <w:rPr>
                  <w:sz w:val="22"/>
                  <w:szCs w:val="22"/>
                </w:rPr>
                <w:t>547 042</w:t>
              </w:r>
            </w:ins>
            <w:del w:id="342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411 390</w:delText>
              </w:r>
            </w:del>
          </w:p>
        </w:tc>
        <w:tc>
          <w:tcPr>
            <w:tcW w:w="32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43" w:author="Microsoft Office User" w:date="2025-07-28T04:04:00Z">
              <w:tcPr>
                <w:tcW w:w="3685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3EC122D1" w14:textId="77777777" w:rsidR="00BE7B9E" w:rsidRPr="00CA3827" w:rsidRDefault="00BE7B9E" w:rsidP="00BE7B9E">
            <w:pPr>
              <w:ind w:left="-680" w:firstLine="680"/>
              <w:rPr>
                <w:color w:val="000000"/>
                <w:sz w:val="22"/>
                <w:szCs w:val="22"/>
              </w:rPr>
              <w:pPrChange w:id="344" w:author="Microsoft Office User" w:date="2025-07-28T04:04:00Z">
                <w:pPr/>
              </w:pPrChange>
            </w:pPr>
          </w:p>
        </w:tc>
      </w:tr>
      <w:tr w:rsidR="00BE7B9E" w:rsidRPr="004E2AA4" w14:paraId="7465F5F3" w14:textId="77777777" w:rsidTr="00BE7B9E">
        <w:trPr>
          <w:trHeight w:val="340"/>
          <w:trPrChange w:id="345" w:author="Microsoft Office User" w:date="2025-07-28T04:04:00Z">
            <w:trPr>
              <w:trHeight w:val="340"/>
            </w:trPr>
          </w:trPrChange>
        </w:trPr>
        <w:tc>
          <w:tcPr>
            <w:tcW w:w="257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46" w:author="Microsoft Office User" w:date="2025-07-28T04:04:00Z">
              <w:tcPr>
                <w:tcW w:w="2579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0757779" w14:textId="713F28ED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347" w:author="Microsoft Office User" w:date="2025-07-28T04:04:00Z">
                <w:pPr>
                  <w:jc w:val="center"/>
                </w:pPr>
              </w:pPrChange>
            </w:pPr>
            <w:ins w:id="348" w:author="Microsoft Office User" w:date="2025-07-28T04:04:00Z">
              <w:r w:rsidRPr="00132EAD">
                <w:rPr>
                  <w:sz w:val="22"/>
                  <w:szCs w:val="22"/>
                </w:rPr>
                <w:t>США</w:t>
              </w:r>
            </w:ins>
            <w:del w:id="349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Германия</w:delText>
              </w:r>
            </w:del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50" w:author="Microsoft Office User" w:date="2025-07-28T04:04:00Z">
              <w:tcPr>
                <w:tcW w:w="199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5753405" w14:textId="1257B8C2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351" w:author="Microsoft Office User" w:date="2025-07-28T04:04:00Z">
                <w:pPr>
                  <w:jc w:val="center"/>
                </w:pPr>
              </w:pPrChange>
            </w:pPr>
            <w:ins w:id="352" w:author="Microsoft Office User" w:date="2025-07-28T04:04:00Z">
              <w:r w:rsidRPr="00132EAD">
                <w:rPr>
                  <w:sz w:val="22"/>
                  <w:szCs w:val="22"/>
                </w:rPr>
                <w:t>24/25</w:t>
              </w:r>
            </w:ins>
            <w:del w:id="353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23/24</w:delText>
              </w:r>
            </w:del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54" w:author="Microsoft Office User" w:date="2025-07-28T04:04:00Z">
              <w:tcPr>
                <w:tcW w:w="1933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C59A691" w14:textId="1E7E8960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355" w:author="Microsoft Office User" w:date="2025-07-28T04:04:00Z">
                <w:pPr>
                  <w:jc w:val="center"/>
                </w:pPr>
              </w:pPrChange>
            </w:pPr>
            <w:ins w:id="356" w:author="Microsoft Office User" w:date="2025-07-28T04:04:00Z">
              <w:r w:rsidRPr="00132EAD">
                <w:rPr>
                  <w:sz w:val="22"/>
                  <w:szCs w:val="22"/>
                </w:rPr>
                <w:t>326 626</w:t>
              </w:r>
            </w:ins>
            <w:del w:id="357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509 278</w:delText>
              </w:r>
            </w:del>
          </w:p>
        </w:tc>
        <w:tc>
          <w:tcPr>
            <w:tcW w:w="32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58" w:author="Microsoft Office User" w:date="2025-07-28T04:04:00Z">
              <w:tcPr>
                <w:tcW w:w="3685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657E12C" w14:textId="0EDEA469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359" w:author="Microsoft Office User" w:date="2025-07-28T04:04:00Z">
                <w:pPr>
                  <w:jc w:val="center"/>
                </w:pPr>
              </w:pPrChange>
            </w:pPr>
            <w:ins w:id="360" w:author="Microsoft Office User" w:date="2025-07-28T04:04:00Z">
              <w:r w:rsidRPr="00132EAD">
                <w:t>+179,99%</w:t>
              </w:r>
            </w:ins>
            <w:del w:id="361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+54,53%</w:delText>
              </w:r>
            </w:del>
          </w:p>
        </w:tc>
      </w:tr>
      <w:tr w:rsidR="00BE7B9E" w:rsidRPr="004E2AA4" w14:paraId="6CDE348E" w14:textId="77777777" w:rsidTr="00BE7B9E">
        <w:trPr>
          <w:trHeight w:val="340"/>
          <w:trPrChange w:id="362" w:author="Microsoft Office User" w:date="2025-07-28T04:04:00Z">
            <w:trPr>
              <w:trHeight w:val="340"/>
            </w:trPr>
          </w:trPrChange>
        </w:trPr>
        <w:tc>
          <w:tcPr>
            <w:tcW w:w="257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63" w:author="Microsoft Office User" w:date="2025-07-28T04:04:00Z">
              <w:tcPr>
                <w:tcW w:w="2579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0699687D" w14:textId="77777777" w:rsidR="00BE7B9E" w:rsidRPr="00CA3827" w:rsidRDefault="00BE7B9E" w:rsidP="00BE7B9E">
            <w:pPr>
              <w:ind w:left="-680" w:firstLine="680"/>
              <w:rPr>
                <w:color w:val="000000"/>
                <w:sz w:val="22"/>
                <w:szCs w:val="22"/>
              </w:rPr>
              <w:pPrChange w:id="364" w:author="Microsoft Office User" w:date="2025-07-28T04:04:00Z">
                <w:pPr/>
              </w:pPrChange>
            </w:pPr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65" w:author="Microsoft Office User" w:date="2025-07-28T04:04:00Z">
              <w:tcPr>
                <w:tcW w:w="199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64A249A" w14:textId="16512B5E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366" w:author="Microsoft Office User" w:date="2025-07-28T04:04:00Z">
                <w:pPr>
                  <w:jc w:val="center"/>
                </w:pPr>
              </w:pPrChange>
            </w:pPr>
            <w:ins w:id="367" w:author="Microsoft Office User" w:date="2025-07-28T04:04:00Z">
              <w:r w:rsidRPr="00132EAD">
                <w:rPr>
                  <w:sz w:val="22"/>
                  <w:szCs w:val="22"/>
                </w:rPr>
                <w:t>23/24</w:t>
              </w:r>
            </w:ins>
            <w:del w:id="368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22/23</w:delText>
              </w:r>
            </w:del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69" w:author="Microsoft Office User" w:date="2025-07-28T04:04:00Z">
              <w:tcPr>
                <w:tcW w:w="1933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56B13B2" w14:textId="7415E078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370" w:author="Microsoft Office User" w:date="2025-07-28T04:04:00Z">
                <w:pPr>
                  <w:jc w:val="center"/>
                </w:pPr>
              </w:pPrChange>
            </w:pPr>
            <w:ins w:id="371" w:author="Microsoft Office User" w:date="2025-07-28T04:04:00Z">
              <w:r w:rsidRPr="00132EAD">
                <w:rPr>
                  <w:sz w:val="22"/>
                  <w:szCs w:val="22"/>
                </w:rPr>
                <w:t>116 623</w:t>
              </w:r>
            </w:ins>
            <w:del w:id="372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329 558</w:delText>
              </w:r>
            </w:del>
          </w:p>
        </w:tc>
        <w:tc>
          <w:tcPr>
            <w:tcW w:w="32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73" w:author="Microsoft Office User" w:date="2025-07-28T04:04:00Z">
              <w:tcPr>
                <w:tcW w:w="3685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17DF4EC9" w14:textId="77777777" w:rsidR="00BE7B9E" w:rsidRPr="00CA3827" w:rsidRDefault="00BE7B9E" w:rsidP="00BE7B9E">
            <w:pPr>
              <w:ind w:left="-680" w:firstLine="680"/>
              <w:rPr>
                <w:color w:val="000000"/>
                <w:sz w:val="22"/>
                <w:szCs w:val="22"/>
              </w:rPr>
              <w:pPrChange w:id="374" w:author="Microsoft Office User" w:date="2025-07-28T04:04:00Z">
                <w:pPr/>
              </w:pPrChange>
            </w:pPr>
          </w:p>
        </w:tc>
      </w:tr>
      <w:tr w:rsidR="00BE7B9E" w:rsidRPr="004E2AA4" w14:paraId="1DB31ACC" w14:textId="77777777" w:rsidTr="00BE7B9E">
        <w:trPr>
          <w:trHeight w:val="340"/>
          <w:trPrChange w:id="375" w:author="Microsoft Office User" w:date="2025-07-28T04:04:00Z">
            <w:trPr>
              <w:trHeight w:val="340"/>
            </w:trPr>
          </w:trPrChange>
        </w:trPr>
        <w:tc>
          <w:tcPr>
            <w:tcW w:w="257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76" w:author="Microsoft Office User" w:date="2025-07-28T04:04:00Z">
              <w:tcPr>
                <w:tcW w:w="2579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3932CFD" w14:textId="777292ED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377" w:author="Microsoft Office User" w:date="2025-07-28T04:04:00Z">
                <w:pPr>
                  <w:jc w:val="center"/>
                </w:pPr>
              </w:pPrChange>
            </w:pPr>
            <w:ins w:id="378" w:author="Microsoft Office User" w:date="2025-07-28T04:04:00Z">
              <w:r w:rsidRPr="00132EAD">
                <w:rPr>
                  <w:sz w:val="22"/>
                  <w:szCs w:val="22"/>
                </w:rPr>
                <w:t>Казахстан</w:t>
              </w:r>
            </w:ins>
            <w:del w:id="379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Казахстан</w:delText>
              </w:r>
            </w:del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80" w:author="Microsoft Office User" w:date="2025-07-28T04:04:00Z">
              <w:tcPr>
                <w:tcW w:w="199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031B40F" w14:textId="7AF81E56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381" w:author="Microsoft Office User" w:date="2025-07-28T04:04:00Z">
                <w:pPr>
                  <w:jc w:val="center"/>
                </w:pPr>
              </w:pPrChange>
            </w:pPr>
            <w:ins w:id="382" w:author="Microsoft Office User" w:date="2025-07-28T04:04:00Z">
              <w:r w:rsidRPr="00132EAD">
                <w:rPr>
                  <w:sz w:val="22"/>
                  <w:szCs w:val="22"/>
                </w:rPr>
                <w:t>24/25</w:t>
              </w:r>
            </w:ins>
            <w:del w:id="383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23/24</w:delText>
              </w:r>
            </w:del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84" w:author="Microsoft Office User" w:date="2025-07-28T04:04:00Z">
              <w:tcPr>
                <w:tcW w:w="1933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DD58E98" w14:textId="66DCA6C1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385" w:author="Microsoft Office User" w:date="2025-07-28T04:04:00Z">
                <w:pPr>
                  <w:jc w:val="center"/>
                </w:pPr>
              </w:pPrChange>
            </w:pPr>
            <w:ins w:id="386" w:author="Microsoft Office User" w:date="2025-07-28T04:04:00Z">
              <w:r w:rsidRPr="00132EAD">
                <w:rPr>
                  <w:sz w:val="22"/>
                  <w:szCs w:val="22"/>
                </w:rPr>
                <w:t>317 341</w:t>
              </w:r>
            </w:ins>
            <w:del w:id="387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314 095</w:delText>
              </w:r>
            </w:del>
          </w:p>
        </w:tc>
        <w:tc>
          <w:tcPr>
            <w:tcW w:w="32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88" w:author="Microsoft Office User" w:date="2025-07-28T04:04:00Z">
              <w:tcPr>
                <w:tcW w:w="3685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4CC53AE" w14:textId="33734644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389" w:author="Microsoft Office User" w:date="2025-07-28T04:04:00Z">
                <w:pPr>
                  <w:jc w:val="center"/>
                </w:pPr>
              </w:pPrChange>
            </w:pPr>
            <w:ins w:id="390" w:author="Microsoft Office User" w:date="2025-07-28T04:04:00Z">
              <w:r w:rsidRPr="00132EAD">
                <w:t>–1,54%</w:t>
              </w:r>
            </w:ins>
            <w:del w:id="391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+9,94%</w:delText>
              </w:r>
            </w:del>
          </w:p>
        </w:tc>
      </w:tr>
      <w:tr w:rsidR="00BE7B9E" w:rsidRPr="004E2AA4" w14:paraId="2EEF0083" w14:textId="77777777" w:rsidTr="00BE7B9E">
        <w:trPr>
          <w:trHeight w:val="340"/>
          <w:trPrChange w:id="392" w:author="Microsoft Office User" w:date="2025-07-28T04:04:00Z">
            <w:trPr>
              <w:trHeight w:val="340"/>
            </w:trPr>
          </w:trPrChange>
        </w:trPr>
        <w:tc>
          <w:tcPr>
            <w:tcW w:w="257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93" w:author="Microsoft Office User" w:date="2025-07-28T04:04:00Z">
              <w:tcPr>
                <w:tcW w:w="2579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7B17BCC0" w14:textId="77777777" w:rsidR="00BE7B9E" w:rsidRPr="00CA3827" w:rsidRDefault="00BE7B9E" w:rsidP="00BE7B9E">
            <w:pPr>
              <w:ind w:left="-680" w:firstLine="680"/>
              <w:rPr>
                <w:color w:val="000000"/>
                <w:sz w:val="22"/>
                <w:szCs w:val="22"/>
              </w:rPr>
              <w:pPrChange w:id="394" w:author="Microsoft Office User" w:date="2025-07-28T04:04:00Z">
                <w:pPr/>
              </w:pPrChange>
            </w:pPr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95" w:author="Microsoft Office User" w:date="2025-07-28T04:04:00Z">
              <w:tcPr>
                <w:tcW w:w="199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8B11E3D" w14:textId="17772651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396" w:author="Microsoft Office User" w:date="2025-07-28T04:04:00Z">
                <w:pPr>
                  <w:jc w:val="center"/>
                </w:pPr>
              </w:pPrChange>
            </w:pPr>
            <w:ins w:id="397" w:author="Microsoft Office User" w:date="2025-07-28T04:04:00Z">
              <w:r w:rsidRPr="00132EAD">
                <w:rPr>
                  <w:sz w:val="22"/>
                  <w:szCs w:val="22"/>
                </w:rPr>
                <w:t>23/24</w:t>
              </w:r>
            </w:ins>
            <w:del w:id="398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22/23</w:delText>
              </w:r>
            </w:del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99" w:author="Microsoft Office User" w:date="2025-07-28T04:04:00Z">
              <w:tcPr>
                <w:tcW w:w="1933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DE1FA2E" w14:textId="64EC718A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400" w:author="Microsoft Office User" w:date="2025-07-28T04:04:00Z">
                <w:pPr>
                  <w:jc w:val="center"/>
                </w:pPr>
              </w:pPrChange>
            </w:pPr>
            <w:ins w:id="401" w:author="Microsoft Office User" w:date="2025-07-28T04:04:00Z">
              <w:r w:rsidRPr="00132EAD">
                <w:rPr>
                  <w:sz w:val="22"/>
                  <w:szCs w:val="22"/>
                </w:rPr>
                <w:t>322 313</w:t>
              </w:r>
            </w:ins>
            <w:del w:id="402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285 689</w:delText>
              </w:r>
            </w:del>
          </w:p>
        </w:tc>
        <w:tc>
          <w:tcPr>
            <w:tcW w:w="32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403" w:author="Microsoft Office User" w:date="2025-07-28T04:04:00Z">
              <w:tcPr>
                <w:tcW w:w="3685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01477F65" w14:textId="77777777" w:rsidR="00BE7B9E" w:rsidRPr="00CA3827" w:rsidRDefault="00BE7B9E" w:rsidP="00BE7B9E">
            <w:pPr>
              <w:ind w:left="-680" w:firstLine="680"/>
              <w:rPr>
                <w:color w:val="000000"/>
                <w:sz w:val="22"/>
                <w:szCs w:val="22"/>
              </w:rPr>
              <w:pPrChange w:id="404" w:author="Microsoft Office User" w:date="2025-07-28T04:04:00Z">
                <w:pPr/>
              </w:pPrChange>
            </w:pPr>
          </w:p>
        </w:tc>
      </w:tr>
      <w:tr w:rsidR="00BE7B9E" w:rsidRPr="004E2AA4" w14:paraId="0735E9C6" w14:textId="77777777" w:rsidTr="00BE7B9E">
        <w:trPr>
          <w:trHeight w:val="340"/>
          <w:trPrChange w:id="405" w:author="Microsoft Office User" w:date="2025-07-28T04:04:00Z">
            <w:trPr>
              <w:trHeight w:val="340"/>
            </w:trPr>
          </w:trPrChange>
        </w:trPr>
        <w:tc>
          <w:tcPr>
            <w:tcW w:w="257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406" w:author="Microsoft Office User" w:date="2025-07-28T04:04:00Z">
              <w:tcPr>
                <w:tcW w:w="2579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1F36B9F" w14:textId="0EE02A96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407" w:author="Microsoft Office User" w:date="2025-07-28T04:04:00Z">
                <w:pPr>
                  <w:jc w:val="center"/>
                </w:pPr>
              </w:pPrChange>
            </w:pPr>
            <w:ins w:id="408" w:author="Microsoft Office User" w:date="2025-07-28T04:04:00Z">
              <w:r w:rsidRPr="00132EAD">
                <w:rPr>
                  <w:sz w:val="22"/>
                  <w:szCs w:val="22"/>
                </w:rPr>
                <w:t>Германия</w:t>
              </w:r>
            </w:ins>
            <w:del w:id="409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США</w:delText>
              </w:r>
            </w:del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410" w:author="Microsoft Office User" w:date="2025-07-28T04:04:00Z">
              <w:tcPr>
                <w:tcW w:w="199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274836D" w14:textId="334867A7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411" w:author="Microsoft Office User" w:date="2025-07-28T04:04:00Z">
                <w:pPr>
                  <w:jc w:val="center"/>
                </w:pPr>
              </w:pPrChange>
            </w:pPr>
            <w:ins w:id="412" w:author="Microsoft Office User" w:date="2025-07-28T04:04:00Z">
              <w:r w:rsidRPr="00132EAD">
                <w:rPr>
                  <w:sz w:val="22"/>
                  <w:szCs w:val="22"/>
                </w:rPr>
                <w:t>24/25</w:t>
              </w:r>
            </w:ins>
            <w:del w:id="413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23/24</w:delText>
              </w:r>
            </w:del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414" w:author="Microsoft Office User" w:date="2025-07-28T04:04:00Z">
              <w:tcPr>
                <w:tcW w:w="1933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AE2A176" w14:textId="287C6699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415" w:author="Microsoft Office User" w:date="2025-07-28T04:04:00Z">
                <w:pPr>
                  <w:jc w:val="center"/>
                </w:pPr>
              </w:pPrChange>
            </w:pPr>
            <w:ins w:id="416" w:author="Microsoft Office User" w:date="2025-07-28T04:04:00Z">
              <w:r w:rsidRPr="00132EAD">
                <w:rPr>
                  <w:sz w:val="22"/>
                  <w:szCs w:val="22"/>
                </w:rPr>
                <w:t>267 043</w:t>
              </w:r>
            </w:ins>
            <w:del w:id="417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288 213</w:delText>
              </w:r>
            </w:del>
          </w:p>
        </w:tc>
        <w:tc>
          <w:tcPr>
            <w:tcW w:w="32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418" w:author="Microsoft Office User" w:date="2025-07-28T04:04:00Z">
              <w:tcPr>
                <w:tcW w:w="3685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358F830" w14:textId="7F3EFD52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419" w:author="Microsoft Office User" w:date="2025-07-28T04:04:00Z">
                <w:pPr>
                  <w:jc w:val="center"/>
                </w:pPr>
              </w:pPrChange>
            </w:pPr>
            <w:ins w:id="420" w:author="Microsoft Office User" w:date="2025-07-28T04:04:00Z">
              <w:r w:rsidRPr="00132EAD">
                <w:t>–8,71%</w:t>
              </w:r>
            </w:ins>
            <w:del w:id="421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+201,60%</w:delText>
              </w:r>
            </w:del>
          </w:p>
        </w:tc>
      </w:tr>
      <w:tr w:rsidR="00BE7B9E" w:rsidRPr="004E2AA4" w14:paraId="07EBF61A" w14:textId="77777777" w:rsidTr="00BE7B9E">
        <w:trPr>
          <w:trHeight w:val="340"/>
          <w:trPrChange w:id="422" w:author="Microsoft Office User" w:date="2025-07-28T04:04:00Z">
            <w:trPr>
              <w:trHeight w:val="340"/>
            </w:trPr>
          </w:trPrChange>
        </w:trPr>
        <w:tc>
          <w:tcPr>
            <w:tcW w:w="257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423" w:author="Microsoft Office User" w:date="2025-07-28T04:04:00Z">
              <w:tcPr>
                <w:tcW w:w="2579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3A55FFB9" w14:textId="77777777" w:rsidR="00BE7B9E" w:rsidRPr="00CA3827" w:rsidRDefault="00BE7B9E" w:rsidP="00BE7B9E">
            <w:pPr>
              <w:ind w:left="-680" w:firstLine="680"/>
              <w:rPr>
                <w:color w:val="000000"/>
                <w:sz w:val="22"/>
                <w:szCs w:val="22"/>
              </w:rPr>
              <w:pPrChange w:id="424" w:author="Microsoft Office User" w:date="2025-07-28T04:04:00Z">
                <w:pPr/>
              </w:pPrChange>
            </w:pPr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425" w:author="Microsoft Office User" w:date="2025-07-28T04:04:00Z">
              <w:tcPr>
                <w:tcW w:w="199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040338A" w14:textId="5F175BCC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426" w:author="Microsoft Office User" w:date="2025-07-28T04:04:00Z">
                <w:pPr>
                  <w:jc w:val="center"/>
                </w:pPr>
              </w:pPrChange>
            </w:pPr>
            <w:ins w:id="427" w:author="Microsoft Office User" w:date="2025-07-28T04:04:00Z">
              <w:r w:rsidRPr="00132EAD">
                <w:rPr>
                  <w:sz w:val="22"/>
                  <w:szCs w:val="22"/>
                </w:rPr>
                <w:t>23/24</w:t>
              </w:r>
            </w:ins>
            <w:del w:id="428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22/23</w:delText>
              </w:r>
            </w:del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429" w:author="Microsoft Office User" w:date="2025-07-28T04:04:00Z">
              <w:tcPr>
                <w:tcW w:w="1933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A05F054" w14:textId="39F3DBB7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430" w:author="Microsoft Office User" w:date="2025-07-28T04:04:00Z">
                <w:pPr>
                  <w:jc w:val="center"/>
                </w:pPr>
              </w:pPrChange>
            </w:pPr>
            <w:ins w:id="431" w:author="Microsoft Office User" w:date="2025-07-28T04:04:00Z">
              <w:r w:rsidRPr="00132EAD">
                <w:rPr>
                  <w:sz w:val="22"/>
                  <w:szCs w:val="22"/>
                </w:rPr>
                <w:t>292 526</w:t>
              </w:r>
            </w:ins>
            <w:del w:id="432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95 562</w:delText>
              </w:r>
            </w:del>
          </w:p>
        </w:tc>
        <w:tc>
          <w:tcPr>
            <w:tcW w:w="32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433" w:author="Microsoft Office User" w:date="2025-07-28T04:04:00Z">
              <w:tcPr>
                <w:tcW w:w="3685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20E18D06" w14:textId="77777777" w:rsidR="00BE7B9E" w:rsidRPr="00CA3827" w:rsidRDefault="00BE7B9E" w:rsidP="00BE7B9E">
            <w:pPr>
              <w:ind w:left="-680" w:firstLine="680"/>
              <w:rPr>
                <w:color w:val="000000"/>
                <w:sz w:val="22"/>
                <w:szCs w:val="22"/>
              </w:rPr>
              <w:pPrChange w:id="434" w:author="Microsoft Office User" w:date="2025-07-28T04:04:00Z">
                <w:pPr/>
              </w:pPrChange>
            </w:pPr>
          </w:p>
        </w:tc>
      </w:tr>
      <w:tr w:rsidR="00BE7B9E" w:rsidRPr="004E2AA4" w14:paraId="7FF57193" w14:textId="77777777" w:rsidTr="00BE7B9E">
        <w:trPr>
          <w:trHeight w:val="340"/>
          <w:trPrChange w:id="435" w:author="Microsoft Office User" w:date="2025-07-28T04:04:00Z">
            <w:trPr>
              <w:trHeight w:val="340"/>
            </w:trPr>
          </w:trPrChange>
        </w:trPr>
        <w:tc>
          <w:tcPr>
            <w:tcW w:w="257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436" w:author="Microsoft Office User" w:date="2025-07-28T04:04:00Z">
              <w:tcPr>
                <w:tcW w:w="2579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24CEB89" w14:textId="605BA6EF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437" w:author="Microsoft Office User" w:date="2025-07-28T04:04:00Z">
                <w:pPr>
                  <w:jc w:val="center"/>
                </w:pPr>
              </w:pPrChange>
            </w:pPr>
            <w:ins w:id="438" w:author="Microsoft Office User" w:date="2025-07-28T04:04:00Z">
              <w:r w:rsidRPr="00132EAD">
                <w:rPr>
                  <w:sz w:val="22"/>
                  <w:szCs w:val="22"/>
                </w:rPr>
                <w:t>Канада</w:t>
              </w:r>
            </w:ins>
            <w:del w:id="439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 xml:space="preserve">Франция </w:delText>
              </w:r>
            </w:del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440" w:author="Microsoft Office User" w:date="2025-07-28T04:04:00Z">
              <w:tcPr>
                <w:tcW w:w="199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BF4A110" w14:textId="648A15C7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441" w:author="Microsoft Office User" w:date="2025-07-28T04:04:00Z">
                <w:pPr>
                  <w:jc w:val="center"/>
                </w:pPr>
              </w:pPrChange>
            </w:pPr>
            <w:ins w:id="442" w:author="Microsoft Office User" w:date="2025-07-28T04:04:00Z">
              <w:r w:rsidRPr="00132EAD">
                <w:rPr>
                  <w:sz w:val="22"/>
                  <w:szCs w:val="22"/>
                </w:rPr>
                <w:t>24/25</w:t>
              </w:r>
            </w:ins>
            <w:del w:id="443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23/24</w:delText>
              </w:r>
            </w:del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444" w:author="Microsoft Office User" w:date="2025-07-28T04:04:00Z">
              <w:tcPr>
                <w:tcW w:w="1933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2D3C8CB" w14:textId="5C6A7E7F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445" w:author="Microsoft Office User" w:date="2025-07-28T04:04:00Z">
                <w:pPr>
                  <w:jc w:val="center"/>
                </w:pPr>
              </w:pPrChange>
            </w:pPr>
            <w:ins w:id="446" w:author="Microsoft Office User" w:date="2025-07-28T04:04:00Z">
              <w:r w:rsidRPr="00132EAD">
                <w:rPr>
                  <w:sz w:val="22"/>
                  <w:szCs w:val="22"/>
                </w:rPr>
                <w:t>146 784</w:t>
              </w:r>
            </w:ins>
            <w:del w:id="447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95 468</w:delText>
              </w:r>
            </w:del>
          </w:p>
        </w:tc>
        <w:tc>
          <w:tcPr>
            <w:tcW w:w="32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448" w:author="Microsoft Office User" w:date="2025-07-28T04:04:00Z">
              <w:tcPr>
                <w:tcW w:w="3685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1CAE665" w14:textId="6320445C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449" w:author="Microsoft Office User" w:date="2025-07-28T04:04:00Z">
                <w:pPr>
                  <w:jc w:val="center"/>
                </w:pPr>
              </w:pPrChange>
            </w:pPr>
            <w:ins w:id="450" w:author="Microsoft Office User" w:date="2025-07-28T04:04:00Z">
              <w:r w:rsidRPr="00132EAD">
                <w:t>+107,56%</w:t>
              </w:r>
            </w:ins>
            <w:del w:id="451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+124,55%</w:delText>
              </w:r>
            </w:del>
          </w:p>
        </w:tc>
      </w:tr>
      <w:tr w:rsidR="00BE7B9E" w:rsidRPr="004E2AA4" w14:paraId="2C205D58" w14:textId="77777777" w:rsidTr="00BE7B9E">
        <w:trPr>
          <w:trHeight w:val="340"/>
          <w:trPrChange w:id="452" w:author="Microsoft Office User" w:date="2025-07-28T04:04:00Z">
            <w:trPr>
              <w:trHeight w:val="340"/>
            </w:trPr>
          </w:trPrChange>
        </w:trPr>
        <w:tc>
          <w:tcPr>
            <w:tcW w:w="257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  <w:tcPrChange w:id="453" w:author="Microsoft Office User" w:date="2025-07-28T04:04:00Z">
              <w:tcPr>
                <w:tcW w:w="2579" w:type="dxa"/>
                <w:vMerge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06132026" w14:textId="77777777" w:rsidR="00BE7B9E" w:rsidRPr="00CA3827" w:rsidRDefault="00BE7B9E" w:rsidP="00BE7B9E">
            <w:pPr>
              <w:ind w:left="-680" w:firstLine="680"/>
              <w:rPr>
                <w:color w:val="000000"/>
                <w:sz w:val="22"/>
                <w:szCs w:val="22"/>
              </w:rPr>
              <w:pPrChange w:id="454" w:author="Microsoft Office User" w:date="2025-07-28T04:04:00Z">
                <w:pPr/>
              </w:pPrChange>
            </w:pPr>
          </w:p>
        </w:tc>
        <w:tc>
          <w:tcPr>
            <w:tcW w:w="19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455" w:author="Microsoft Office User" w:date="2025-07-28T04:04:00Z">
              <w:tcPr>
                <w:tcW w:w="1999" w:type="dxa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6C4FC24" w14:textId="4CEC5B14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456" w:author="Microsoft Office User" w:date="2025-07-28T04:04:00Z">
                <w:pPr>
                  <w:jc w:val="center"/>
                </w:pPr>
              </w:pPrChange>
            </w:pPr>
            <w:ins w:id="457" w:author="Microsoft Office User" w:date="2025-07-28T04:04:00Z">
              <w:r w:rsidRPr="00132EAD">
                <w:rPr>
                  <w:sz w:val="22"/>
                  <w:szCs w:val="22"/>
                </w:rPr>
                <w:t>23/24</w:t>
              </w:r>
            </w:ins>
            <w:del w:id="458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22/23</w:delText>
              </w:r>
            </w:del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459" w:author="Microsoft Office User" w:date="2025-07-28T04:04:00Z">
              <w:tcPr>
                <w:tcW w:w="1933" w:type="dxa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E09BC9A" w14:textId="128EF3B6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460" w:author="Microsoft Office User" w:date="2025-07-28T04:04:00Z">
                <w:pPr>
                  <w:jc w:val="center"/>
                </w:pPr>
              </w:pPrChange>
            </w:pPr>
            <w:ins w:id="461" w:author="Microsoft Office User" w:date="2025-07-28T04:04:00Z">
              <w:r w:rsidRPr="00132EAD">
                <w:rPr>
                  <w:sz w:val="22"/>
                  <w:szCs w:val="22"/>
                </w:rPr>
                <w:t>70 698</w:t>
              </w:r>
            </w:ins>
            <w:del w:id="462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42 516</w:delText>
              </w:r>
            </w:del>
          </w:p>
        </w:tc>
        <w:tc>
          <w:tcPr>
            <w:tcW w:w="326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  <w:tcPrChange w:id="463" w:author="Microsoft Office User" w:date="2025-07-28T04:04:00Z">
              <w:tcPr>
                <w:tcW w:w="3685" w:type="dxa"/>
                <w:vMerge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069563BF" w14:textId="77777777" w:rsidR="00BE7B9E" w:rsidRPr="00CA3827" w:rsidRDefault="00BE7B9E" w:rsidP="00BE7B9E">
            <w:pPr>
              <w:ind w:left="-680" w:firstLine="680"/>
              <w:rPr>
                <w:color w:val="000000"/>
                <w:sz w:val="22"/>
                <w:szCs w:val="22"/>
              </w:rPr>
              <w:pPrChange w:id="464" w:author="Microsoft Office User" w:date="2025-07-28T04:04:00Z">
                <w:pPr/>
              </w:pPrChange>
            </w:pPr>
          </w:p>
        </w:tc>
      </w:tr>
      <w:tr w:rsidR="00BE7B9E" w:rsidRPr="004E2AA4" w14:paraId="34D7002C" w14:textId="77777777" w:rsidTr="00BE7B9E">
        <w:trPr>
          <w:trHeight w:val="340"/>
          <w:trPrChange w:id="465" w:author="Microsoft Office User" w:date="2025-07-28T04:04:00Z">
            <w:trPr>
              <w:trHeight w:val="340"/>
            </w:trPr>
          </w:trPrChange>
        </w:trPr>
        <w:tc>
          <w:tcPr>
            <w:tcW w:w="2579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466" w:author="Microsoft Office User" w:date="2025-07-28T04:04:00Z">
              <w:tcPr>
                <w:tcW w:w="2579" w:type="dxa"/>
                <w:vMerge w:val="restart"/>
                <w:tcBorders>
                  <w:top w:val="single" w:sz="4" w:space="0" w:color="auto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0A9D354" w14:textId="4F2365D3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467" w:author="Microsoft Office User" w:date="2025-07-28T04:04:00Z">
                <w:pPr>
                  <w:jc w:val="center"/>
                </w:pPr>
              </w:pPrChange>
            </w:pPr>
            <w:ins w:id="468" w:author="Microsoft Office User" w:date="2025-07-28T04:04:00Z">
              <w:r w:rsidRPr="00132EAD">
                <w:rPr>
                  <w:sz w:val="22"/>
                  <w:szCs w:val="22"/>
                </w:rPr>
                <w:t>Нидерланды</w:t>
              </w:r>
            </w:ins>
            <w:del w:id="469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Нидерланды</w:delText>
              </w:r>
            </w:del>
          </w:p>
        </w:tc>
        <w:tc>
          <w:tcPr>
            <w:tcW w:w="199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470" w:author="Microsoft Office User" w:date="2025-07-28T04:04:00Z">
              <w:tcPr>
                <w:tcW w:w="1999" w:type="dxa"/>
                <w:tcBorders>
                  <w:top w:val="single" w:sz="4" w:space="0" w:color="auto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E1D3FF7" w14:textId="31E5EA4B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471" w:author="Microsoft Office User" w:date="2025-07-28T04:04:00Z">
                <w:pPr>
                  <w:jc w:val="center"/>
                </w:pPr>
              </w:pPrChange>
            </w:pPr>
            <w:ins w:id="472" w:author="Microsoft Office User" w:date="2025-07-28T04:04:00Z">
              <w:r w:rsidRPr="00132EAD">
                <w:rPr>
                  <w:sz w:val="22"/>
                  <w:szCs w:val="22"/>
                </w:rPr>
                <w:t>24/25</w:t>
              </w:r>
            </w:ins>
            <w:del w:id="473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23/24</w:delText>
              </w:r>
            </w:del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474" w:author="Microsoft Office User" w:date="2025-07-28T04:04:00Z">
              <w:tcPr>
                <w:tcW w:w="1933" w:type="dxa"/>
                <w:tcBorders>
                  <w:top w:val="single" w:sz="4" w:space="0" w:color="auto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32BC9B7" w14:textId="066D3F15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475" w:author="Microsoft Office User" w:date="2025-07-28T04:04:00Z">
                <w:pPr>
                  <w:jc w:val="center"/>
                </w:pPr>
              </w:pPrChange>
            </w:pPr>
            <w:ins w:id="476" w:author="Microsoft Office User" w:date="2025-07-28T04:04:00Z">
              <w:r w:rsidRPr="00132EAD">
                <w:rPr>
                  <w:sz w:val="22"/>
                  <w:szCs w:val="22"/>
                </w:rPr>
                <w:t>138 028</w:t>
              </w:r>
            </w:ins>
            <w:del w:id="477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74 222</w:delText>
              </w:r>
            </w:del>
          </w:p>
        </w:tc>
        <w:tc>
          <w:tcPr>
            <w:tcW w:w="326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478" w:author="Microsoft Office User" w:date="2025-07-28T04:04:00Z">
              <w:tcPr>
                <w:tcW w:w="3685" w:type="dxa"/>
                <w:vMerge w:val="restart"/>
                <w:tcBorders>
                  <w:top w:val="single" w:sz="4" w:space="0" w:color="auto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1E622EF" w14:textId="000CD592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479" w:author="Microsoft Office User" w:date="2025-07-28T04:04:00Z">
                <w:pPr>
                  <w:jc w:val="center"/>
                </w:pPr>
              </w:pPrChange>
            </w:pPr>
            <w:ins w:id="480" w:author="Microsoft Office User" w:date="2025-07-28T04:04:00Z">
              <w:r w:rsidRPr="00132EAD">
                <w:t>+144,01%</w:t>
              </w:r>
            </w:ins>
            <w:del w:id="481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+17,86%</w:delText>
              </w:r>
            </w:del>
          </w:p>
        </w:tc>
      </w:tr>
      <w:tr w:rsidR="00BE7B9E" w:rsidRPr="004E2AA4" w14:paraId="004EB649" w14:textId="77777777" w:rsidTr="00BE7B9E">
        <w:trPr>
          <w:trHeight w:val="340"/>
          <w:trPrChange w:id="482" w:author="Microsoft Office User" w:date="2025-07-28T04:04:00Z">
            <w:trPr>
              <w:trHeight w:val="340"/>
            </w:trPr>
          </w:trPrChange>
        </w:trPr>
        <w:tc>
          <w:tcPr>
            <w:tcW w:w="257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483" w:author="Microsoft Office User" w:date="2025-07-28T04:04:00Z">
              <w:tcPr>
                <w:tcW w:w="2579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372E5E31" w14:textId="77777777" w:rsidR="00BE7B9E" w:rsidRPr="00CA3827" w:rsidRDefault="00BE7B9E" w:rsidP="00BE7B9E">
            <w:pPr>
              <w:ind w:left="-680" w:firstLine="680"/>
              <w:rPr>
                <w:color w:val="000000"/>
                <w:sz w:val="22"/>
                <w:szCs w:val="22"/>
              </w:rPr>
              <w:pPrChange w:id="484" w:author="Microsoft Office User" w:date="2025-07-28T04:04:00Z">
                <w:pPr/>
              </w:pPrChange>
            </w:pPr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485" w:author="Microsoft Office User" w:date="2025-07-28T04:04:00Z">
              <w:tcPr>
                <w:tcW w:w="199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8E05F36" w14:textId="03CC3F5C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486" w:author="Microsoft Office User" w:date="2025-07-28T04:04:00Z">
                <w:pPr>
                  <w:jc w:val="center"/>
                </w:pPr>
              </w:pPrChange>
            </w:pPr>
            <w:ins w:id="487" w:author="Microsoft Office User" w:date="2025-07-28T04:04:00Z">
              <w:r w:rsidRPr="00132EAD">
                <w:rPr>
                  <w:sz w:val="22"/>
                  <w:szCs w:val="22"/>
                </w:rPr>
                <w:t>23/24</w:t>
              </w:r>
            </w:ins>
            <w:del w:id="488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22/23</w:delText>
              </w:r>
            </w:del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489" w:author="Microsoft Office User" w:date="2025-07-28T04:04:00Z">
              <w:tcPr>
                <w:tcW w:w="1933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2B15331" w14:textId="283D0E06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490" w:author="Microsoft Office User" w:date="2025-07-28T04:04:00Z">
                <w:pPr>
                  <w:jc w:val="center"/>
                </w:pPr>
              </w:pPrChange>
            </w:pPr>
            <w:ins w:id="491" w:author="Microsoft Office User" w:date="2025-07-28T04:04:00Z">
              <w:r w:rsidRPr="00132EAD">
                <w:rPr>
                  <w:sz w:val="22"/>
                  <w:szCs w:val="22"/>
                </w:rPr>
                <w:t>56 584</w:t>
              </w:r>
            </w:ins>
            <w:del w:id="492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62 974</w:delText>
              </w:r>
            </w:del>
          </w:p>
        </w:tc>
        <w:tc>
          <w:tcPr>
            <w:tcW w:w="32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493" w:author="Microsoft Office User" w:date="2025-07-28T04:04:00Z">
              <w:tcPr>
                <w:tcW w:w="3685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07D1379A" w14:textId="77777777" w:rsidR="00BE7B9E" w:rsidRPr="00CA3827" w:rsidRDefault="00BE7B9E" w:rsidP="00BE7B9E">
            <w:pPr>
              <w:ind w:left="-680" w:firstLine="680"/>
              <w:rPr>
                <w:color w:val="000000"/>
                <w:sz w:val="22"/>
                <w:szCs w:val="22"/>
              </w:rPr>
              <w:pPrChange w:id="494" w:author="Microsoft Office User" w:date="2025-07-28T04:04:00Z">
                <w:pPr/>
              </w:pPrChange>
            </w:pPr>
          </w:p>
        </w:tc>
      </w:tr>
      <w:tr w:rsidR="00BE7B9E" w:rsidRPr="004E2AA4" w14:paraId="728E5726" w14:textId="77777777" w:rsidTr="00BE7B9E">
        <w:trPr>
          <w:trHeight w:val="340"/>
          <w:trPrChange w:id="495" w:author="Microsoft Office User" w:date="2025-07-28T04:04:00Z">
            <w:trPr>
              <w:trHeight w:val="340"/>
            </w:trPr>
          </w:trPrChange>
        </w:trPr>
        <w:tc>
          <w:tcPr>
            <w:tcW w:w="257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496" w:author="Microsoft Office User" w:date="2025-07-28T04:04:00Z">
              <w:tcPr>
                <w:tcW w:w="2579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6B3CFDB" w14:textId="161A57C5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497" w:author="Microsoft Office User" w:date="2025-07-28T04:04:00Z">
                <w:pPr>
                  <w:jc w:val="center"/>
                </w:pPr>
              </w:pPrChange>
            </w:pPr>
            <w:ins w:id="498" w:author="Microsoft Office User" w:date="2025-07-28T04:04:00Z">
              <w:r w:rsidRPr="00132EAD">
                <w:rPr>
                  <w:sz w:val="22"/>
                  <w:szCs w:val="22"/>
                </w:rPr>
                <w:t>Великобритания</w:t>
              </w:r>
            </w:ins>
            <w:del w:id="499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Канада</w:delText>
              </w:r>
            </w:del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00" w:author="Microsoft Office User" w:date="2025-07-28T04:04:00Z">
              <w:tcPr>
                <w:tcW w:w="199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B39ED63" w14:textId="72FB44B8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501" w:author="Microsoft Office User" w:date="2025-07-28T04:04:00Z">
                <w:pPr>
                  <w:jc w:val="center"/>
                </w:pPr>
              </w:pPrChange>
            </w:pPr>
            <w:ins w:id="502" w:author="Microsoft Office User" w:date="2025-07-28T04:04:00Z">
              <w:r w:rsidRPr="00132EAD">
                <w:rPr>
                  <w:sz w:val="22"/>
                  <w:szCs w:val="22"/>
                </w:rPr>
                <w:t>24/25</w:t>
              </w:r>
            </w:ins>
            <w:del w:id="503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23/24</w:delText>
              </w:r>
            </w:del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04" w:author="Microsoft Office User" w:date="2025-07-28T04:04:00Z">
              <w:tcPr>
                <w:tcW w:w="1933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854B540" w14:textId="004609B3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505" w:author="Microsoft Office User" w:date="2025-07-28T04:04:00Z">
                <w:pPr>
                  <w:jc w:val="center"/>
                </w:pPr>
              </w:pPrChange>
            </w:pPr>
            <w:ins w:id="506" w:author="Microsoft Office User" w:date="2025-07-28T04:04:00Z">
              <w:r w:rsidRPr="00132EAD">
                <w:rPr>
                  <w:sz w:val="22"/>
                  <w:szCs w:val="22"/>
                </w:rPr>
                <w:t>134 433</w:t>
              </w:r>
            </w:ins>
            <w:del w:id="507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74 113</w:delText>
              </w:r>
            </w:del>
          </w:p>
        </w:tc>
        <w:tc>
          <w:tcPr>
            <w:tcW w:w="32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08" w:author="Microsoft Office User" w:date="2025-07-28T04:04:00Z">
              <w:tcPr>
                <w:tcW w:w="3685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4BA1A44" w14:textId="7A6375A0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509" w:author="Microsoft Office User" w:date="2025-07-28T04:04:00Z">
                <w:pPr>
                  <w:jc w:val="center"/>
                </w:pPr>
              </w:pPrChange>
            </w:pPr>
            <w:ins w:id="510" w:author="Microsoft Office User" w:date="2025-07-28T04:04:00Z">
              <w:r w:rsidRPr="00132EAD">
                <w:t>+202,49%</w:t>
              </w:r>
            </w:ins>
            <w:del w:id="511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+22,61%</w:delText>
              </w:r>
            </w:del>
          </w:p>
        </w:tc>
      </w:tr>
      <w:tr w:rsidR="00BE7B9E" w:rsidRPr="004E2AA4" w14:paraId="642D3B93" w14:textId="77777777" w:rsidTr="00BE7B9E">
        <w:trPr>
          <w:trHeight w:val="340"/>
          <w:trPrChange w:id="512" w:author="Microsoft Office User" w:date="2025-07-28T04:04:00Z">
            <w:trPr>
              <w:trHeight w:val="340"/>
            </w:trPr>
          </w:trPrChange>
        </w:trPr>
        <w:tc>
          <w:tcPr>
            <w:tcW w:w="257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513" w:author="Microsoft Office User" w:date="2025-07-28T04:04:00Z">
              <w:tcPr>
                <w:tcW w:w="2579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9B252B3" w14:textId="77777777" w:rsidR="00BE7B9E" w:rsidRPr="00CA3827" w:rsidRDefault="00BE7B9E" w:rsidP="00BE7B9E">
            <w:pPr>
              <w:ind w:left="-680" w:firstLine="680"/>
              <w:rPr>
                <w:color w:val="000000"/>
                <w:sz w:val="22"/>
                <w:szCs w:val="22"/>
              </w:rPr>
              <w:pPrChange w:id="514" w:author="Microsoft Office User" w:date="2025-07-28T04:04:00Z">
                <w:pPr/>
              </w:pPrChange>
            </w:pPr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15" w:author="Microsoft Office User" w:date="2025-07-28T04:04:00Z">
              <w:tcPr>
                <w:tcW w:w="199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91B8DA5" w14:textId="45F8B55B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516" w:author="Microsoft Office User" w:date="2025-07-28T04:04:00Z">
                <w:pPr>
                  <w:jc w:val="center"/>
                </w:pPr>
              </w:pPrChange>
            </w:pPr>
            <w:ins w:id="517" w:author="Microsoft Office User" w:date="2025-07-28T04:04:00Z">
              <w:r w:rsidRPr="00132EAD">
                <w:rPr>
                  <w:sz w:val="22"/>
                  <w:szCs w:val="22"/>
                </w:rPr>
                <w:t>23/24</w:t>
              </w:r>
            </w:ins>
            <w:del w:id="518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22/23</w:delText>
              </w:r>
            </w:del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19" w:author="Microsoft Office User" w:date="2025-07-28T04:04:00Z">
              <w:tcPr>
                <w:tcW w:w="1933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115CD02" w14:textId="7AF2542A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520" w:author="Microsoft Office User" w:date="2025-07-28T04:04:00Z">
                <w:pPr>
                  <w:jc w:val="center"/>
                </w:pPr>
              </w:pPrChange>
            </w:pPr>
            <w:ins w:id="521" w:author="Microsoft Office User" w:date="2025-07-28T04:04:00Z">
              <w:r w:rsidRPr="00132EAD">
                <w:rPr>
                  <w:sz w:val="22"/>
                  <w:szCs w:val="22"/>
                </w:rPr>
                <w:t>44 428</w:t>
              </w:r>
            </w:ins>
            <w:del w:id="522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60 446</w:delText>
              </w:r>
            </w:del>
          </w:p>
        </w:tc>
        <w:tc>
          <w:tcPr>
            <w:tcW w:w="32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523" w:author="Microsoft Office User" w:date="2025-07-28T04:04:00Z">
              <w:tcPr>
                <w:tcW w:w="3685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C6685F0" w14:textId="77777777" w:rsidR="00BE7B9E" w:rsidRPr="00CA3827" w:rsidRDefault="00BE7B9E" w:rsidP="00BE7B9E">
            <w:pPr>
              <w:ind w:left="-680" w:firstLine="680"/>
              <w:rPr>
                <w:color w:val="000000"/>
                <w:sz w:val="22"/>
                <w:szCs w:val="22"/>
              </w:rPr>
              <w:pPrChange w:id="524" w:author="Microsoft Office User" w:date="2025-07-28T04:04:00Z">
                <w:pPr/>
              </w:pPrChange>
            </w:pPr>
          </w:p>
        </w:tc>
      </w:tr>
      <w:tr w:rsidR="00BE7B9E" w:rsidRPr="004E2AA4" w14:paraId="181AB896" w14:textId="77777777" w:rsidTr="00BE7B9E">
        <w:trPr>
          <w:trHeight w:val="340"/>
          <w:trPrChange w:id="525" w:author="Microsoft Office User" w:date="2025-07-28T04:04:00Z">
            <w:trPr>
              <w:trHeight w:val="340"/>
            </w:trPr>
          </w:trPrChange>
        </w:trPr>
        <w:tc>
          <w:tcPr>
            <w:tcW w:w="257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26" w:author="Microsoft Office User" w:date="2025-07-28T04:04:00Z">
              <w:tcPr>
                <w:tcW w:w="2579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6536C1E" w14:textId="68404DFF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527" w:author="Microsoft Office User" w:date="2025-07-28T04:04:00Z">
                <w:pPr>
                  <w:jc w:val="center"/>
                </w:pPr>
              </w:pPrChange>
            </w:pPr>
            <w:ins w:id="528" w:author="Microsoft Office User" w:date="2025-07-28T04:04:00Z">
              <w:r w:rsidRPr="00132EAD">
                <w:rPr>
                  <w:sz w:val="22"/>
                  <w:szCs w:val="22"/>
                </w:rPr>
                <w:t>Франция</w:t>
              </w:r>
            </w:ins>
            <w:del w:id="529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Латвия</w:delText>
              </w:r>
            </w:del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30" w:author="Microsoft Office User" w:date="2025-07-28T04:04:00Z">
              <w:tcPr>
                <w:tcW w:w="199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9677C16" w14:textId="57DCF96E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531" w:author="Microsoft Office User" w:date="2025-07-28T04:04:00Z">
                <w:pPr>
                  <w:jc w:val="center"/>
                </w:pPr>
              </w:pPrChange>
            </w:pPr>
            <w:ins w:id="532" w:author="Microsoft Office User" w:date="2025-07-28T04:04:00Z">
              <w:r w:rsidRPr="00132EAD">
                <w:rPr>
                  <w:sz w:val="22"/>
                  <w:szCs w:val="22"/>
                </w:rPr>
                <w:t>24/25</w:t>
              </w:r>
            </w:ins>
            <w:del w:id="533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23/24</w:delText>
              </w:r>
            </w:del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34" w:author="Microsoft Office User" w:date="2025-07-28T04:04:00Z">
              <w:tcPr>
                <w:tcW w:w="1933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21032E1" w14:textId="38E533B4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535" w:author="Microsoft Office User" w:date="2025-07-28T04:04:00Z">
                <w:pPr>
                  <w:jc w:val="center"/>
                </w:pPr>
              </w:pPrChange>
            </w:pPr>
            <w:ins w:id="536" w:author="Microsoft Office User" w:date="2025-07-28T04:04:00Z">
              <w:r w:rsidRPr="00132EAD">
                <w:rPr>
                  <w:sz w:val="22"/>
                  <w:szCs w:val="22"/>
                </w:rPr>
                <w:t>126 397</w:t>
              </w:r>
            </w:ins>
            <w:del w:id="537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62 355</w:delText>
              </w:r>
            </w:del>
          </w:p>
        </w:tc>
        <w:tc>
          <w:tcPr>
            <w:tcW w:w="32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38" w:author="Microsoft Office User" w:date="2025-07-28T04:04:00Z">
              <w:tcPr>
                <w:tcW w:w="3685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27CC83D" w14:textId="4FAC8FED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539" w:author="Microsoft Office User" w:date="2025-07-28T04:04:00Z">
                <w:pPr>
                  <w:jc w:val="center"/>
                </w:pPr>
              </w:pPrChange>
            </w:pPr>
            <w:ins w:id="540" w:author="Microsoft Office User" w:date="2025-07-28T04:04:00Z">
              <w:r w:rsidRPr="00132EAD">
                <w:t>+86,79%</w:t>
              </w:r>
            </w:ins>
            <w:del w:id="541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-11,58%</w:delText>
              </w:r>
            </w:del>
          </w:p>
        </w:tc>
      </w:tr>
      <w:tr w:rsidR="00BE7B9E" w:rsidRPr="004E2AA4" w14:paraId="370073CE" w14:textId="77777777" w:rsidTr="00BE7B9E">
        <w:trPr>
          <w:trHeight w:val="340"/>
          <w:trPrChange w:id="542" w:author="Microsoft Office User" w:date="2025-07-28T04:04:00Z">
            <w:trPr>
              <w:trHeight w:val="340"/>
            </w:trPr>
          </w:trPrChange>
        </w:trPr>
        <w:tc>
          <w:tcPr>
            <w:tcW w:w="257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543" w:author="Microsoft Office User" w:date="2025-07-28T04:04:00Z">
              <w:tcPr>
                <w:tcW w:w="2579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427FF99" w14:textId="77777777" w:rsidR="00BE7B9E" w:rsidRPr="00CA3827" w:rsidRDefault="00BE7B9E" w:rsidP="00BE7B9E">
            <w:pPr>
              <w:ind w:left="-680" w:firstLine="680"/>
              <w:rPr>
                <w:color w:val="000000"/>
                <w:sz w:val="22"/>
                <w:szCs w:val="22"/>
              </w:rPr>
              <w:pPrChange w:id="544" w:author="Microsoft Office User" w:date="2025-07-28T04:04:00Z">
                <w:pPr/>
              </w:pPrChange>
            </w:pPr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45" w:author="Microsoft Office User" w:date="2025-07-28T04:04:00Z">
              <w:tcPr>
                <w:tcW w:w="199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D8577C3" w14:textId="5040A61B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546" w:author="Microsoft Office User" w:date="2025-07-28T04:04:00Z">
                <w:pPr>
                  <w:jc w:val="center"/>
                </w:pPr>
              </w:pPrChange>
            </w:pPr>
            <w:ins w:id="547" w:author="Microsoft Office User" w:date="2025-07-28T04:04:00Z">
              <w:r w:rsidRPr="00132EAD">
                <w:rPr>
                  <w:sz w:val="22"/>
                  <w:szCs w:val="22"/>
                </w:rPr>
                <w:t>23/24</w:t>
              </w:r>
            </w:ins>
            <w:del w:id="548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22/23</w:delText>
              </w:r>
            </w:del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49" w:author="Microsoft Office User" w:date="2025-07-28T04:04:00Z">
              <w:tcPr>
                <w:tcW w:w="1933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4502BE3" w14:textId="0BF5BDB1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550" w:author="Microsoft Office User" w:date="2025-07-28T04:04:00Z">
                <w:pPr>
                  <w:jc w:val="center"/>
                </w:pPr>
              </w:pPrChange>
            </w:pPr>
            <w:ins w:id="551" w:author="Microsoft Office User" w:date="2025-07-28T04:04:00Z">
              <w:r w:rsidRPr="00132EAD">
                <w:rPr>
                  <w:sz w:val="22"/>
                  <w:szCs w:val="22"/>
                </w:rPr>
                <w:t>71 585</w:t>
              </w:r>
            </w:ins>
            <w:del w:id="552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70 524</w:delText>
              </w:r>
            </w:del>
          </w:p>
        </w:tc>
        <w:tc>
          <w:tcPr>
            <w:tcW w:w="32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553" w:author="Microsoft Office User" w:date="2025-07-28T04:04:00Z">
              <w:tcPr>
                <w:tcW w:w="3685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32B07836" w14:textId="77777777" w:rsidR="00BE7B9E" w:rsidRPr="00CA3827" w:rsidRDefault="00BE7B9E" w:rsidP="00BE7B9E">
            <w:pPr>
              <w:ind w:left="-680" w:firstLine="680"/>
              <w:rPr>
                <w:color w:val="000000"/>
                <w:sz w:val="22"/>
                <w:szCs w:val="22"/>
              </w:rPr>
              <w:pPrChange w:id="554" w:author="Microsoft Office User" w:date="2025-07-28T04:04:00Z">
                <w:pPr/>
              </w:pPrChange>
            </w:pPr>
          </w:p>
        </w:tc>
      </w:tr>
      <w:tr w:rsidR="00BE7B9E" w:rsidRPr="004E2AA4" w14:paraId="14E19A5D" w14:textId="77777777" w:rsidTr="00BE7B9E">
        <w:trPr>
          <w:trHeight w:val="340"/>
          <w:trPrChange w:id="555" w:author="Microsoft Office User" w:date="2025-07-28T04:04:00Z">
            <w:trPr>
              <w:trHeight w:val="340"/>
            </w:trPr>
          </w:trPrChange>
        </w:trPr>
        <w:tc>
          <w:tcPr>
            <w:tcW w:w="2579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56" w:author="Microsoft Office User" w:date="2025-07-28T04:04:00Z">
              <w:tcPr>
                <w:tcW w:w="2579" w:type="dxa"/>
                <w:vMerge w:val="restart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767648E" w14:textId="203508A1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557" w:author="Microsoft Office User" w:date="2025-07-28T04:04:00Z">
                <w:pPr>
                  <w:jc w:val="center"/>
                </w:pPr>
              </w:pPrChange>
            </w:pPr>
            <w:ins w:id="558" w:author="Microsoft Office User" w:date="2025-07-28T04:04:00Z">
              <w:r w:rsidRPr="00132EAD">
                <w:rPr>
                  <w:sz w:val="22"/>
                  <w:szCs w:val="22"/>
                </w:rPr>
                <w:t>Китай</w:t>
              </w:r>
            </w:ins>
            <w:del w:id="559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Украина</w:delText>
              </w:r>
            </w:del>
          </w:p>
        </w:tc>
        <w:tc>
          <w:tcPr>
            <w:tcW w:w="19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60" w:author="Microsoft Office User" w:date="2025-07-28T04:04:00Z">
              <w:tcPr>
                <w:tcW w:w="1999" w:type="dxa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4895056" w14:textId="58F6B2D0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561" w:author="Microsoft Office User" w:date="2025-07-28T04:04:00Z">
                <w:pPr>
                  <w:jc w:val="center"/>
                </w:pPr>
              </w:pPrChange>
            </w:pPr>
            <w:ins w:id="562" w:author="Microsoft Office User" w:date="2025-07-28T04:04:00Z">
              <w:r w:rsidRPr="00132EAD">
                <w:rPr>
                  <w:sz w:val="22"/>
                  <w:szCs w:val="22"/>
                </w:rPr>
                <w:t>24/25</w:t>
              </w:r>
            </w:ins>
            <w:del w:id="563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23/24</w:delText>
              </w:r>
            </w:del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64" w:author="Microsoft Office User" w:date="2025-07-28T04:04:00Z">
              <w:tcPr>
                <w:tcW w:w="1933" w:type="dxa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2DBC849" w14:textId="4E217B00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565" w:author="Microsoft Office User" w:date="2025-07-28T04:04:00Z">
                <w:pPr>
                  <w:jc w:val="center"/>
                </w:pPr>
              </w:pPrChange>
            </w:pPr>
            <w:ins w:id="566" w:author="Microsoft Office User" w:date="2025-07-28T04:04:00Z">
              <w:r w:rsidRPr="00132EAD">
                <w:rPr>
                  <w:sz w:val="22"/>
                  <w:szCs w:val="22"/>
                </w:rPr>
                <w:t>73 494</w:t>
              </w:r>
            </w:ins>
            <w:del w:id="567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60 629</w:delText>
              </w:r>
            </w:del>
          </w:p>
        </w:tc>
        <w:tc>
          <w:tcPr>
            <w:tcW w:w="326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68" w:author="Microsoft Office User" w:date="2025-07-28T04:04:00Z">
              <w:tcPr>
                <w:tcW w:w="3685" w:type="dxa"/>
                <w:vMerge w:val="restart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49F7894" w14:textId="2D00E7F3" w:rsidR="00BE7B9E" w:rsidRPr="00CA3827" w:rsidRDefault="00BE7B9E" w:rsidP="00BE7B9E">
            <w:pPr>
              <w:ind w:left="-680" w:firstLine="680"/>
              <w:jc w:val="center"/>
              <w:rPr>
                <w:color w:val="000000"/>
                <w:sz w:val="22"/>
                <w:szCs w:val="22"/>
              </w:rPr>
              <w:pPrChange w:id="569" w:author="Microsoft Office User" w:date="2025-07-28T04:04:00Z">
                <w:pPr>
                  <w:jc w:val="center"/>
                </w:pPr>
              </w:pPrChange>
            </w:pPr>
            <w:ins w:id="570" w:author="Microsoft Office User" w:date="2025-07-28T04:04:00Z">
              <w:r w:rsidRPr="00132EAD">
                <w:t>+6,11%</w:t>
              </w:r>
            </w:ins>
            <w:del w:id="571" w:author="Microsoft Office User" w:date="2025-07-28T04:04:00Z">
              <w:r w:rsidRPr="00CA3827" w:rsidDel="001F2765">
                <w:rPr>
                  <w:color w:val="000000"/>
                  <w:sz w:val="22"/>
                  <w:szCs w:val="22"/>
                </w:rPr>
                <w:delText>+57,61%</w:delText>
              </w:r>
            </w:del>
          </w:p>
        </w:tc>
      </w:tr>
      <w:tr w:rsidR="00BE7B9E" w:rsidRPr="004E2AA4" w14:paraId="6DD6401F" w14:textId="77777777" w:rsidTr="00BE7B9E">
        <w:trPr>
          <w:trHeight w:val="340"/>
          <w:trPrChange w:id="572" w:author="Microsoft Office User" w:date="2025-07-28T04:04:00Z">
            <w:trPr>
              <w:trHeight w:val="340"/>
            </w:trPr>
          </w:trPrChange>
        </w:trPr>
        <w:tc>
          <w:tcPr>
            <w:tcW w:w="2579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573" w:author="Microsoft Office User" w:date="2025-07-28T04:04:00Z">
              <w:tcPr>
                <w:tcW w:w="2579" w:type="dxa"/>
                <w:vMerge/>
                <w:tcBorders>
                  <w:top w:val="single" w:sz="4" w:space="0" w:color="auto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2DEB9809" w14:textId="77777777" w:rsidR="00AC4B9D" w:rsidRPr="00CA3827" w:rsidRDefault="00AC4B9D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99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74" w:author="Microsoft Office User" w:date="2025-07-28T04:04:00Z">
              <w:tcPr>
                <w:tcW w:w="1999" w:type="dxa"/>
                <w:tcBorders>
                  <w:top w:val="single" w:sz="4" w:space="0" w:color="auto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234583A" w14:textId="7DACEAF6" w:rsidR="00AC4B9D" w:rsidRPr="00CA3827" w:rsidRDefault="00AC4B9D">
            <w:pPr>
              <w:jc w:val="center"/>
              <w:rPr>
                <w:color w:val="000000"/>
                <w:sz w:val="22"/>
                <w:szCs w:val="22"/>
              </w:rPr>
            </w:pPr>
            <w:r w:rsidRPr="00CA3827">
              <w:rPr>
                <w:color w:val="000000"/>
                <w:sz w:val="22"/>
                <w:szCs w:val="22"/>
              </w:rPr>
              <w:t>2</w:t>
            </w:r>
            <w:ins w:id="575" w:author="Microsoft Office User" w:date="2025-07-28T04:05:00Z">
              <w:r w:rsidR="00BE7B9E">
                <w:rPr>
                  <w:color w:val="000000"/>
                  <w:sz w:val="22"/>
                  <w:szCs w:val="22"/>
                </w:rPr>
                <w:t>3</w:t>
              </w:r>
            </w:ins>
            <w:del w:id="576" w:author="Microsoft Office User" w:date="2025-07-28T04:05:00Z">
              <w:r w:rsidRPr="00CA3827" w:rsidDel="00BE7B9E">
                <w:rPr>
                  <w:color w:val="000000"/>
                  <w:sz w:val="22"/>
                  <w:szCs w:val="22"/>
                </w:rPr>
                <w:delText>2</w:delText>
              </w:r>
            </w:del>
            <w:r w:rsidRPr="00CA3827">
              <w:rPr>
                <w:color w:val="000000"/>
                <w:sz w:val="22"/>
                <w:szCs w:val="22"/>
              </w:rPr>
              <w:t>/2</w:t>
            </w:r>
            <w:ins w:id="577" w:author="Microsoft Office User" w:date="2025-07-28T04:05:00Z">
              <w:r w:rsidR="00BE7B9E">
                <w:rPr>
                  <w:color w:val="000000"/>
                  <w:sz w:val="22"/>
                  <w:szCs w:val="22"/>
                </w:rPr>
                <w:t>4</w:t>
              </w:r>
            </w:ins>
            <w:del w:id="578" w:author="Microsoft Office User" w:date="2025-07-28T04:05:00Z">
              <w:r w:rsidRPr="00CA3827" w:rsidDel="00BE7B9E">
                <w:rPr>
                  <w:color w:val="000000"/>
                  <w:sz w:val="22"/>
                  <w:szCs w:val="22"/>
                </w:rPr>
                <w:delText>3</w:delText>
              </w:r>
            </w:del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79" w:author="Microsoft Office User" w:date="2025-07-28T04:04:00Z">
              <w:tcPr>
                <w:tcW w:w="1933" w:type="dxa"/>
                <w:tcBorders>
                  <w:top w:val="single" w:sz="4" w:space="0" w:color="auto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D29836E" w14:textId="4D8D745D" w:rsidR="00AC4B9D" w:rsidRPr="00CA3827" w:rsidRDefault="00F11844">
            <w:pPr>
              <w:jc w:val="center"/>
              <w:rPr>
                <w:color w:val="000000"/>
                <w:sz w:val="22"/>
                <w:szCs w:val="22"/>
              </w:rPr>
            </w:pPr>
            <w:ins w:id="580" w:author="Microsoft Office User" w:date="2025-07-28T13:27:00Z">
              <w:r w:rsidRPr="00F11844">
                <w:rPr>
                  <w:color w:val="000000"/>
                  <w:sz w:val="22"/>
                  <w:szCs w:val="22"/>
                </w:rPr>
                <w:t>69 287</w:t>
              </w:r>
            </w:ins>
            <w:del w:id="581" w:author="Microsoft Office User" w:date="2025-07-28T13:27:00Z">
              <w:r w:rsidR="00AC4B9D" w:rsidRPr="00CA3827" w:rsidDel="00F11844">
                <w:rPr>
                  <w:color w:val="000000"/>
                  <w:sz w:val="22"/>
                  <w:szCs w:val="22"/>
                </w:rPr>
                <w:delText>38 468</w:delText>
              </w:r>
            </w:del>
          </w:p>
        </w:tc>
        <w:tc>
          <w:tcPr>
            <w:tcW w:w="326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582" w:author="Microsoft Office User" w:date="2025-07-28T04:04:00Z">
              <w:tcPr>
                <w:tcW w:w="3685" w:type="dxa"/>
                <w:vMerge/>
                <w:tcBorders>
                  <w:top w:val="single" w:sz="4" w:space="0" w:color="auto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6CA41569" w14:textId="77777777" w:rsidR="00AC4B9D" w:rsidRPr="00CA3827" w:rsidRDefault="00AC4B9D">
            <w:pPr>
              <w:rPr>
                <w:color w:val="000000"/>
                <w:sz w:val="22"/>
                <w:szCs w:val="22"/>
              </w:rPr>
            </w:pPr>
          </w:p>
        </w:tc>
      </w:tr>
    </w:tbl>
    <w:p w14:paraId="11B7139B" w14:textId="5C95703D" w:rsidR="00864716" w:rsidRDefault="00864716" w:rsidP="00B242EB">
      <w:pPr>
        <w:spacing w:line="360" w:lineRule="auto"/>
        <w:jc w:val="both"/>
        <w:rPr>
          <w:b/>
          <w:sz w:val="28"/>
        </w:rPr>
      </w:pPr>
    </w:p>
    <w:p w14:paraId="381965F6" w14:textId="77777777" w:rsidR="00220C6B" w:rsidRDefault="00220C6B" w:rsidP="00C03366">
      <w:pPr>
        <w:spacing w:line="360" w:lineRule="auto"/>
        <w:ind w:firstLine="709"/>
        <w:jc w:val="both"/>
        <w:rPr>
          <w:ins w:id="583" w:author="Microsoft Office User" w:date="2025-07-28T03:56:00Z"/>
          <w:bCs/>
          <w:sz w:val="28"/>
        </w:rPr>
      </w:pPr>
      <w:ins w:id="584" w:author="Microsoft Office User" w:date="2025-07-28T03:56:00Z">
        <w:r w:rsidRPr="00220C6B">
          <w:rPr>
            <w:bCs/>
            <w:sz w:val="28"/>
          </w:rPr>
          <w:t>Аудитория сайта KHL.ru в сезоне 2024/2025 продемонстрировала не только рост в абсолютных показателях, но и значительное расширение географии. Основной трафик традиционно сформировала Россия, где количество пользователей составило 13 127 200, увеличившись на 16% по сравнению с прошлым сезоном.</w:t>
        </w:r>
      </w:ins>
    </w:p>
    <w:p w14:paraId="64AF87CA" w14:textId="008C342B" w:rsidR="00220C6B" w:rsidRPr="00220C6B" w:rsidRDefault="00220C6B" w:rsidP="00220C6B">
      <w:pPr>
        <w:spacing w:line="360" w:lineRule="auto"/>
        <w:ind w:firstLine="709"/>
        <w:jc w:val="both"/>
        <w:rPr>
          <w:ins w:id="585" w:author="Microsoft Office User" w:date="2025-07-28T03:57:00Z"/>
          <w:bCs/>
          <w:sz w:val="28"/>
        </w:rPr>
      </w:pPr>
      <w:ins w:id="586" w:author="Microsoft Office User" w:date="2025-07-28T03:56:00Z">
        <w:r>
          <w:rPr>
            <w:bCs/>
            <w:sz w:val="28"/>
          </w:rPr>
          <w:t xml:space="preserve">Так </w:t>
        </w:r>
      </w:ins>
      <w:ins w:id="587" w:author="Microsoft Office User" w:date="2025-07-28T03:57:00Z">
        <w:r>
          <w:rPr>
            <w:bCs/>
            <w:sz w:val="28"/>
          </w:rPr>
          <w:t>же,</w:t>
        </w:r>
      </w:ins>
      <w:ins w:id="588" w:author="Microsoft Office User" w:date="2025-07-28T03:56:00Z">
        <w:r>
          <w:rPr>
            <w:bCs/>
            <w:sz w:val="28"/>
          </w:rPr>
          <w:t xml:space="preserve"> как и в прошлом сезоне мы наблюдаем </w:t>
        </w:r>
      </w:ins>
      <w:ins w:id="589" w:author="Microsoft Office User" w:date="2025-07-28T03:58:00Z">
        <w:r>
          <w:rPr>
            <w:bCs/>
            <w:sz w:val="28"/>
          </w:rPr>
          <w:t>с</w:t>
        </w:r>
      </w:ins>
      <w:ins w:id="590" w:author="Microsoft Office User" w:date="2025-07-28T03:57:00Z">
        <w:r w:rsidRPr="00220C6B">
          <w:rPr>
            <w:bCs/>
            <w:sz w:val="28"/>
          </w:rPr>
          <w:t xml:space="preserve">ущественный прирост </w:t>
        </w:r>
      </w:ins>
      <w:ins w:id="591" w:author="Microsoft Office User" w:date="2025-07-28T03:58:00Z">
        <w:r>
          <w:rPr>
            <w:bCs/>
            <w:sz w:val="28"/>
          </w:rPr>
          <w:t xml:space="preserve">пользователей </w:t>
        </w:r>
      </w:ins>
      <w:ins w:id="592" w:author="Microsoft Office User" w:date="2025-07-28T03:57:00Z">
        <w:r w:rsidRPr="00220C6B">
          <w:rPr>
            <w:bCs/>
            <w:sz w:val="28"/>
          </w:rPr>
          <w:t>и в ряде зарубежных стран. Особенно заметно вырос трафик из:</w:t>
        </w:r>
      </w:ins>
    </w:p>
    <w:p w14:paraId="43254135" w14:textId="384030D3" w:rsidR="00220C6B" w:rsidRPr="00220C6B" w:rsidRDefault="00220C6B" w:rsidP="00220C6B">
      <w:pPr>
        <w:pStyle w:val="af0"/>
        <w:numPr>
          <w:ilvl w:val="0"/>
          <w:numId w:val="31"/>
        </w:numPr>
        <w:spacing w:line="360" w:lineRule="auto"/>
        <w:jc w:val="both"/>
        <w:rPr>
          <w:ins w:id="593" w:author="Microsoft Office User" w:date="2025-07-28T03:57:00Z"/>
          <w:bCs/>
          <w:sz w:val="28"/>
          <w:rPrChange w:id="594" w:author="Microsoft Office User" w:date="2025-07-28T03:57:00Z">
            <w:rPr>
              <w:ins w:id="595" w:author="Microsoft Office User" w:date="2025-07-28T03:57:00Z"/>
            </w:rPr>
          </w:rPrChange>
        </w:rPr>
        <w:pPrChange w:id="596" w:author="Microsoft Office User" w:date="2025-07-28T03:57:00Z">
          <w:pPr>
            <w:spacing w:line="360" w:lineRule="auto"/>
            <w:ind w:firstLine="709"/>
            <w:jc w:val="both"/>
          </w:pPr>
        </w:pPrChange>
      </w:pPr>
      <w:ins w:id="597" w:author="Microsoft Office User" w:date="2025-07-28T03:57:00Z">
        <w:r w:rsidRPr="00220C6B">
          <w:rPr>
            <w:bCs/>
            <w:sz w:val="28"/>
            <w:rPrChange w:id="598" w:author="Microsoft Office User" w:date="2025-07-28T03:57:00Z">
              <w:rPr/>
            </w:rPrChange>
          </w:rPr>
          <w:t>Беларуси — на 58% (863 919 пользователей),</w:t>
        </w:r>
      </w:ins>
    </w:p>
    <w:p w14:paraId="4102C69F" w14:textId="4A1A895F" w:rsidR="00220C6B" w:rsidRPr="00220C6B" w:rsidRDefault="00220C6B" w:rsidP="00220C6B">
      <w:pPr>
        <w:pStyle w:val="af0"/>
        <w:numPr>
          <w:ilvl w:val="0"/>
          <w:numId w:val="31"/>
        </w:numPr>
        <w:spacing w:line="360" w:lineRule="auto"/>
        <w:jc w:val="both"/>
        <w:rPr>
          <w:ins w:id="599" w:author="Microsoft Office User" w:date="2025-07-28T03:57:00Z"/>
          <w:bCs/>
          <w:sz w:val="28"/>
          <w:rPrChange w:id="600" w:author="Microsoft Office User" w:date="2025-07-28T03:57:00Z">
            <w:rPr>
              <w:ins w:id="601" w:author="Microsoft Office User" w:date="2025-07-28T03:57:00Z"/>
            </w:rPr>
          </w:rPrChange>
        </w:rPr>
        <w:pPrChange w:id="602" w:author="Microsoft Office User" w:date="2025-07-28T03:57:00Z">
          <w:pPr>
            <w:spacing w:line="360" w:lineRule="auto"/>
            <w:ind w:firstLine="709"/>
            <w:jc w:val="both"/>
          </w:pPr>
        </w:pPrChange>
      </w:pPr>
      <w:ins w:id="603" w:author="Microsoft Office User" w:date="2025-07-28T03:57:00Z">
        <w:r w:rsidRPr="00220C6B">
          <w:rPr>
            <w:bCs/>
            <w:sz w:val="28"/>
            <w:rPrChange w:id="604" w:author="Microsoft Office User" w:date="2025-07-28T03:57:00Z">
              <w:rPr/>
            </w:rPrChange>
          </w:rPr>
          <w:t>США — на 180% (326 626),</w:t>
        </w:r>
      </w:ins>
    </w:p>
    <w:p w14:paraId="5B097691" w14:textId="77777777" w:rsidR="00220C6B" w:rsidRDefault="00220C6B" w:rsidP="00220C6B">
      <w:pPr>
        <w:pStyle w:val="af0"/>
        <w:numPr>
          <w:ilvl w:val="0"/>
          <w:numId w:val="31"/>
        </w:numPr>
        <w:spacing w:line="360" w:lineRule="auto"/>
        <w:jc w:val="both"/>
        <w:rPr>
          <w:ins w:id="605" w:author="Microsoft Office User" w:date="2025-07-28T03:57:00Z"/>
          <w:bCs/>
          <w:sz w:val="28"/>
        </w:rPr>
      </w:pPr>
      <w:ins w:id="606" w:author="Microsoft Office User" w:date="2025-07-28T03:57:00Z">
        <w:r w:rsidRPr="00220C6B">
          <w:rPr>
            <w:bCs/>
            <w:sz w:val="28"/>
            <w:rPrChange w:id="607" w:author="Microsoft Office User" w:date="2025-07-28T03:57:00Z">
              <w:rPr/>
            </w:rPrChange>
          </w:rPr>
          <w:t>Канады — на 108% (146 784),</w:t>
        </w:r>
      </w:ins>
    </w:p>
    <w:p w14:paraId="2BDEBBB6" w14:textId="3FE1F890" w:rsidR="00220C6B" w:rsidRPr="00220C6B" w:rsidRDefault="00220C6B" w:rsidP="00220C6B">
      <w:pPr>
        <w:pStyle w:val="af0"/>
        <w:numPr>
          <w:ilvl w:val="0"/>
          <w:numId w:val="31"/>
        </w:numPr>
        <w:spacing w:line="360" w:lineRule="auto"/>
        <w:jc w:val="both"/>
        <w:rPr>
          <w:ins w:id="608" w:author="Microsoft Office User" w:date="2025-07-28T03:57:00Z"/>
          <w:bCs/>
          <w:sz w:val="28"/>
          <w:rPrChange w:id="609" w:author="Microsoft Office User" w:date="2025-07-28T03:57:00Z">
            <w:rPr>
              <w:ins w:id="610" w:author="Microsoft Office User" w:date="2025-07-28T03:57:00Z"/>
            </w:rPr>
          </w:rPrChange>
        </w:rPr>
        <w:pPrChange w:id="611" w:author="Microsoft Office User" w:date="2025-07-28T03:57:00Z">
          <w:pPr>
            <w:spacing w:line="360" w:lineRule="auto"/>
            <w:ind w:firstLine="709"/>
            <w:jc w:val="both"/>
          </w:pPr>
        </w:pPrChange>
      </w:pPr>
      <w:ins w:id="612" w:author="Microsoft Office User" w:date="2025-07-28T03:57:00Z">
        <w:r w:rsidRPr="00220C6B">
          <w:rPr>
            <w:bCs/>
            <w:sz w:val="28"/>
            <w:rPrChange w:id="613" w:author="Microsoft Office User" w:date="2025-07-28T03:57:00Z">
              <w:rPr/>
            </w:rPrChange>
          </w:rPr>
          <w:t>Нидерландов — на 144% (138 028),</w:t>
        </w:r>
      </w:ins>
    </w:p>
    <w:p w14:paraId="52299760" w14:textId="178C1C60" w:rsidR="00220C6B" w:rsidRPr="00220C6B" w:rsidRDefault="00220C6B" w:rsidP="00220C6B">
      <w:pPr>
        <w:pStyle w:val="af0"/>
        <w:numPr>
          <w:ilvl w:val="0"/>
          <w:numId w:val="31"/>
        </w:numPr>
        <w:spacing w:line="360" w:lineRule="auto"/>
        <w:jc w:val="both"/>
        <w:rPr>
          <w:ins w:id="614" w:author="Microsoft Office User" w:date="2025-07-28T03:57:00Z"/>
          <w:bCs/>
          <w:sz w:val="28"/>
          <w:rPrChange w:id="615" w:author="Microsoft Office User" w:date="2025-07-28T03:57:00Z">
            <w:rPr>
              <w:ins w:id="616" w:author="Microsoft Office User" w:date="2025-07-28T03:57:00Z"/>
            </w:rPr>
          </w:rPrChange>
        </w:rPr>
        <w:pPrChange w:id="617" w:author="Microsoft Office User" w:date="2025-07-28T03:57:00Z">
          <w:pPr>
            <w:spacing w:line="360" w:lineRule="auto"/>
            <w:ind w:firstLine="709"/>
            <w:jc w:val="both"/>
          </w:pPr>
        </w:pPrChange>
      </w:pPr>
      <w:ins w:id="618" w:author="Microsoft Office User" w:date="2025-07-28T03:57:00Z">
        <w:r w:rsidRPr="00220C6B">
          <w:rPr>
            <w:bCs/>
            <w:sz w:val="28"/>
            <w:rPrChange w:id="619" w:author="Microsoft Office User" w:date="2025-07-28T03:57:00Z">
              <w:rPr/>
            </w:rPrChange>
          </w:rPr>
          <w:lastRenderedPageBreak/>
          <w:t>Великобритании — на 202% (134 433),</w:t>
        </w:r>
      </w:ins>
    </w:p>
    <w:p w14:paraId="0A8C3C07" w14:textId="77777777" w:rsidR="00220C6B" w:rsidRPr="00220C6B" w:rsidRDefault="00220C6B" w:rsidP="00220C6B">
      <w:pPr>
        <w:pStyle w:val="af0"/>
        <w:numPr>
          <w:ilvl w:val="0"/>
          <w:numId w:val="31"/>
        </w:numPr>
        <w:spacing w:line="360" w:lineRule="auto"/>
        <w:jc w:val="both"/>
        <w:rPr>
          <w:ins w:id="620" w:author="Microsoft Office User" w:date="2025-07-28T03:57:00Z"/>
          <w:bCs/>
          <w:sz w:val="28"/>
          <w:rPrChange w:id="621" w:author="Microsoft Office User" w:date="2025-07-28T03:57:00Z">
            <w:rPr>
              <w:ins w:id="622" w:author="Microsoft Office User" w:date="2025-07-28T03:57:00Z"/>
            </w:rPr>
          </w:rPrChange>
        </w:rPr>
        <w:pPrChange w:id="623" w:author="Microsoft Office User" w:date="2025-07-28T03:57:00Z">
          <w:pPr>
            <w:spacing w:line="360" w:lineRule="auto"/>
            <w:ind w:firstLine="709"/>
            <w:jc w:val="both"/>
          </w:pPr>
        </w:pPrChange>
      </w:pPr>
      <w:ins w:id="624" w:author="Microsoft Office User" w:date="2025-07-28T03:57:00Z">
        <w:r w:rsidRPr="00220C6B">
          <w:rPr>
            <w:bCs/>
            <w:sz w:val="28"/>
            <w:rPrChange w:id="625" w:author="Microsoft Office User" w:date="2025-07-28T03:57:00Z">
              <w:rPr/>
            </w:rPrChange>
          </w:rPr>
          <w:t>Франции — на 87% (126 397).</w:t>
        </w:r>
      </w:ins>
    </w:p>
    <w:p w14:paraId="536F8117" w14:textId="161595A1" w:rsidR="00220C6B" w:rsidRDefault="00220C6B" w:rsidP="00220C6B">
      <w:pPr>
        <w:spacing w:line="360" w:lineRule="auto"/>
        <w:ind w:firstLine="709"/>
        <w:jc w:val="both"/>
        <w:rPr>
          <w:ins w:id="626" w:author="Microsoft Office User" w:date="2025-07-28T03:58:00Z"/>
          <w:bCs/>
          <w:sz w:val="28"/>
        </w:rPr>
      </w:pPr>
      <w:ins w:id="627" w:author="Microsoft Office User" w:date="2025-07-28T03:58:00Z">
        <w:r w:rsidRPr="00220C6B">
          <w:rPr>
            <w:bCs/>
            <w:sz w:val="28"/>
          </w:rPr>
          <w:t>Также стоит отметить Китай, где количество пользователей увеличилось с 69 287 до 73 494 (+6,1%). Несмотря на скромные цифры в абсолютном выражении, стабильный рост трафика из региона, где клуб «Куньлунь Ред Стар» не проводит домашние матчи, подтверждает сохранение цифрового интереса к КХЛ в азиатском направлении и наличие потенциала для дальнейшего роста аудитории.</w:t>
        </w:r>
      </w:ins>
    </w:p>
    <w:p w14:paraId="4FF4B746" w14:textId="346A0634" w:rsidR="00EF5BFB" w:rsidRDefault="00BE7B9E" w:rsidP="00220C6B">
      <w:pPr>
        <w:spacing w:line="360" w:lineRule="auto"/>
        <w:ind w:firstLine="709"/>
        <w:jc w:val="both"/>
        <w:rPr>
          <w:ins w:id="628" w:author="Microsoft Office User" w:date="2025-07-28T03:59:00Z"/>
          <w:bCs/>
          <w:sz w:val="28"/>
        </w:rPr>
      </w:pPr>
      <w:ins w:id="629" w:author="Microsoft Office User" w:date="2025-07-28T03:59:00Z">
        <w:r w:rsidRPr="00BE7B9E">
          <w:rPr>
            <w:bCs/>
            <w:sz w:val="28"/>
          </w:rPr>
          <w:t>Рост трафика из англоязычных и европейских стран может быть связан как с общим повышением интереса к Лиге за рубежом.</w:t>
        </w:r>
        <w:r>
          <w:rPr>
            <w:bCs/>
            <w:sz w:val="28"/>
          </w:rPr>
          <w:t xml:space="preserve"> </w:t>
        </w:r>
      </w:ins>
      <w:del w:id="630" w:author="Microsoft Office User" w:date="2025-07-28T03:59:00Z">
        <w:r w:rsidR="00AC4B9D" w:rsidDel="00220C6B">
          <w:rPr>
            <w:bCs/>
            <w:sz w:val="28"/>
          </w:rPr>
          <w:delText xml:space="preserve">В отличии от прошлого сезона, когда наблюдался отток пользователей из европейских и североамериканских стран, в этом сезоне </w:delText>
        </w:r>
        <w:r w:rsidR="004E2AA4" w:rsidDel="00220C6B">
          <w:rPr>
            <w:bCs/>
            <w:sz w:val="28"/>
          </w:rPr>
          <w:delText xml:space="preserve">виден </w:delText>
        </w:r>
        <w:r w:rsidR="00AC4B9D" w:rsidDel="00220C6B">
          <w:rPr>
            <w:bCs/>
            <w:sz w:val="28"/>
          </w:rPr>
          <w:delText xml:space="preserve">уверенный рост пользователей по всем странам из ТОП-10, кроме Латвии. </w:delText>
        </w:r>
      </w:del>
      <w:ins w:id="631" w:author="Baskaev, Oleg" w:date="2024-07-25T09:13:00Z">
        <w:r w:rsidR="009D2E8B">
          <w:rPr>
            <w:bCs/>
            <w:sz w:val="28"/>
          </w:rPr>
          <w:t>О</w:t>
        </w:r>
        <w:r w:rsidR="009D2E8B" w:rsidRPr="009D2E8B">
          <w:rPr>
            <w:bCs/>
            <w:sz w:val="28"/>
          </w:rPr>
          <w:t>днако мы точно не можем утверждать, что все эти пользователи действительно находятся в этих странах. Возможно, это связано с использованием VPN, что затрудняет точное определение их местоположения</w:t>
        </w:r>
      </w:ins>
      <w:ins w:id="632" w:author="Baskaev, Oleg" w:date="2024-07-25T09:18:00Z">
        <w:r w:rsidR="000544D9">
          <w:rPr>
            <w:bCs/>
            <w:sz w:val="28"/>
          </w:rPr>
          <w:t>.</w:t>
        </w:r>
      </w:ins>
    </w:p>
    <w:p w14:paraId="10BF9334" w14:textId="0262FD99" w:rsidR="00BE7B9E" w:rsidRPr="00BE7B9E" w:rsidRDefault="00BE7B9E" w:rsidP="00BE7B9E">
      <w:pPr>
        <w:spacing w:line="360" w:lineRule="auto"/>
        <w:ind w:firstLine="709"/>
        <w:jc w:val="both"/>
        <w:rPr>
          <w:ins w:id="633" w:author="Microsoft Office User" w:date="2025-07-28T04:01:00Z"/>
          <w:bCs/>
          <w:sz w:val="28"/>
        </w:rPr>
      </w:pPr>
      <w:ins w:id="634" w:author="Microsoft Office User" w:date="2025-07-28T04:01:00Z">
        <w:r w:rsidRPr="00BE7B9E">
          <w:rPr>
            <w:bCs/>
            <w:sz w:val="28"/>
          </w:rPr>
          <w:t>В то же время в некоторых странах отмечено снижение показателей. Так, количество пользователей из:</w:t>
        </w:r>
      </w:ins>
    </w:p>
    <w:p w14:paraId="3D85CC17" w14:textId="3589E529" w:rsidR="00BE7B9E" w:rsidRPr="00BE7B9E" w:rsidRDefault="00BE7B9E" w:rsidP="00BE7B9E">
      <w:pPr>
        <w:pStyle w:val="af0"/>
        <w:numPr>
          <w:ilvl w:val="0"/>
          <w:numId w:val="32"/>
        </w:numPr>
        <w:spacing w:line="360" w:lineRule="auto"/>
        <w:jc w:val="both"/>
        <w:rPr>
          <w:ins w:id="635" w:author="Microsoft Office User" w:date="2025-07-28T04:01:00Z"/>
          <w:bCs/>
          <w:sz w:val="28"/>
          <w:rPrChange w:id="636" w:author="Microsoft Office User" w:date="2025-07-28T04:01:00Z">
            <w:rPr>
              <w:ins w:id="637" w:author="Microsoft Office User" w:date="2025-07-28T04:01:00Z"/>
            </w:rPr>
          </w:rPrChange>
        </w:rPr>
        <w:pPrChange w:id="638" w:author="Microsoft Office User" w:date="2025-07-28T04:01:00Z">
          <w:pPr>
            <w:spacing w:line="360" w:lineRule="auto"/>
            <w:ind w:firstLine="709"/>
            <w:jc w:val="both"/>
          </w:pPr>
        </w:pPrChange>
      </w:pPr>
      <w:ins w:id="639" w:author="Microsoft Office User" w:date="2025-07-28T04:01:00Z">
        <w:r w:rsidRPr="00BE7B9E">
          <w:rPr>
            <w:bCs/>
            <w:sz w:val="28"/>
            <w:rPrChange w:id="640" w:author="Microsoft Office User" w:date="2025-07-28T04:01:00Z">
              <w:rPr/>
            </w:rPrChange>
          </w:rPr>
          <w:t>Казахстана снизилось на 1,5% (317 341 пользователей),</w:t>
        </w:r>
      </w:ins>
    </w:p>
    <w:p w14:paraId="24E8783A" w14:textId="67630C8F" w:rsidR="00BE7B9E" w:rsidRPr="00BE7B9E" w:rsidRDefault="00BE7B9E" w:rsidP="00BE7B9E">
      <w:pPr>
        <w:pStyle w:val="af0"/>
        <w:numPr>
          <w:ilvl w:val="0"/>
          <w:numId w:val="32"/>
        </w:numPr>
        <w:spacing w:line="360" w:lineRule="auto"/>
        <w:jc w:val="both"/>
        <w:rPr>
          <w:ins w:id="641" w:author="Microsoft Office User" w:date="2025-07-28T04:01:00Z"/>
          <w:bCs/>
          <w:sz w:val="28"/>
          <w:rPrChange w:id="642" w:author="Microsoft Office User" w:date="2025-07-28T04:01:00Z">
            <w:rPr>
              <w:ins w:id="643" w:author="Microsoft Office User" w:date="2025-07-28T04:01:00Z"/>
            </w:rPr>
          </w:rPrChange>
        </w:rPr>
        <w:pPrChange w:id="644" w:author="Microsoft Office User" w:date="2025-07-28T04:01:00Z">
          <w:pPr>
            <w:spacing w:line="360" w:lineRule="auto"/>
            <w:ind w:firstLine="709"/>
            <w:jc w:val="both"/>
          </w:pPr>
        </w:pPrChange>
      </w:pPr>
      <w:ins w:id="645" w:author="Microsoft Office User" w:date="2025-07-28T04:01:00Z">
        <w:r w:rsidRPr="00BE7B9E">
          <w:rPr>
            <w:bCs/>
            <w:sz w:val="28"/>
            <w:rPrChange w:id="646" w:author="Microsoft Office User" w:date="2025-07-28T04:01:00Z">
              <w:rPr/>
            </w:rPrChange>
          </w:rPr>
          <w:t>Германии — на 8,7% (267 043).</w:t>
        </w:r>
      </w:ins>
    </w:p>
    <w:p w14:paraId="1C9ABDAD" w14:textId="05590877" w:rsidR="00220C6B" w:rsidRDefault="00BE7B9E" w:rsidP="00BE7B9E">
      <w:pPr>
        <w:spacing w:line="360" w:lineRule="auto"/>
        <w:ind w:firstLine="709"/>
        <w:jc w:val="both"/>
        <w:rPr>
          <w:bCs/>
          <w:sz w:val="28"/>
        </w:rPr>
      </w:pPr>
      <w:ins w:id="647" w:author="Microsoft Office User" w:date="2025-07-28T04:01:00Z">
        <w:r w:rsidRPr="00BE7B9E">
          <w:rPr>
            <w:bCs/>
            <w:sz w:val="28"/>
          </w:rPr>
          <w:t>Несмотря на это, обе страны остаются в числе лидеров по числу пользователей и продолжают обеспечивать стабильный трафик на сайт Лиги.</w:t>
        </w:r>
      </w:ins>
    </w:p>
    <w:p w14:paraId="2F0D2B34" w14:textId="436E9641" w:rsidR="00AC4B9D" w:rsidDel="00BE7B9E" w:rsidRDefault="00AC4B9D" w:rsidP="00C03366">
      <w:pPr>
        <w:spacing w:line="360" w:lineRule="auto"/>
        <w:ind w:firstLine="709"/>
        <w:jc w:val="both"/>
        <w:rPr>
          <w:del w:id="648" w:author="Microsoft Office User" w:date="2025-07-28T04:01:00Z"/>
          <w:bCs/>
          <w:sz w:val="28"/>
        </w:rPr>
      </w:pPr>
      <w:del w:id="649" w:author="Microsoft Office User" w:date="2025-07-28T04:01:00Z">
        <w:r w:rsidRPr="00AC4B9D" w:rsidDel="00BE7B9E">
          <w:rPr>
            <w:bCs/>
            <w:sz w:val="28"/>
          </w:rPr>
          <w:delText xml:space="preserve">В сезоне 2023/2024 </w:delText>
        </w:r>
        <w:r w:rsidR="004E2AA4" w:rsidDel="00BE7B9E">
          <w:rPr>
            <w:bCs/>
            <w:sz w:val="28"/>
          </w:rPr>
          <w:delText>продолжилось</w:delText>
        </w:r>
        <w:r w:rsidR="004E2AA4" w:rsidRPr="00AC4B9D" w:rsidDel="00BE7B9E">
          <w:rPr>
            <w:bCs/>
            <w:sz w:val="28"/>
          </w:rPr>
          <w:delText xml:space="preserve"> </w:delText>
        </w:r>
        <w:r w:rsidRPr="00AC4B9D" w:rsidDel="00BE7B9E">
          <w:rPr>
            <w:bCs/>
            <w:sz w:val="28"/>
          </w:rPr>
          <w:delText>значительное увеличение аудитории из России, Беларуси и Германии</w:delText>
        </w:r>
        <w:r w:rsidDel="00BE7B9E">
          <w:rPr>
            <w:bCs/>
            <w:sz w:val="28"/>
          </w:rPr>
          <w:delText xml:space="preserve">, но отдельно стоит </w:delText>
        </w:r>
        <w:r w:rsidR="00E36470" w:rsidDel="00BE7B9E">
          <w:rPr>
            <w:bCs/>
            <w:sz w:val="28"/>
          </w:rPr>
          <w:delText>рассмотреть</w:delText>
        </w:r>
        <w:r w:rsidDel="00BE7B9E">
          <w:rPr>
            <w:bCs/>
            <w:sz w:val="28"/>
          </w:rPr>
          <w:delText xml:space="preserve"> </w:delText>
        </w:r>
        <w:r w:rsidR="00E36470" w:rsidDel="00BE7B9E">
          <w:rPr>
            <w:bCs/>
            <w:sz w:val="28"/>
          </w:rPr>
          <w:delText xml:space="preserve">рост </w:delText>
        </w:r>
        <w:r w:rsidR="000719E6" w:rsidDel="00BE7B9E">
          <w:rPr>
            <w:bCs/>
            <w:sz w:val="28"/>
          </w:rPr>
          <w:delText>количества пользователей</w:delText>
        </w:r>
        <w:r w:rsidDel="00BE7B9E">
          <w:rPr>
            <w:bCs/>
            <w:sz w:val="28"/>
          </w:rPr>
          <w:delText xml:space="preserve"> из США</w:delText>
        </w:r>
        <w:r w:rsidRPr="00AC4B9D" w:rsidDel="00BE7B9E">
          <w:rPr>
            <w:bCs/>
            <w:sz w:val="28"/>
          </w:rPr>
          <w:delText>.</w:delText>
        </w:r>
        <w:r w:rsidDel="00BE7B9E">
          <w:rPr>
            <w:bCs/>
            <w:sz w:val="28"/>
          </w:rPr>
          <w:delText xml:space="preserve"> </w:delText>
        </w:r>
        <w:r w:rsidRPr="00AC4B9D" w:rsidDel="00BE7B9E">
          <w:rPr>
            <w:bCs/>
            <w:sz w:val="28"/>
          </w:rPr>
          <w:delText>В сезоне 2022/2023 количество пользователей из США составляло 95</w:delText>
        </w:r>
        <w:r w:rsidDel="00BE7B9E">
          <w:rPr>
            <w:bCs/>
            <w:sz w:val="28"/>
          </w:rPr>
          <w:delText xml:space="preserve"> </w:delText>
        </w:r>
        <w:r w:rsidRPr="00AC4B9D" w:rsidDel="00BE7B9E">
          <w:rPr>
            <w:bCs/>
            <w:sz w:val="28"/>
          </w:rPr>
          <w:delText>562, тогда как в сезоне 2023/2024 этот показатель увеличился до 288</w:delText>
        </w:r>
        <w:r w:rsidDel="00BE7B9E">
          <w:rPr>
            <w:bCs/>
            <w:sz w:val="28"/>
          </w:rPr>
          <w:delText xml:space="preserve"> </w:delText>
        </w:r>
        <w:r w:rsidRPr="00AC4B9D" w:rsidDel="00BE7B9E">
          <w:rPr>
            <w:bCs/>
            <w:sz w:val="28"/>
          </w:rPr>
          <w:delText xml:space="preserve">213. Это представляет собой </w:delText>
        </w:r>
        <w:r w:rsidR="00EF5BFB" w:rsidDel="00BE7B9E">
          <w:rPr>
            <w:bCs/>
            <w:sz w:val="28"/>
          </w:rPr>
          <w:delText>при</w:delText>
        </w:r>
        <w:r w:rsidRPr="00AC4B9D" w:rsidDel="00BE7B9E">
          <w:rPr>
            <w:bCs/>
            <w:sz w:val="28"/>
          </w:rPr>
          <w:delText>рост на 201</w:delText>
        </w:r>
        <w:r w:rsidR="004E2AA4" w:rsidDel="00BE7B9E">
          <w:rPr>
            <w:bCs/>
            <w:sz w:val="28"/>
          </w:rPr>
          <w:delText>,</w:delText>
        </w:r>
        <w:r w:rsidRPr="00AC4B9D" w:rsidDel="00BE7B9E">
          <w:rPr>
            <w:bCs/>
            <w:sz w:val="28"/>
          </w:rPr>
          <w:delText xml:space="preserve">6%. </w:delText>
        </w:r>
        <w:r w:rsidR="00E36470" w:rsidDel="00BE7B9E">
          <w:rPr>
            <w:bCs/>
            <w:sz w:val="28"/>
          </w:rPr>
          <w:delText xml:space="preserve">При проверке </w:delText>
        </w:r>
        <w:r w:rsidR="00EF5BFB" w:rsidDel="00BE7B9E">
          <w:rPr>
            <w:bCs/>
            <w:sz w:val="28"/>
          </w:rPr>
          <w:delText xml:space="preserve">этих данных была обнаружена подозрительная активность пользователей из США в некоторых месяцах в течение сезона. </w:delText>
        </w:r>
        <w:r w:rsidDel="00BE7B9E">
          <w:rPr>
            <w:bCs/>
            <w:sz w:val="28"/>
          </w:rPr>
          <w:delText xml:space="preserve">Вероятно, </w:delText>
        </w:r>
        <w:r w:rsidR="00EF5BFB" w:rsidDel="00BE7B9E">
          <w:rPr>
            <w:bCs/>
            <w:sz w:val="28"/>
          </w:rPr>
          <w:delText xml:space="preserve">это могли быть боты, а не реальные пользователи. В любом случае, количество таких пользователей </w:delText>
        </w:r>
        <w:r w:rsidR="000719E6" w:rsidDel="00BE7B9E">
          <w:rPr>
            <w:bCs/>
            <w:sz w:val="28"/>
          </w:rPr>
          <w:delText>составляет</w:delText>
        </w:r>
        <w:r w:rsidR="00EF5BFB" w:rsidDel="00BE7B9E">
          <w:rPr>
            <w:bCs/>
            <w:sz w:val="28"/>
          </w:rPr>
          <w:delText xml:space="preserve"> около 20</w:delText>
        </w:r>
        <w:r w:rsidR="00EF5BFB" w:rsidRPr="00EF5BFB" w:rsidDel="00BE7B9E">
          <w:rPr>
            <w:bCs/>
            <w:sz w:val="28"/>
          </w:rPr>
          <w:delText xml:space="preserve">%, </w:delText>
        </w:r>
        <w:r w:rsidR="00EF5BFB" w:rsidDel="00BE7B9E">
          <w:rPr>
            <w:bCs/>
            <w:sz w:val="28"/>
          </w:rPr>
          <w:delText xml:space="preserve">это позволяет сделать вывод, что прирост реальных пользователей из США все-таки возможен. </w:delText>
        </w:r>
      </w:del>
    </w:p>
    <w:p w14:paraId="426F0F83" w14:textId="2132F1CC" w:rsidR="00D02B8D" w:rsidRDefault="00AC4B9D" w:rsidP="00E9646B">
      <w:pPr>
        <w:spacing w:line="360" w:lineRule="auto"/>
        <w:jc w:val="both"/>
        <w:rPr>
          <w:b/>
          <w:sz w:val="28"/>
        </w:rPr>
      </w:pPr>
      <w:del w:id="650" w:author="Microsoft Office User" w:date="2025-07-28T04:01:00Z">
        <w:r w:rsidDel="00BE7B9E">
          <w:rPr>
            <w:bCs/>
            <w:sz w:val="28"/>
          </w:rPr>
          <w:delText>Отдельно стоит рассмотреть появление Украины в ТОП-10</w:delText>
        </w:r>
        <w:r w:rsidRPr="00AC4B9D" w:rsidDel="00BE7B9E">
          <w:rPr>
            <w:bCs/>
            <w:sz w:val="28"/>
          </w:rPr>
          <w:delText>.</w:delText>
        </w:r>
        <w:r w:rsidDel="00BE7B9E">
          <w:rPr>
            <w:bCs/>
            <w:sz w:val="28"/>
          </w:rPr>
          <w:delText xml:space="preserve"> Важно отметить, что </w:delText>
        </w:r>
        <w:r w:rsidDel="00BE7B9E">
          <w:rPr>
            <w:bCs/>
            <w:sz w:val="28"/>
            <w:lang w:val="en-US"/>
          </w:rPr>
          <w:delText>Google</w:delText>
        </w:r>
        <w:r w:rsidRPr="00AC4B9D" w:rsidDel="00BE7B9E">
          <w:rPr>
            <w:bCs/>
            <w:sz w:val="28"/>
          </w:rPr>
          <w:delText xml:space="preserve"> </w:delText>
        </w:r>
        <w:r w:rsidDel="00BE7B9E">
          <w:rPr>
            <w:bCs/>
            <w:sz w:val="28"/>
            <w:lang w:val="en-US"/>
          </w:rPr>
          <w:delText>Analytics</w:delText>
        </w:r>
        <w:r w:rsidDel="00BE7B9E">
          <w:rPr>
            <w:bCs/>
            <w:sz w:val="28"/>
          </w:rPr>
          <w:delText xml:space="preserve"> до сих пор</w:delText>
        </w:r>
        <w:r w:rsidRPr="00AC4B9D" w:rsidDel="00BE7B9E">
          <w:rPr>
            <w:bCs/>
            <w:sz w:val="28"/>
          </w:rPr>
          <w:delText xml:space="preserve"> </w:delText>
        </w:r>
        <w:r w:rsidDel="00BE7B9E">
          <w:rPr>
            <w:bCs/>
            <w:sz w:val="28"/>
          </w:rPr>
          <w:delText>относит пользователей из Крыма, Донецкой и Луганской Республик к Украине. Я. Метрика не учитывает пользователей с этих территорий в своих отчетах. Таким образом</w:delText>
        </w:r>
        <w:r w:rsidRPr="00AC4B9D" w:rsidDel="00BE7B9E">
          <w:rPr>
            <w:bCs/>
            <w:sz w:val="28"/>
          </w:rPr>
          <w:delText xml:space="preserve">, </w:delText>
        </w:r>
        <w:r w:rsidDel="00BE7B9E">
          <w:rPr>
            <w:bCs/>
            <w:sz w:val="28"/>
          </w:rPr>
          <w:delText xml:space="preserve">благодаря </w:delText>
        </w:r>
        <w:r w:rsidDel="00BE7B9E">
          <w:rPr>
            <w:bCs/>
            <w:sz w:val="28"/>
            <w:lang w:val="en-US"/>
          </w:rPr>
          <w:delText>Google</w:delText>
        </w:r>
        <w:r w:rsidRPr="00AC4B9D" w:rsidDel="00BE7B9E">
          <w:rPr>
            <w:bCs/>
            <w:sz w:val="28"/>
          </w:rPr>
          <w:delText xml:space="preserve"> </w:delText>
        </w:r>
        <w:r w:rsidDel="00BE7B9E">
          <w:rPr>
            <w:bCs/>
            <w:sz w:val="28"/>
            <w:lang w:val="en-US"/>
          </w:rPr>
          <w:delText>Analytics</w:delText>
        </w:r>
        <w:r w:rsidRPr="00AC4B9D" w:rsidDel="00BE7B9E">
          <w:rPr>
            <w:bCs/>
            <w:sz w:val="28"/>
          </w:rPr>
          <w:delText>,</w:delText>
        </w:r>
        <w:r w:rsidDel="00BE7B9E">
          <w:rPr>
            <w:bCs/>
            <w:sz w:val="28"/>
          </w:rPr>
          <w:delText xml:space="preserve"> мы</w:delText>
        </w:r>
        <w:r w:rsidR="00EF5BFB" w:rsidDel="00BE7B9E">
          <w:rPr>
            <w:bCs/>
            <w:sz w:val="28"/>
          </w:rPr>
          <w:delText xml:space="preserve"> можем</w:delText>
        </w:r>
        <w:r w:rsidDel="00BE7B9E">
          <w:rPr>
            <w:bCs/>
            <w:sz w:val="28"/>
          </w:rPr>
          <w:delText xml:space="preserve"> наблюда</w:delText>
        </w:r>
        <w:r w:rsidR="00EF5BFB" w:rsidDel="00BE7B9E">
          <w:rPr>
            <w:bCs/>
            <w:sz w:val="28"/>
          </w:rPr>
          <w:delText>ть</w:delText>
        </w:r>
        <w:r w:rsidDel="00BE7B9E">
          <w:rPr>
            <w:bCs/>
            <w:sz w:val="28"/>
          </w:rPr>
          <w:delText xml:space="preserve"> рост интереса к Лиге у пользователей с новых территорий</w:delText>
        </w:r>
        <w:r w:rsidR="00224D30" w:rsidDel="00BE7B9E">
          <w:rPr>
            <w:bCs/>
            <w:sz w:val="28"/>
          </w:rPr>
          <w:delText xml:space="preserve"> РФ</w:delText>
        </w:r>
      </w:del>
      <w:r>
        <w:rPr>
          <w:bCs/>
          <w:sz w:val="28"/>
        </w:rPr>
        <w:t xml:space="preserve">. </w:t>
      </w:r>
    </w:p>
    <w:p w14:paraId="79692FD6" w14:textId="275F13FC" w:rsidR="004E2AA4" w:rsidRDefault="004E2AA4">
      <w:pPr>
        <w:rPr>
          <w:b/>
          <w:sz w:val="28"/>
        </w:rPr>
      </w:pPr>
    </w:p>
    <w:p w14:paraId="7D67DE18" w14:textId="352F7A07" w:rsidR="004E20D7" w:rsidRDefault="00A2568F" w:rsidP="004E20D7">
      <w:pPr>
        <w:spacing w:line="360" w:lineRule="auto"/>
        <w:ind w:firstLine="709"/>
        <w:jc w:val="center"/>
        <w:rPr>
          <w:b/>
          <w:sz w:val="28"/>
        </w:rPr>
      </w:pPr>
      <w:r>
        <w:rPr>
          <w:b/>
          <w:sz w:val="28"/>
        </w:rPr>
        <w:t>География посещений интернет-сайтов КХЛ</w:t>
      </w:r>
      <w:r w:rsidRPr="003F2C4F">
        <w:rPr>
          <w:b/>
          <w:sz w:val="28"/>
        </w:rPr>
        <w:t xml:space="preserve"> </w:t>
      </w:r>
      <w:r>
        <w:rPr>
          <w:b/>
          <w:sz w:val="28"/>
        </w:rPr>
        <w:t>по регионам РФ</w:t>
      </w:r>
    </w:p>
    <w:p w14:paraId="16104981" w14:textId="5637E3C1" w:rsidR="00A2568F" w:rsidRDefault="004E20D7" w:rsidP="002F52CE">
      <w:pPr>
        <w:spacing w:line="360" w:lineRule="auto"/>
        <w:ind w:firstLine="709"/>
        <w:jc w:val="center"/>
        <w:rPr>
          <w:ins w:id="651" w:author="Microsoft Office User" w:date="2025-07-28T04:05:00Z"/>
          <w:b/>
          <w:sz w:val="28"/>
        </w:rPr>
      </w:pPr>
      <w:r w:rsidRPr="003F2C4F">
        <w:rPr>
          <w:b/>
          <w:sz w:val="28"/>
        </w:rPr>
        <w:t>в сезоне 202</w:t>
      </w:r>
      <w:ins w:id="652" w:author="Microsoft Office User" w:date="2025-07-28T04:14:00Z">
        <w:r w:rsidR="00033027">
          <w:rPr>
            <w:b/>
            <w:sz w:val="28"/>
          </w:rPr>
          <w:t>4</w:t>
        </w:r>
      </w:ins>
      <w:del w:id="653" w:author="Microsoft Office User" w:date="2025-07-28T04:14:00Z">
        <w:r w:rsidR="00FF6A56" w:rsidDel="00033027">
          <w:rPr>
            <w:b/>
            <w:sz w:val="28"/>
          </w:rPr>
          <w:delText>3</w:delText>
        </w:r>
      </w:del>
      <w:r w:rsidRPr="003F2C4F">
        <w:rPr>
          <w:b/>
          <w:sz w:val="28"/>
        </w:rPr>
        <w:t>/202</w:t>
      </w:r>
      <w:ins w:id="654" w:author="Microsoft Office User" w:date="2025-07-28T04:14:00Z">
        <w:r w:rsidR="00033027">
          <w:rPr>
            <w:b/>
            <w:sz w:val="28"/>
          </w:rPr>
          <w:t>5</w:t>
        </w:r>
      </w:ins>
      <w:del w:id="655" w:author="Microsoft Office User" w:date="2025-07-28T04:14:00Z">
        <w:r w:rsidR="00FF6A56" w:rsidDel="00033027">
          <w:rPr>
            <w:b/>
            <w:sz w:val="28"/>
          </w:rPr>
          <w:delText>4</w:delText>
        </w:r>
      </w:del>
    </w:p>
    <w:p w14:paraId="4A100D81" w14:textId="77777777" w:rsidR="00BE7B9E" w:rsidRPr="00CA3827" w:rsidRDefault="00BE7B9E" w:rsidP="002F52CE">
      <w:pPr>
        <w:spacing w:line="360" w:lineRule="auto"/>
        <w:ind w:firstLine="709"/>
        <w:jc w:val="center"/>
        <w:rPr>
          <w:bCs/>
          <w:sz w:val="28"/>
          <w:lang w:val="en-US"/>
        </w:rPr>
      </w:pPr>
    </w:p>
    <w:tbl>
      <w:tblPr>
        <w:tblW w:w="9493" w:type="dxa"/>
        <w:tblLook w:val="04A0" w:firstRow="1" w:lastRow="0" w:firstColumn="1" w:lastColumn="0" w:noHBand="0" w:noVBand="1"/>
      </w:tblPr>
      <w:tblGrid>
        <w:gridCol w:w="2591"/>
        <w:gridCol w:w="2276"/>
        <w:gridCol w:w="2043"/>
        <w:gridCol w:w="2719"/>
        <w:tblGridChange w:id="656">
          <w:tblGrid>
            <w:gridCol w:w="2591"/>
            <w:gridCol w:w="2276"/>
            <w:gridCol w:w="2043"/>
            <w:gridCol w:w="2719"/>
          </w:tblGrid>
        </w:tblGridChange>
      </w:tblGrid>
      <w:tr w:rsidR="00FF6A56" w:rsidRPr="004E2AA4" w14:paraId="7988EA13" w14:textId="77777777" w:rsidTr="00CA3827">
        <w:trPr>
          <w:trHeight w:val="320"/>
        </w:trPr>
        <w:tc>
          <w:tcPr>
            <w:tcW w:w="21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77BAB" w14:textId="77777777" w:rsidR="00FF6A56" w:rsidRPr="00BF62B0" w:rsidRDefault="00FF6A5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F62B0">
              <w:rPr>
                <w:b/>
                <w:bCs/>
                <w:color w:val="000000"/>
                <w:sz w:val="22"/>
                <w:szCs w:val="22"/>
              </w:rPr>
              <w:t>Город</w:t>
            </w:r>
          </w:p>
        </w:tc>
        <w:tc>
          <w:tcPr>
            <w:tcW w:w="4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D10395E" w14:textId="77777777" w:rsidR="00FF6A56" w:rsidRPr="00BF62B0" w:rsidRDefault="00FF6A5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F62B0">
              <w:rPr>
                <w:b/>
                <w:bCs/>
                <w:color w:val="000000"/>
                <w:sz w:val="22"/>
                <w:szCs w:val="22"/>
              </w:rPr>
              <w:t>Посетители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5BAB9" w14:textId="77777777" w:rsidR="00FF6A56" w:rsidRPr="00BF62B0" w:rsidRDefault="00FF6A5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F62B0">
              <w:rPr>
                <w:b/>
                <w:bCs/>
                <w:color w:val="000000"/>
                <w:sz w:val="22"/>
                <w:szCs w:val="22"/>
              </w:rPr>
              <w:t>Изменение</w:t>
            </w:r>
          </w:p>
        </w:tc>
      </w:tr>
      <w:tr w:rsidR="00FF6A56" w:rsidRPr="004E2AA4" w14:paraId="34D48FFF" w14:textId="77777777" w:rsidTr="00CA3827">
        <w:trPr>
          <w:trHeight w:val="320"/>
        </w:trPr>
        <w:tc>
          <w:tcPr>
            <w:tcW w:w="2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88D4D1" w14:textId="77777777" w:rsidR="00FF6A56" w:rsidRPr="00BF62B0" w:rsidRDefault="00FF6A56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90E58" w14:textId="3744EC68" w:rsidR="00FF6A56" w:rsidRPr="00BF62B0" w:rsidRDefault="00FF6A5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F62B0">
              <w:rPr>
                <w:b/>
                <w:bCs/>
                <w:color w:val="000000"/>
                <w:sz w:val="22"/>
                <w:szCs w:val="22"/>
              </w:rPr>
              <w:t>202</w:t>
            </w:r>
            <w:ins w:id="657" w:author="Microsoft Office User" w:date="2025-07-28T04:13:00Z">
              <w:r w:rsidR="00033027" w:rsidRPr="00BF62B0">
                <w:rPr>
                  <w:b/>
                  <w:bCs/>
                  <w:color w:val="000000"/>
                  <w:sz w:val="22"/>
                  <w:szCs w:val="22"/>
                </w:rPr>
                <w:t>3</w:t>
              </w:r>
            </w:ins>
            <w:del w:id="658" w:author="Microsoft Office User" w:date="2025-07-28T04:13:00Z">
              <w:r w:rsidRPr="00BF62B0" w:rsidDel="00033027">
                <w:rPr>
                  <w:b/>
                  <w:bCs/>
                  <w:color w:val="000000"/>
                  <w:sz w:val="22"/>
                  <w:szCs w:val="22"/>
                </w:rPr>
                <w:delText>2</w:delText>
              </w:r>
            </w:del>
            <w:r w:rsidRPr="00BF62B0">
              <w:rPr>
                <w:b/>
                <w:bCs/>
                <w:color w:val="000000"/>
                <w:sz w:val="22"/>
                <w:szCs w:val="22"/>
              </w:rPr>
              <w:t>/202</w:t>
            </w:r>
            <w:ins w:id="659" w:author="Microsoft Office User" w:date="2025-07-28T04:13:00Z">
              <w:r w:rsidR="00033027" w:rsidRPr="00BF62B0">
                <w:rPr>
                  <w:b/>
                  <w:bCs/>
                  <w:color w:val="000000"/>
                  <w:sz w:val="22"/>
                  <w:szCs w:val="22"/>
                </w:rPr>
                <w:t>4</w:t>
              </w:r>
            </w:ins>
            <w:del w:id="660" w:author="Microsoft Office User" w:date="2025-07-28T04:13:00Z">
              <w:r w:rsidRPr="00BF62B0" w:rsidDel="00033027">
                <w:rPr>
                  <w:b/>
                  <w:bCs/>
                  <w:color w:val="000000"/>
                  <w:sz w:val="22"/>
                  <w:szCs w:val="22"/>
                </w:rPr>
                <w:delText>3</w:delText>
              </w:r>
            </w:del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83D8E" w14:textId="11CC3E26" w:rsidR="00FF6A56" w:rsidRPr="00BF62B0" w:rsidRDefault="00FF6A5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F62B0">
              <w:rPr>
                <w:b/>
                <w:bCs/>
                <w:color w:val="000000"/>
                <w:sz w:val="22"/>
                <w:szCs w:val="22"/>
              </w:rPr>
              <w:t>202</w:t>
            </w:r>
            <w:ins w:id="661" w:author="Microsoft Office User" w:date="2025-07-28T04:13:00Z">
              <w:r w:rsidR="00033027" w:rsidRPr="00BF62B0">
                <w:rPr>
                  <w:b/>
                  <w:bCs/>
                  <w:color w:val="000000"/>
                  <w:sz w:val="22"/>
                  <w:szCs w:val="22"/>
                </w:rPr>
                <w:t>4</w:t>
              </w:r>
            </w:ins>
            <w:del w:id="662" w:author="Microsoft Office User" w:date="2025-07-28T04:13:00Z">
              <w:r w:rsidRPr="00BF62B0" w:rsidDel="00033027">
                <w:rPr>
                  <w:b/>
                  <w:bCs/>
                  <w:color w:val="000000"/>
                  <w:sz w:val="22"/>
                  <w:szCs w:val="22"/>
                </w:rPr>
                <w:delText>3</w:delText>
              </w:r>
            </w:del>
            <w:r w:rsidRPr="00BF62B0">
              <w:rPr>
                <w:b/>
                <w:bCs/>
                <w:color w:val="000000"/>
                <w:sz w:val="22"/>
                <w:szCs w:val="22"/>
              </w:rPr>
              <w:t>/202</w:t>
            </w:r>
            <w:ins w:id="663" w:author="Microsoft Office User" w:date="2025-07-28T04:13:00Z">
              <w:r w:rsidR="00033027" w:rsidRPr="00BF62B0">
                <w:rPr>
                  <w:b/>
                  <w:bCs/>
                  <w:color w:val="000000"/>
                  <w:sz w:val="22"/>
                  <w:szCs w:val="22"/>
                </w:rPr>
                <w:t>5</w:t>
              </w:r>
            </w:ins>
            <w:del w:id="664" w:author="Microsoft Office User" w:date="2025-07-28T04:13:00Z">
              <w:r w:rsidRPr="00BF62B0" w:rsidDel="00033027">
                <w:rPr>
                  <w:b/>
                  <w:bCs/>
                  <w:color w:val="000000"/>
                  <w:sz w:val="22"/>
                  <w:szCs w:val="22"/>
                </w:rPr>
                <w:delText>4</w:delText>
              </w:r>
            </w:del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AE4688" w14:textId="77777777" w:rsidR="00FF6A56" w:rsidRPr="00BF62B0" w:rsidRDefault="00FF6A56">
            <w:pPr>
              <w:rPr>
                <w:color w:val="000000"/>
                <w:sz w:val="22"/>
                <w:szCs w:val="22"/>
              </w:rPr>
            </w:pPr>
          </w:p>
        </w:tc>
      </w:tr>
      <w:tr w:rsidR="00033027" w:rsidRPr="004E2AA4" w14:paraId="2BBAD4DC" w14:textId="77777777" w:rsidTr="00CA3827">
        <w:trPr>
          <w:trHeight w:val="36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4F324" w14:textId="325B649D" w:rsidR="00033027" w:rsidRPr="00BF62B0" w:rsidRDefault="00033027" w:rsidP="00033027">
            <w:pPr>
              <w:rPr>
                <w:color w:val="000000"/>
                <w:sz w:val="22"/>
                <w:szCs w:val="22"/>
              </w:rPr>
            </w:pPr>
            <w:ins w:id="665" w:author="Microsoft Office User" w:date="2025-07-28T04:10:00Z">
              <w:r w:rsidRPr="00BF62B0">
                <w:rPr>
                  <w:sz w:val="22"/>
                  <w:szCs w:val="22"/>
                </w:rPr>
                <w:t>Москва</w:t>
              </w:r>
            </w:ins>
            <w:del w:id="666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Москва</w:delText>
              </w:r>
            </w:del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08D30" w14:textId="7A0D2022" w:rsidR="00033027" w:rsidRPr="00BF62B0" w:rsidRDefault="00033027" w:rsidP="00033027">
            <w:pPr>
              <w:jc w:val="right"/>
              <w:rPr>
                <w:color w:val="000000"/>
                <w:sz w:val="22"/>
                <w:szCs w:val="22"/>
              </w:rPr>
            </w:pPr>
            <w:ins w:id="667" w:author="Microsoft Office User" w:date="2025-07-28T04:10:00Z">
              <w:r w:rsidRPr="00BF62B0">
                <w:rPr>
                  <w:sz w:val="22"/>
                  <w:szCs w:val="22"/>
                </w:rPr>
                <w:t>3 004 111</w:t>
              </w:r>
            </w:ins>
            <w:del w:id="668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2 179 833</w:delText>
              </w:r>
            </w:del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52D80" w14:textId="0435FCB8" w:rsidR="00033027" w:rsidRPr="00BF62B0" w:rsidRDefault="00033027" w:rsidP="00033027">
            <w:pPr>
              <w:jc w:val="right"/>
              <w:rPr>
                <w:color w:val="000000"/>
                <w:sz w:val="22"/>
                <w:szCs w:val="22"/>
              </w:rPr>
            </w:pPr>
            <w:ins w:id="669" w:author="Microsoft Office User" w:date="2025-07-28T04:10:00Z">
              <w:r w:rsidRPr="00BF62B0">
                <w:rPr>
                  <w:sz w:val="22"/>
                  <w:szCs w:val="22"/>
                </w:rPr>
                <w:t xml:space="preserve">2 919 246 </w:t>
              </w:r>
            </w:ins>
            <w:del w:id="670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3 277 680</w:delText>
              </w:r>
            </w:del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F50C8" w14:textId="1E629E6C" w:rsidR="00033027" w:rsidRPr="00BF62B0" w:rsidRDefault="00033027" w:rsidP="00033027">
            <w:pPr>
              <w:jc w:val="right"/>
              <w:rPr>
                <w:color w:val="000000"/>
                <w:sz w:val="22"/>
                <w:szCs w:val="22"/>
              </w:rPr>
            </w:pPr>
            <w:ins w:id="671" w:author="Microsoft Office User" w:date="2025-07-28T04:10:00Z">
              <w:r w:rsidRPr="00BF62B0">
                <w:rPr>
                  <w:sz w:val="22"/>
                  <w:szCs w:val="22"/>
                  <w:rPrChange w:id="672" w:author="Microsoft Office User" w:date="2025-07-28T04:39:00Z">
                    <w:rPr/>
                  </w:rPrChange>
                </w:rPr>
                <w:t>–2,82%</w:t>
              </w:r>
            </w:ins>
            <w:del w:id="673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+50,36%</w:delText>
              </w:r>
            </w:del>
          </w:p>
        </w:tc>
      </w:tr>
      <w:tr w:rsidR="00033027" w:rsidRPr="004E2AA4" w14:paraId="505357AE" w14:textId="77777777" w:rsidTr="00CA3827">
        <w:trPr>
          <w:trHeight w:val="36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4CB59" w14:textId="4E6AF011" w:rsidR="00033027" w:rsidRPr="00BF62B0" w:rsidRDefault="00033027" w:rsidP="00033027">
            <w:pPr>
              <w:rPr>
                <w:color w:val="000000"/>
                <w:sz w:val="22"/>
                <w:szCs w:val="22"/>
              </w:rPr>
            </w:pPr>
            <w:ins w:id="674" w:author="Microsoft Office User" w:date="2025-07-28T04:10:00Z">
              <w:r w:rsidRPr="00BF62B0">
                <w:rPr>
                  <w:sz w:val="22"/>
                  <w:szCs w:val="22"/>
                </w:rPr>
                <w:t>Санкт-Петербург</w:t>
              </w:r>
            </w:ins>
            <w:del w:id="675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Санкт-Петербург</w:delText>
              </w:r>
            </w:del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9DD7D" w14:textId="4FF271FA" w:rsidR="00033027" w:rsidRPr="00BF62B0" w:rsidRDefault="00033027" w:rsidP="00033027">
            <w:pPr>
              <w:jc w:val="right"/>
              <w:rPr>
                <w:color w:val="000000"/>
                <w:sz w:val="22"/>
                <w:szCs w:val="22"/>
              </w:rPr>
            </w:pPr>
            <w:ins w:id="676" w:author="Microsoft Office User" w:date="2025-07-28T04:10:00Z">
              <w:r w:rsidRPr="00BF62B0">
                <w:rPr>
                  <w:sz w:val="22"/>
                  <w:szCs w:val="22"/>
                </w:rPr>
                <w:t>1 157 801</w:t>
              </w:r>
            </w:ins>
            <w:del w:id="677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811 066</w:delText>
              </w:r>
            </w:del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2DB2C" w14:textId="04B63DD9" w:rsidR="00033027" w:rsidRPr="00BF62B0" w:rsidRDefault="00033027" w:rsidP="00033027">
            <w:pPr>
              <w:jc w:val="right"/>
              <w:rPr>
                <w:color w:val="000000"/>
                <w:sz w:val="22"/>
                <w:szCs w:val="22"/>
              </w:rPr>
            </w:pPr>
            <w:ins w:id="678" w:author="Microsoft Office User" w:date="2025-07-28T04:10:00Z">
              <w:r w:rsidRPr="00BF62B0">
                <w:rPr>
                  <w:sz w:val="22"/>
                  <w:szCs w:val="22"/>
                </w:rPr>
                <w:t>1 285 812</w:t>
              </w:r>
            </w:ins>
            <w:del w:id="679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1 168 340</w:delText>
              </w:r>
            </w:del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F3439" w14:textId="727EDF29" w:rsidR="00033027" w:rsidRPr="00BF62B0" w:rsidRDefault="00033027" w:rsidP="00033027">
            <w:pPr>
              <w:jc w:val="right"/>
              <w:rPr>
                <w:color w:val="000000"/>
                <w:sz w:val="22"/>
                <w:szCs w:val="22"/>
              </w:rPr>
            </w:pPr>
            <w:ins w:id="680" w:author="Microsoft Office User" w:date="2025-07-28T04:10:00Z">
              <w:r w:rsidRPr="00BF62B0">
                <w:rPr>
                  <w:sz w:val="22"/>
                  <w:szCs w:val="22"/>
                  <w:rPrChange w:id="681" w:author="Microsoft Office User" w:date="2025-07-28T04:39:00Z">
                    <w:rPr/>
                  </w:rPrChange>
                </w:rPr>
                <w:t>+11,06%</w:t>
              </w:r>
            </w:ins>
            <w:del w:id="682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+44,05%</w:delText>
              </w:r>
            </w:del>
          </w:p>
        </w:tc>
      </w:tr>
      <w:tr w:rsidR="00033027" w:rsidRPr="004E2AA4" w14:paraId="5F95B9CA" w14:textId="77777777" w:rsidTr="00CA3827">
        <w:trPr>
          <w:trHeight w:val="36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79A69" w14:textId="38CBE3F4" w:rsidR="00033027" w:rsidRPr="00BF62B0" w:rsidRDefault="00033027" w:rsidP="00033027">
            <w:pPr>
              <w:rPr>
                <w:color w:val="000000"/>
                <w:sz w:val="22"/>
                <w:szCs w:val="22"/>
              </w:rPr>
            </w:pPr>
            <w:ins w:id="683" w:author="Microsoft Office User" w:date="2025-07-28T04:10:00Z">
              <w:r w:rsidRPr="00BF62B0">
                <w:rPr>
                  <w:sz w:val="22"/>
                  <w:szCs w:val="22"/>
                </w:rPr>
                <w:t>Екатеринбург</w:t>
              </w:r>
            </w:ins>
            <w:del w:id="684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Нижний Новгород</w:delText>
              </w:r>
            </w:del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B6CB6" w14:textId="4A14048A" w:rsidR="00033027" w:rsidRPr="00BF62B0" w:rsidRDefault="00033027" w:rsidP="00033027">
            <w:pPr>
              <w:jc w:val="right"/>
              <w:rPr>
                <w:color w:val="000000"/>
                <w:sz w:val="22"/>
                <w:szCs w:val="22"/>
              </w:rPr>
            </w:pPr>
            <w:ins w:id="685" w:author="Microsoft Office User" w:date="2025-07-28T04:10:00Z">
              <w:r w:rsidRPr="00BF62B0">
                <w:rPr>
                  <w:sz w:val="22"/>
                  <w:szCs w:val="22"/>
                </w:rPr>
                <w:t>603 873</w:t>
              </w:r>
            </w:ins>
            <w:del w:id="686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536 693</w:delText>
              </w:r>
            </w:del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64F4A" w14:textId="602BD907" w:rsidR="00033027" w:rsidRPr="00BF62B0" w:rsidRDefault="00033027" w:rsidP="00033027">
            <w:pPr>
              <w:jc w:val="right"/>
              <w:rPr>
                <w:color w:val="000000"/>
                <w:sz w:val="22"/>
                <w:szCs w:val="22"/>
              </w:rPr>
            </w:pPr>
            <w:ins w:id="687" w:author="Microsoft Office User" w:date="2025-07-28T04:10:00Z">
              <w:r w:rsidRPr="00BF62B0">
                <w:rPr>
                  <w:sz w:val="22"/>
                  <w:szCs w:val="22"/>
                </w:rPr>
                <w:t>792 963</w:t>
              </w:r>
            </w:ins>
            <w:del w:id="688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623 780</w:delText>
              </w:r>
            </w:del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CCD88" w14:textId="4952E03D" w:rsidR="00033027" w:rsidRPr="00BF62B0" w:rsidRDefault="00033027" w:rsidP="00033027">
            <w:pPr>
              <w:jc w:val="right"/>
              <w:rPr>
                <w:color w:val="000000"/>
                <w:sz w:val="22"/>
                <w:szCs w:val="22"/>
              </w:rPr>
            </w:pPr>
            <w:ins w:id="689" w:author="Microsoft Office User" w:date="2025-07-28T04:10:00Z">
              <w:r w:rsidRPr="00BF62B0">
                <w:rPr>
                  <w:sz w:val="22"/>
                  <w:szCs w:val="22"/>
                  <w:rPrChange w:id="690" w:author="Microsoft Office User" w:date="2025-07-28T04:39:00Z">
                    <w:rPr/>
                  </w:rPrChange>
                </w:rPr>
                <w:t>+31,29%</w:t>
              </w:r>
            </w:ins>
            <w:del w:id="691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+16,23%</w:delText>
              </w:r>
            </w:del>
          </w:p>
        </w:tc>
      </w:tr>
      <w:tr w:rsidR="00033027" w:rsidRPr="004E2AA4" w14:paraId="3AB92E26" w14:textId="77777777" w:rsidTr="00CA3827">
        <w:trPr>
          <w:trHeight w:val="36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55CFE" w14:textId="15474DA9" w:rsidR="00033027" w:rsidRPr="00BF62B0" w:rsidRDefault="00033027" w:rsidP="00033027">
            <w:pPr>
              <w:rPr>
                <w:color w:val="000000"/>
                <w:sz w:val="22"/>
                <w:szCs w:val="22"/>
              </w:rPr>
            </w:pPr>
            <w:ins w:id="692" w:author="Microsoft Office User" w:date="2025-07-28T04:10:00Z">
              <w:r w:rsidRPr="00BF62B0">
                <w:rPr>
                  <w:sz w:val="22"/>
                  <w:szCs w:val="22"/>
                </w:rPr>
                <w:t>Нижний Новгород</w:t>
              </w:r>
            </w:ins>
            <w:del w:id="693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Екатеринбург</w:delText>
              </w:r>
            </w:del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D313F" w14:textId="6A26CF21" w:rsidR="00033027" w:rsidRPr="00BF62B0" w:rsidRDefault="00033027" w:rsidP="00033027">
            <w:pPr>
              <w:jc w:val="right"/>
              <w:rPr>
                <w:color w:val="000000"/>
                <w:sz w:val="22"/>
                <w:szCs w:val="22"/>
              </w:rPr>
            </w:pPr>
            <w:ins w:id="694" w:author="Microsoft Office User" w:date="2025-07-28T04:10:00Z">
              <w:r w:rsidRPr="00BF62B0">
                <w:rPr>
                  <w:sz w:val="22"/>
                  <w:szCs w:val="22"/>
                </w:rPr>
                <w:t>620 498</w:t>
              </w:r>
            </w:ins>
            <w:del w:id="695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343 706</w:delText>
              </w:r>
            </w:del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727D6" w14:textId="06754CA8" w:rsidR="00033027" w:rsidRPr="00BF62B0" w:rsidRDefault="00033027" w:rsidP="00033027">
            <w:pPr>
              <w:jc w:val="right"/>
              <w:rPr>
                <w:color w:val="000000"/>
                <w:sz w:val="22"/>
                <w:szCs w:val="22"/>
              </w:rPr>
            </w:pPr>
            <w:ins w:id="696" w:author="Microsoft Office User" w:date="2025-07-28T04:10:00Z">
              <w:r w:rsidRPr="00BF62B0">
                <w:rPr>
                  <w:sz w:val="22"/>
                  <w:szCs w:val="22"/>
                </w:rPr>
                <w:t>650 927</w:t>
              </w:r>
            </w:ins>
            <w:del w:id="697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611 293</w:delText>
              </w:r>
            </w:del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01096" w14:textId="74746E9F" w:rsidR="00033027" w:rsidRPr="00BF62B0" w:rsidRDefault="00033027" w:rsidP="00033027">
            <w:pPr>
              <w:jc w:val="right"/>
              <w:rPr>
                <w:color w:val="000000"/>
                <w:sz w:val="22"/>
                <w:szCs w:val="22"/>
              </w:rPr>
            </w:pPr>
            <w:ins w:id="698" w:author="Microsoft Office User" w:date="2025-07-28T04:10:00Z">
              <w:r w:rsidRPr="00BF62B0">
                <w:rPr>
                  <w:sz w:val="22"/>
                  <w:szCs w:val="22"/>
                  <w:rPrChange w:id="699" w:author="Microsoft Office User" w:date="2025-07-28T04:39:00Z">
                    <w:rPr/>
                  </w:rPrChange>
                </w:rPr>
                <w:t>+4,91%</w:t>
              </w:r>
            </w:ins>
            <w:del w:id="700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+77,85%</w:delText>
              </w:r>
            </w:del>
          </w:p>
        </w:tc>
      </w:tr>
      <w:tr w:rsidR="00033027" w:rsidRPr="004E2AA4" w14:paraId="048B4072" w14:textId="77777777" w:rsidTr="00056C9F">
        <w:tblPrEx>
          <w:tblW w:w="9493" w:type="dxa"/>
          <w:tblPrExChange w:id="701" w:author="Microsoft Office User" w:date="2025-07-28T13:20:00Z">
            <w:tblPrEx>
              <w:tblW w:w="9493" w:type="dxa"/>
            </w:tblPrEx>
          </w:tblPrExChange>
        </w:tblPrEx>
        <w:trPr>
          <w:trHeight w:val="360"/>
          <w:trPrChange w:id="702" w:author="Microsoft Office User" w:date="2025-07-28T13:20:00Z">
            <w:trPr>
              <w:trHeight w:val="360"/>
            </w:trPr>
          </w:trPrChange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703" w:author="Microsoft Office User" w:date="2025-07-28T13:20:00Z">
              <w:tcPr>
                <w:tcW w:w="216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D2C319B" w14:textId="65B89826" w:rsidR="00033027" w:rsidRPr="00BF62B0" w:rsidRDefault="00033027" w:rsidP="00033027">
            <w:pPr>
              <w:rPr>
                <w:color w:val="000000"/>
                <w:sz w:val="22"/>
                <w:szCs w:val="22"/>
              </w:rPr>
            </w:pPr>
            <w:ins w:id="704" w:author="Microsoft Office User" w:date="2025-07-28T04:10:00Z">
              <w:r w:rsidRPr="00BF62B0">
                <w:rPr>
                  <w:sz w:val="22"/>
                  <w:szCs w:val="22"/>
                </w:rPr>
                <w:t>Челябинск</w:t>
              </w:r>
            </w:ins>
            <w:del w:id="705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Челябинск</w:delText>
              </w:r>
            </w:del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706" w:author="Microsoft Office User" w:date="2025-07-28T13:20:00Z">
              <w:tcPr>
                <w:tcW w:w="23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5378044A" w14:textId="410732F7" w:rsidR="00033027" w:rsidRPr="00BF62B0" w:rsidRDefault="00033027" w:rsidP="00033027">
            <w:pPr>
              <w:jc w:val="right"/>
              <w:rPr>
                <w:color w:val="000000"/>
                <w:sz w:val="22"/>
                <w:szCs w:val="22"/>
              </w:rPr>
            </w:pPr>
            <w:ins w:id="707" w:author="Microsoft Office User" w:date="2025-07-28T04:10:00Z">
              <w:r w:rsidRPr="00BF62B0">
                <w:rPr>
                  <w:sz w:val="22"/>
                  <w:szCs w:val="22"/>
                </w:rPr>
                <w:t>493 093</w:t>
              </w:r>
            </w:ins>
            <w:del w:id="708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381 126</w:delText>
              </w:r>
            </w:del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709" w:author="Microsoft Office User" w:date="2025-07-28T13:20:00Z">
              <w:tcPr>
                <w:tcW w:w="212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3E4963D3" w14:textId="0F92BE3B" w:rsidR="00033027" w:rsidRPr="00BF62B0" w:rsidRDefault="00033027" w:rsidP="00033027">
            <w:pPr>
              <w:jc w:val="right"/>
              <w:rPr>
                <w:color w:val="000000"/>
                <w:sz w:val="22"/>
                <w:szCs w:val="22"/>
              </w:rPr>
            </w:pPr>
            <w:ins w:id="710" w:author="Microsoft Office User" w:date="2025-07-28T04:10:00Z">
              <w:r w:rsidRPr="00BF62B0">
                <w:rPr>
                  <w:sz w:val="22"/>
                  <w:szCs w:val="22"/>
                </w:rPr>
                <w:t>608 082</w:t>
              </w:r>
            </w:ins>
            <w:del w:id="711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494 006</w:delText>
              </w:r>
            </w:del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712" w:author="Microsoft Office User" w:date="2025-07-28T13:20:00Z">
              <w:tcPr>
                <w:tcW w:w="283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087606F" w14:textId="796330A3" w:rsidR="00033027" w:rsidRPr="00BF62B0" w:rsidRDefault="00033027" w:rsidP="00033027">
            <w:pPr>
              <w:jc w:val="right"/>
              <w:rPr>
                <w:color w:val="000000"/>
                <w:sz w:val="22"/>
                <w:szCs w:val="22"/>
              </w:rPr>
            </w:pPr>
            <w:ins w:id="713" w:author="Microsoft Office User" w:date="2025-07-28T04:10:00Z">
              <w:r w:rsidRPr="00BF62B0">
                <w:rPr>
                  <w:sz w:val="22"/>
                  <w:szCs w:val="22"/>
                  <w:rPrChange w:id="714" w:author="Microsoft Office User" w:date="2025-07-28T04:39:00Z">
                    <w:rPr/>
                  </w:rPrChange>
                </w:rPr>
                <w:t>+23,34%</w:t>
              </w:r>
            </w:ins>
            <w:del w:id="715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+29,62%</w:delText>
              </w:r>
            </w:del>
          </w:p>
        </w:tc>
      </w:tr>
      <w:tr w:rsidR="00033027" w:rsidRPr="004E2AA4" w14:paraId="0317B658" w14:textId="77777777" w:rsidTr="00056C9F">
        <w:tblPrEx>
          <w:tblW w:w="9493" w:type="dxa"/>
          <w:tblPrExChange w:id="716" w:author="Microsoft Office User" w:date="2025-07-28T13:20:00Z">
            <w:tblPrEx>
              <w:tblW w:w="9493" w:type="dxa"/>
            </w:tblPrEx>
          </w:tblPrExChange>
        </w:tblPrEx>
        <w:trPr>
          <w:trHeight w:val="360"/>
          <w:trPrChange w:id="717" w:author="Microsoft Office User" w:date="2025-07-28T13:20:00Z">
            <w:trPr>
              <w:trHeight w:val="360"/>
            </w:trPr>
          </w:trPrChange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718" w:author="Microsoft Office User" w:date="2025-07-28T13:20:00Z">
              <w:tcPr>
                <w:tcW w:w="216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D33F8C7" w14:textId="5F34239E" w:rsidR="00033027" w:rsidRPr="00BF62B0" w:rsidRDefault="00033027" w:rsidP="00033027">
            <w:pPr>
              <w:rPr>
                <w:color w:val="000000"/>
                <w:sz w:val="22"/>
                <w:szCs w:val="22"/>
              </w:rPr>
            </w:pPr>
            <w:ins w:id="719" w:author="Microsoft Office User" w:date="2025-07-28T04:10:00Z">
              <w:r w:rsidRPr="00BF62B0">
                <w:rPr>
                  <w:sz w:val="22"/>
                  <w:szCs w:val="22"/>
                </w:rPr>
                <w:lastRenderedPageBreak/>
                <w:t>Новосибирск</w:t>
              </w:r>
            </w:ins>
            <w:del w:id="720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Новосибирск</w:delText>
              </w:r>
            </w:del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721" w:author="Microsoft Office User" w:date="2025-07-28T13:20:00Z">
              <w:tcPr>
                <w:tcW w:w="23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7DDBE04D" w14:textId="3F287074" w:rsidR="00033027" w:rsidRPr="00BF62B0" w:rsidRDefault="00033027" w:rsidP="00033027">
            <w:pPr>
              <w:jc w:val="right"/>
              <w:rPr>
                <w:color w:val="000000"/>
                <w:sz w:val="22"/>
                <w:szCs w:val="22"/>
              </w:rPr>
            </w:pPr>
            <w:ins w:id="722" w:author="Microsoft Office User" w:date="2025-07-28T04:10:00Z">
              <w:r w:rsidRPr="00BF62B0">
                <w:rPr>
                  <w:sz w:val="22"/>
                  <w:szCs w:val="22"/>
                </w:rPr>
                <w:t>421 669</w:t>
              </w:r>
            </w:ins>
            <w:del w:id="723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361 686</w:delText>
              </w:r>
            </w:del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724" w:author="Microsoft Office User" w:date="2025-07-28T13:20:00Z">
              <w:tcPr>
                <w:tcW w:w="212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7738ED78" w14:textId="70B96C60" w:rsidR="00033027" w:rsidRPr="00BF62B0" w:rsidRDefault="00033027" w:rsidP="00033027">
            <w:pPr>
              <w:jc w:val="right"/>
              <w:rPr>
                <w:color w:val="000000"/>
                <w:sz w:val="22"/>
                <w:szCs w:val="22"/>
              </w:rPr>
            </w:pPr>
            <w:ins w:id="725" w:author="Microsoft Office User" w:date="2025-07-28T04:10:00Z">
              <w:r w:rsidRPr="00BF62B0">
                <w:rPr>
                  <w:sz w:val="22"/>
                  <w:szCs w:val="22"/>
                </w:rPr>
                <w:t>532 301</w:t>
              </w:r>
            </w:ins>
            <w:del w:id="726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430 200</w:delText>
              </w:r>
            </w:del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727" w:author="Microsoft Office User" w:date="2025-07-28T13:20:00Z">
              <w:tcPr>
                <w:tcW w:w="283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DFB0C67" w14:textId="7B3AFFB9" w:rsidR="00033027" w:rsidRPr="00BF62B0" w:rsidRDefault="00033027" w:rsidP="00033027">
            <w:pPr>
              <w:jc w:val="right"/>
              <w:rPr>
                <w:color w:val="000000"/>
                <w:sz w:val="22"/>
                <w:szCs w:val="22"/>
              </w:rPr>
            </w:pPr>
            <w:ins w:id="728" w:author="Microsoft Office User" w:date="2025-07-28T04:10:00Z">
              <w:r w:rsidRPr="00BF62B0">
                <w:rPr>
                  <w:sz w:val="22"/>
                  <w:szCs w:val="22"/>
                  <w:rPrChange w:id="729" w:author="Microsoft Office User" w:date="2025-07-28T04:39:00Z">
                    <w:rPr/>
                  </w:rPrChange>
                </w:rPr>
                <w:t>+26,23%</w:t>
              </w:r>
            </w:ins>
            <w:del w:id="730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+18,94%</w:delText>
              </w:r>
            </w:del>
          </w:p>
        </w:tc>
      </w:tr>
      <w:tr w:rsidR="00033027" w:rsidRPr="004E2AA4" w14:paraId="65FCFE35" w14:textId="77777777" w:rsidTr="00CA3827">
        <w:trPr>
          <w:trHeight w:val="36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B092A" w14:textId="11F37C59" w:rsidR="00033027" w:rsidRPr="00BF62B0" w:rsidRDefault="00033027" w:rsidP="00033027">
            <w:pPr>
              <w:rPr>
                <w:color w:val="000000"/>
                <w:sz w:val="22"/>
                <w:szCs w:val="22"/>
              </w:rPr>
            </w:pPr>
            <w:ins w:id="731" w:author="Microsoft Office User" w:date="2025-07-28T04:10:00Z">
              <w:r w:rsidRPr="00BF62B0">
                <w:rPr>
                  <w:sz w:val="22"/>
                  <w:szCs w:val="22"/>
                </w:rPr>
                <w:t>Минск</w:t>
              </w:r>
            </w:ins>
            <w:del w:id="732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Домодедово</w:delText>
              </w:r>
            </w:del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B56C6" w14:textId="33896B83" w:rsidR="00033027" w:rsidRPr="00BF62B0" w:rsidRDefault="00033027" w:rsidP="00033027">
            <w:pPr>
              <w:jc w:val="right"/>
              <w:rPr>
                <w:color w:val="000000"/>
                <w:sz w:val="22"/>
                <w:szCs w:val="22"/>
              </w:rPr>
            </w:pPr>
            <w:ins w:id="733" w:author="Microsoft Office User" w:date="2025-07-28T04:10:00Z">
              <w:r w:rsidRPr="00BF62B0">
                <w:rPr>
                  <w:sz w:val="22"/>
                  <w:szCs w:val="22"/>
                </w:rPr>
                <w:t>294 695</w:t>
              </w:r>
            </w:ins>
            <w:del w:id="734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108 820</w:delText>
              </w:r>
            </w:del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C8B20" w14:textId="08E1D632" w:rsidR="00033027" w:rsidRPr="00BF62B0" w:rsidRDefault="00033027" w:rsidP="00033027">
            <w:pPr>
              <w:jc w:val="right"/>
              <w:rPr>
                <w:color w:val="000000"/>
                <w:sz w:val="22"/>
                <w:szCs w:val="22"/>
              </w:rPr>
            </w:pPr>
            <w:ins w:id="735" w:author="Microsoft Office User" w:date="2025-07-28T04:10:00Z">
              <w:r w:rsidRPr="00BF62B0">
                <w:rPr>
                  <w:sz w:val="22"/>
                  <w:szCs w:val="22"/>
                </w:rPr>
                <w:t>478 098</w:t>
              </w:r>
            </w:ins>
            <w:del w:id="736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375 273</w:delText>
              </w:r>
            </w:del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21003" w14:textId="4FE7CE8D" w:rsidR="00033027" w:rsidRPr="00BF62B0" w:rsidRDefault="00033027" w:rsidP="00033027">
            <w:pPr>
              <w:jc w:val="right"/>
              <w:rPr>
                <w:color w:val="000000"/>
                <w:sz w:val="22"/>
                <w:szCs w:val="22"/>
              </w:rPr>
            </w:pPr>
            <w:ins w:id="737" w:author="Microsoft Office User" w:date="2025-07-28T04:10:00Z">
              <w:r w:rsidRPr="00BF62B0">
                <w:rPr>
                  <w:sz w:val="22"/>
                  <w:szCs w:val="22"/>
                  <w:rPrChange w:id="738" w:author="Microsoft Office User" w:date="2025-07-28T04:39:00Z">
                    <w:rPr/>
                  </w:rPrChange>
                </w:rPr>
                <w:t>+62,20%</w:t>
              </w:r>
            </w:ins>
            <w:del w:id="739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+244,86%</w:delText>
              </w:r>
            </w:del>
          </w:p>
        </w:tc>
      </w:tr>
      <w:tr w:rsidR="00033027" w:rsidRPr="004E2AA4" w14:paraId="4DEB5DB3" w14:textId="77777777" w:rsidTr="00CA3827">
        <w:trPr>
          <w:trHeight w:val="36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11D28" w14:textId="135B8904" w:rsidR="00033027" w:rsidRPr="00BF62B0" w:rsidRDefault="00033027" w:rsidP="00033027">
            <w:pPr>
              <w:rPr>
                <w:color w:val="000000"/>
                <w:sz w:val="22"/>
                <w:szCs w:val="22"/>
              </w:rPr>
            </w:pPr>
            <w:ins w:id="740" w:author="Microsoft Office User" w:date="2025-07-28T04:10:00Z">
              <w:r w:rsidRPr="00BF62B0">
                <w:rPr>
                  <w:sz w:val="22"/>
                  <w:szCs w:val="22"/>
                </w:rPr>
                <w:t>Уфа</w:t>
              </w:r>
            </w:ins>
            <w:del w:id="741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Уфа</w:delText>
              </w:r>
            </w:del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86291" w14:textId="64DDD9D0" w:rsidR="00033027" w:rsidRPr="00BF62B0" w:rsidRDefault="00033027" w:rsidP="00033027">
            <w:pPr>
              <w:jc w:val="right"/>
              <w:rPr>
                <w:color w:val="000000"/>
                <w:sz w:val="22"/>
                <w:szCs w:val="22"/>
              </w:rPr>
            </w:pPr>
            <w:ins w:id="742" w:author="Microsoft Office User" w:date="2025-07-28T04:10:00Z">
              <w:r w:rsidRPr="00BF62B0">
                <w:rPr>
                  <w:sz w:val="22"/>
                  <w:szCs w:val="22"/>
                </w:rPr>
                <w:t>346 736</w:t>
              </w:r>
            </w:ins>
            <w:del w:id="743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294 226</w:delText>
              </w:r>
            </w:del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A491D" w14:textId="6A191B17" w:rsidR="00033027" w:rsidRPr="00BF62B0" w:rsidRDefault="00033027" w:rsidP="00033027">
            <w:pPr>
              <w:jc w:val="right"/>
              <w:rPr>
                <w:color w:val="000000"/>
                <w:sz w:val="22"/>
                <w:szCs w:val="22"/>
              </w:rPr>
            </w:pPr>
            <w:ins w:id="744" w:author="Microsoft Office User" w:date="2025-07-28T04:10:00Z">
              <w:r w:rsidRPr="00BF62B0">
                <w:rPr>
                  <w:sz w:val="22"/>
                  <w:szCs w:val="22"/>
                </w:rPr>
                <w:t>475 032</w:t>
              </w:r>
            </w:ins>
            <w:del w:id="745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348 266</w:delText>
              </w:r>
            </w:del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3C1B8" w14:textId="59A79F69" w:rsidR="00033027" w:rsidRPr="00BF62B0" w:rsidRDefault="00033027" w:rsidP="00033027">
            <w:pPr>
              <w:jc w:val="right"/>
              <w:rPr>
                <w:color w:val="000000"/>
                <w:sz w:val="22"/>
                <w:szCs w:val="22"/>
              </w:rPr>
            </w:pPr>
            <w:ins w:id="746" w:author="Microsoft Office User" w:date="2025-07-28T04:10:00Z">
              <w:r w:rsidRPr="00BF62B0">
                <w:rPr>
                  <w:sz w:val="22"/>
                  <w:szCs w:val="22"/>
                  <w:rPrChange w:id="747" w:author="Microsoft Office User" w:date="2025-07-28T04:39:00Z">
                    <w:rPr/>
                  </w:rPrChange>
                </w:rPr>
                <w:t>+37,00%</w:t>
              </w:r>
            </w:ins>
            <w:del w:id="748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+18,37%</w:delText>
              </w:r>
            </w:del>
          </w:p>
        </w:tc>
      </w:tr>
      <w:tr w:rsidR="00033027" w:rsidRPr="004E2AA4" w14:paraId="6F81B42F" w14:textId="77777777" w:rsidTr="00CA3827">
        <w:trPr>
          <w:trHeight w:val="36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67C29" w14:textId="7807F4D9" w:rsidR="00033027" w:rsidRPr="00BF62B0" w:rsidRDefault="00033027" w:rsidP="00033027">
            <w:pPr>
              <w:rPr>
                <w:color w:val="000000"/>
                <w:sz w:val="22"/>
                <w:szCs w:val="22"/>
              </w:rPr>
            </w:pPr>
            <w:ins w:id="749" w:author="Microsoft Office User" w:date="2025-07-28T04:10:00Z">
              <w:r w:rsidRPr="00BF62B0">
                <w:rPr>
                  <w:sz w:val="22"/>
                  <w:szCs w:val="22"/>
                </w:rPr>
                <w:t>Домодедово</w:t>
              </w:r>
            </w:ins>
            <w:del w:id="750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Омск</w:delText>
              </w:r>
            </w:del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62376" w14:textId="61D85CB5" w:rsidR="00033027" w:rsidRPr="00BF62B0" w:rsidRDefault="00033027" w:rsidP="00033027">
            <w:pPr>
              <w:jc w:val="right"/>
              <w:rPr>
                <w:color w:val="000000"/>
                <w:sz w:val="22"/>
                <w:szCs w:val="22"/>
              </w:rPr>
            </w:pPr>
            <w:ins w:id="751" w:author="Microsoft Office User" w:date="2025-07-28T04:10:00Z">
              <w:r w:rsidRPr="00BF62B0">
                <w:rPr>
                  <w:sz w:val="22"/>
                  <w:szCs w:val="22"/>
                </w:rPr>
                <w:t>378 025</w:t>
              </w:r>
            </w:ins>
            <w:del w:id="752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286 953</w:delText>
              </w:r>
            </w:del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B354C" w14:textId="1CC9CE9B" w:rsidR="00033027" w:rsidRPr="00BF62B0" w:rsidRDefault="00033027" w:rsidP="00033027">
            <w:pPr>
              <w:jc w:val="right"/>
              <w:rPr>
                <w:color w:val="000000"/>
                <w:sz w:val="22"/>
                <w:szCs w:val="22"/>
              </w:rPr>
            </w:pPr>
            <w:ins w:id="753" w:author="Microsoft Office User" w:date="2025-07-28T04:10:00Z">
              <w:r w:rsidRPr="00BF62B0">
                <w:rPr>
                  <w:sz w:val="22"/>
                  <w:szCs w:val="22"/>
                </w:rPr>
                <w:t>387 381</w:t>
              </w:r>
            </w:ins>
            <w:del w:id="754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315 166</w:delText>
              </w:r>
            </w:del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84668" w14:textId="17C9125B" w:rsidR="00033027" w:rsidRPr="00BF62B0" w:rsidRDefault="00033027" w:rsidP="00033027">
            <w:pPr>
              <w:jc w:val="right"/>
              <w:rPr>
                <w:color w:val="000000"/>
                <w:sz w:val="22"/>
                <w:szCs w:val="22"/>
              </w:rPr>
            </w:pPr>
            <w:ins w:id="755" w:author="Microsoft Office User" w:date="2025-07-28T04:10:00Z">
              <w:r w:rsidRPr="00BF62B0">
                <w:rPr>
                  <w:sz w:val="22"/>
                  <w:szCs w:val="22"/>
                  <w:rPrChange w:id="756" w:author="Microsoft Office User" w:date="2025-07-28T04:39:00Z">
                    <w:rPr/>
                  </w:rPrChange>
                </w:rPr>
                <w:t>+2,47%</w:t>
              </w:r>
            </w:ins>
            <w:del w:id="757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+9,83%</w:delText>
              </w:r>
            </w:del>
          </w:p>
        </w:tc>
      </w:tr>
      <w:tr w:rsidR="00033027" w:rsidRPr="004E2AA4" w14:paraId="23F4E822" w14:textId="77777777" w:rsidTr="00CA3827">
        <w:trPr>
          <w:trHeight w:val="36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A6CF3" w14:textId="6B23C7FB" w:rsidR="00033027" w:rsidRPr="00BF62B0" w:rsidRDefault="00033027" w:rsidP="00033027">
            <w:pPr>
              <w:rPr>
                <w:color w:val="000000"/>
                <w:sz w:val="22"/>
                <w:szCs w:val="22"/>
              </w:rPr>
            </w:pPr>
            <w:ins w:id="758" w:author="Microsoft Office User" w:date="2025-07-28T04:10:00Z">
              <w:r w:rsidRPr="00BF62B0">
                <w:rPr>
                  <w:sz w:val="22"/>
                  <w:szCs w:val="22"/>
                </w:rPr>
                <w:t>Омск</w:t>
              </w:r>
            </w:ins>
            <w:del w:id="759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Минск</w:delText>
              </w:r>
            </w:del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27E9F" w14:textId="7EDAF1A5" w:rsidR="00033027" w:rsidRPr="00BF62B0" w:rsidRDefault="00033027" w:rsidP="00033027">
            <w:pPr>
              <w:jc w:val="right"/>
              <w:rPr>
                <w:color w:val="000000"/>
                <w:sz w:val="22"/>
                <w:szCs w:val="22"/>
              </w:rPr>
            </w:pPr>
            <w:ins w:id="760" w:author="Microsoft Office User" w:date="2025-07-28T04:10:00Z">
              <w:r w:rsidRPr="00BF62B0">
                <w:rPr>
                  <w:sz w:val="22"/>
                  <w:szCs w:val="22"/>
                </w:rPr>
                <w:t>316 206</w:t>
              </w:r>
            </w:ins>
            <w:del w:id="761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257 293</w:delText>
              </w:r>
            </w:del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05328" w14:textId="1F98B85C" w:rsidR="00033027" w:rsidRPr="00BF62B0" w:rsidRDefault="00033027" w:rsidP="00033027">
            <w:pPr>
              <w:jc w:val="right"/>
              <w:rPr>
                <w:color w:val="000000"/>
                <w:sz w:val="22"/>
                <w:szCs w:val="22"/>
              </w:rPr>
            </w:pPr>
            <w:ins w:id="762" w:author="Microsoft Office User" w:date="2025-07-28T04:10:00Z">
              <w:r w:rsidRPr="00BF62B0">
                <w:rPr>
                  <w:sz w:val="22"/>
                  <w:szCs w:val="22"/>
                  <w:shd w:val="clear" w:color="auto" w:fill="FFFFFF"/>
                  <w:rPrChange w:id="763" w:author="Microsoft Office User" w:date="2025-07-28T04:39:00Z">
                    <w:rPr>
                      <w:sz w:val="20"/>
                      <w:szCs w:val="20"/>
                      <w:shd w:val="clear" w:color="auto" w:fill="FFFFFF"/>
                    </w:rPr>
                  </w:rPrChange>
                </w:rPr>
                <w:t>362 758</w:t>
              </w:r>
            </w:ins>
            <w:del w:id="764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295 840</w:delText>
              </w:r>
            </w:del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3049D" w14:textId="39C2E40C" w:rsidR="00033027" w:rsidRPr="00BF62B0" w:rsidRDefault="00033027" w:rsidP="00033027">
            <w:pPr>
              <w:jc w:val="right"/>
              <w:rPr>
                <w:color w:val="000000"/>
                <w:sz w:val="22"/>
                <w:szCs w:val="22"/>
              </w:rPr>
            </w:pPr>
            <w:ins w:id="765" w:author="Microsoft Office User" w:date="2025-07-28T04:10:00Z">
              <w:r w:rsidRPr="00BF62B0">
                <w:rPr>
                  <w:sz w:val="22"/>
                  <w:szCs w:val="22"/>
                  <w:rPrChange w:id="766" w:author="Microsoft Office User" w:date="2025-07-28T04:39:00Z">
                    <w:rPr/>
                  </w:rPrChange>
                </w:rPr>
                <w:t>+14,73%</w:t>
              </w:r>
            </w:ins>
            <w:del w:id="767" w:author="Microsoft Office User" w:date="2025-07-28T04:10:00Z">
              <w:r w:rsidRPr="00BF62B0" w:rsidDel="000E6C17">
                <w:rPr>
                  <w:color w:val="000000"/>
                  <w:sz w:val="22"/>
                  <w:szCs w:val="22"/>
                </w:rPr>
                <w:delText>+14,98%</w:delText>
              </w:r>
            </w:del>
          </w:p>
        </w:tc>
      </w:tr>
    </w:tbl>
    <w:p w14:paraId="187AEF32" w14:textId="71C19093" w:rsidR="004F10E6" w:rsidRPr="00DE622C" w:rsidRDefault="004F10E6" w:rsidP="00173E7D">
      <w:pPr>
        <w:spacing w:line="360" w:lineRule="auto"/>
        <w:jc w:val="both"/>
        <w:rPr>
          <w:bCs/>
          <w:sz w:val="28"/>
        </w:rPr>
      </w:pPr>
    </w:p>
    <w:p w14:paraId="4FCCD0AD" w14:textId="76254CE5" w:rsidR="00BE7B9E" w:rsidRPr="00BE7B9E" w:rsidRDefault="00BE7B9E" w:rsidP="00BE7B9E">
      <w:pPr>
        <w:spacing w:line="360" w:lineRule="auto"/>
        <w:ind w:firstLine="709"/>
        <w:jc w:val="both"/>
        <w:rPr>
          <w:ins w:id="768" w:author="Microsoft Office User" w:date="2025-07-28T04:06:00Z"/>
          <w:bCs/>
          <w:sz w:val="28"/>
        </w:rPr>
      </w:pPr>
      <w:ins w:id="769" w:author="Microsoft Office User" w:date="2025-07-28T04:06:00Z">
        <w:r w:rsidRPr="00BE7B9E">
          <w:rPr>
            <w:bCs/>
            <w:sz w:val="28"/>
          </w:rPr>
          <w:t xml:space="preserve">Традиционно наибольший трафик на </w:t>
        </w:r>
        <w:r>
          <w:rPr>
            <w:bCs/>
            <w:sz w:val="28"/>
          </w:rPr>
          <w:t xml:space="preserve">сайт Лиги </w:t>
        </w:r>
        <w:r w:rsidRPr="00BE7B9E">
          <w:rPr>
            <w:bCs/>
            <w:sz w:val="28"/>
          </w:rPr>
          <w:t>формируется из крупнейших городов России. Москва остаётся лидером по числу пользователей, несмотря на незначительное снижение показателей: в сезоне 2024/2025 сайт посетили 2 919 246 пользователей, что на 2,82% меньше, чем годом ранее.</w:t>
        </w:r>
      </w:ins>
    </w:p>
    <w:p w14:paraId="49E066EB" w14:textId="7F6E5376" w:rsidR="00BE7B9E" w:rsidRDefault="00BE7B9E" w:rsidP="00BE7B9E">
      <w:pPr>
        <w:spacing w:line="360" w:lineRule="auto"/>
        <w:ind w:firstLine="709"/>
        <w:jc w:val="both"/>
        <w:rPr>
          <w:ins w:id="770" w:author="Microsoft Office User" w:date="2025-07-28T04:06:00Z"/>
          <w:bCs/>
          <w:sz w:val="28"/>
        </w:rPr>
      </w:pPr>
      <w:ins w:id="771" w:author="Microsoft Office User" w:date="2025-07-28T04:06:00Z">
        <w:r w:rsidRPr="00BE7B9E">
          <w:rPr>
            <w:bCs/>
            <w:sz w:val="28"/>
          </w:rPr>
          <w:t>Санкт-Петербург продемонстрировал положительную динамику — прирост составил 11% (1 285 812 пользователей), что связано как с интересом к клубу СКА, так и с общей активностью аудитории города.</w:t>
        </w:r>
      </w:ins>
    </w:p>
    <w:p w14:paraId="25AB5686" w14:textId="375BEABD" w:rsidR="00BE7B9E" w:rsidRPr="00BE7B9E" w:rsidRDefault="00BE7B9E" w:rsidP="00BE7B9E">
      <w:pPr>
        <w:spacing w:line="360" w:lineRule="auto"/>
        <w:ind w:firstLine="709"/>
        <w:jc w:val="both"/>
        <w:rPr>
          <w:ins w:id="772" w:author="Microsoft Office User" w:date="2025-07-28T04:07:00Z"/>
          <w:bCs/>
          <w:sz w:val="28"/>
        </w:rPr>
      </w:pPr>
      <w:ins w:id="773" w:author="Microsoft Office User" w:date="2025-07-28T04:07:00Z">
        <w:r w:rsidRPr="00BE7B9E">
          <w:rPr>
            <w:bCs/>
            <w:sz w:val="28"/>
          </w:rPr>
          <w:t>Заметный рост также зафиксирован в других крупных хоккейных центрах:</w:t>
        </w:r>
      </w:ins>
    </w:p>
    <w:p w14:paraId="1516A000" w14:textId="4C4CB5E4" w:rsidR="00BE7B9E" w:rsidRPr="00BE7B9E" w:rsidRDefault="00BE7B9E" w:rsidP="00BE7B9E">
      <w:pPr>
        <w:pStyle w:val="af0"/>
        <w:numPr>
          <w:ilvl w:val="0"/>
          <w:numId w:val="33"/>
        </w:numPr>
        <w:spacing w:line="360" w:lineRule="auto"/>
        <w:jc w:val="both"/>
        <w:rPr>
          <w:ins w:id="774" w:author="Microsoft Office User" w:date="2025-07-28T04:07:00Z"/>
          <w:bCs/>
          <w:sz w:val="28"/>
          <w:rPrChange w:id="775" w:author="Microsoft Office User" w:date="2025-07-28T04:07:00Z">
            <w:rPr>
              <w:ins w:id="776" w:author="Microsoft Office User" w:date="2025-07-28T04:07:00Z"/>
            </w:rPr>
          </w:rPrChange>
        </w:rPr>
        <w:pPrChange w:id="777" w:author="Microsoft Office User" w:date="2025-07-28T04:07:00Z">
          <w:pPr>
            <w:spacing w:line="360" w:lineRule="auto"/>
            <w:ind w:firstLine="709"/>
            <w:jc w:val="both"/>
          </w:pPr>
        </w:pPrChange>
      </w:pPr>
      <w:ins w:id="778" w:author="Microsoft Office User" w:date="2025-07-28T04:07:00Z">
        <w:r w:rsidRPr="00BE7B9E">
          <w:rPr>
            <w:bCs/>
            <w:sz w:val="28"/>
            <w:rPrChange w:id="779" w:author="Microsoft Office User" w:date="2025-07-28T04:07:00Z">
              <w:rPr/>
            </w:rPrChange>
          </w:rPr>
          <w:t>Екатеринбург — +31,3% (792 963)</w:t>
        </w:r>
      </w:ins>
    </w:p>
    <w:p w14:paraId="76064BE9" w14:textId="5E935627" w:rsidR="00BE7B9E" w:rsidRPr="00BE7B9E" w:rsidRDefault="00BE7B9E" w:rsidP="00BE7B9E">
      <w:pPr>
        <w:pStyle w:val="af0"/>
        <w:numPr>
          <w:ilvl w:val="0"/>
          <w:numId w:val="33"/>
        </w:numPr>
        <w:spacing w:line="360" w:lineRule="auto"/>
        <w:jc w:val="both"/>
        <w:rPr>
          <w:ins w:id="780" w:author="Microsoft Office User" w:date="2025-07-28T04:07:00Z"/>
          <w:bCs/>
          <w:sz w:val="28"/>
          <w:rPrChange w:id="781" w:author="Microsoft Office User" w:date="2025-07-28T04:07:00Z">
            <w:rPr>
              <w:ins w:id="782" w:author="Microsoft Office User" w:date="2025-07-28T04:07:00Z"/>
            </w:rPr>
          </w:rPrChange>
        </w:rPr>
        <w:pPrChange w:id="783" w:author="Microsoft Office User" w:date="2025-07-28T04:07:00Z">
          <w:pPr>
            <w:spacing w:line="360" w:lineRule="auto"/>
            <w:ind w:firstLine="709"/>
            <w:jc w:val="both"/>
          </w:pPr>
        </w:pPrChange>
      </w:pPr>
      <w:ins w:id="784" w:author="Microsoft Office User" w:date="2025-07-28T04:07:00Z">
        <w:r w:rsidRPr="00BE7B9E">
          <w:rPr>
            <w:bCs/>
            <w:sz w:val="28"/>
            <w:rPrChange w:id="785" w:author="Microsoft Office User" w:date="2025-07-28T04:07:00Z">
              <w:rPr/>
            </w:rPrChange>
          </w:rPr>
          <w:t>Челябинск — +23,3% (608 082)</w:t>
        </w:r>
      </w:ins>
    </w:p>
    <w:p w14:paraId="5AA1BE08" w14:textId="51CC8792" w:rsidR="00BE7B9E" w:rsidRPr="00BE7B9E" w:rsidRDefault="00BE7B9E" w:rsidP="00BE7B9E">
      <w:pPr>
        <w:pStyle w:val="af0"/>
        <w:numPr>
          <w:ilvl w:val="0"/>
          <w:numId w:val="33"/>
        </w:numPr>
        <w:spacing w:line="360" w:lineRule="auto"/>
        <w:jc w:val="both"/>
        <w:rPr>
          <w:ins w:id="786" w:author="Microsoft Office User" w:date="2025-07-28T04:07:00Z"/>
          <w:bCs/>
          <w:sz w:val="28"/>
          <w:rPrChange w:id="787" w:author="Microsoft Office User" w:date="2025-07-28T04:07:00Z">
            <w:rPr>
              <w:ins w:id="788" w:author="Microsoft Office User" w:date="2025-07-28T04:07:00Z"/>
            </w:rPr>
          </w:rPrChange>
        </w:rPr>
        <w:pPrChange w:id="789" w:author="Microsoft Office User" w:date="2025-07-28T04:07:00Z">
          <w:pPr>
            <w:spacing w:line="360" w:lineRule="auto"/>
            <w:ind w:firstLine="709"/>
            <w:jc w:val="both"/>
          </w:pPr>
        </w:pPrChange>
      </w:pPr>
      <w:ins w:id="790" w:author="Microsoft Office User" w:date="2025-07-28T04:07:00Z">
        <w:r w:rsidRPr="00BE7B9E">
          <w:rPr>
            <w:bCs/>
            <w:sz w:val="28"/>
            <w:rPrChange w:id="791" w:author="Microsoft Office User" w:date="2025-07-28T04:07:00Z">
              <w:rPr/>
            </w:rPrChange>
          </w:rPr>
          <w:t>Новосибирск — +26,2% (532 301)</w:t>
        </w:r>
      </w:ins>
    </w:p>
    <w:p w14:paraId="5D29EEB3" w14:textId="48E01219" w:rsidR="00BE7B9E" w:rsidRPr="00BE7B9E" w:rsidRDefault="00BE7B9E" w:rsidP="00BE7B9E">
      <w:pPr>
        <w:pStyle w:val="af0"/>
        <w:numPr>
          <w:ilvl w:val="0"/>
          <w:numId w:val="33"/>
        </w:numPr>
        <w:spacing w:line="360" w:lineRule="auto"/>
        <w:jc w:val="both"/>
        <w:rPr>
          <w:ins w:id="792" w:author="Microsoft Office User" w:date="2025-07-28T04:07:00Z"/>
          <w:bCs/>
          <w:sz w:val="28"/>
          <w:rPrChange w:id="793" w:author="Microsoft Office User" w:date="2025-07-28T04:07:00Z">
            <w:rPr>
              <w:ins w:id="794" w:author="Microsoft Office User" w:date="2025-07-28T04:07:00Z"/>
            </w:rPr>
          </w:rPrChange>
        </w:rPr>
        <w:pPrChange w:id="795" w:author="Microsoft Office User" w:date="2025-07-28T04:07:00Z">
          <w:pPr>
            <w:spacing w:line="360" w:lineRule="auto"/>
            <w:ind w:firstLine="709"/>
            <w:jc w:val="both"/>
          </w:pPr>
        </w:pPrChange>
      </w:pPr>
      <w:ins w:id="796" w:author="Microsoft Office User" w:date="2025-07-28T04:07:00Z">
        <w:r w:rsidRPr="00BE7B9E">
          <w:rPr>
            <w:bCs/>
            <w:sz w:val="28"/>
            <w:rPrChange w:id="797" w:author="Microsoft Office User" w:date="2025-07-28T04:07:00Z">
              <w:rPr/>
            </w:rPrChange>
          </w:rPr>
          <w:t>Уфа — +37% (475 032)</w:t>
        </w:r>
      </w:ins>
    </w:p>
    <w:p w14:paraId="099346E2" w14:textId="327E208E" w:rsidR="00BE7B9E" w:rsidRPr="00BE7B9E" w:rsidRDefault="00BE7B9E" w:rsidP="00BE7B9E">
      <w:pPr>
        <w:pStyle w:val="af0"/>
        <w:numPr>
          <w:ilvl w:val="0"/>
          <w:numId w:val="33"/>
        </w:numPr>
        <w:spacing w:line="360" w:lineRule="auto"/>
        <w:jc w:val="both"/>
        <w:rPr>
          <w:ins w:id="798" w:author="Microsoft Office User" w:date="2025-07-28T04:07:00Z"/>
          <w:bCs/>
          <w:sz w:val="28"/>
          <w:rPrChange w:id="799" w:author="Microsoft Office User" w:date="2025-07-28T04:07:00Z">
            <w:rPr>
              <w:ins w:id="800" w:author="Microsoft Office User" w:date="2025-07-28T04:07:00Z"/>
            </w:rPr>
          </w:rPrChange>
        </w:rPr>
        <w:pPrChange w:id="801" w:author="Microsoft Office User" w:date="2025-07-28T04:07:00Z">
          <w:pPr>
            <w:spacing w:line="360" w:lineRule="auto"/>
            <w:ind w:firstLine="709"/>
            <w:jc w:val="both"/>
          </w:pPr>
        </w:pPrChange>
      </w:pPr>
      <w:ins w:id="802" w:author="Microsoft Office User" w:date="2025-07-28T04:07:00Z">
        <w:r w:rsidRPr="00BE7B9E">
          <w:rPr>
            <w:bCs/>
            <w:sz w:val="28"/>
            <w:rPrChange w:id="803" w:author="Microsoft Office User" w:date="2025-07-28T04:07:00Z">
              <w:rPr/>
            </w:rPrChange>
          </w:rPr>
          <w:t>Минск — +62,2% (478 098)</w:t>
        </w:r>
      </w:ins>
    </w:p>
    <w:p w14:paraId="5EBB38BD" w14:textId="525682B3" w:rsidR="00BE7B9E" w:rsidRPr="00BE7B9E" w:rsidRDefault="00BE7B9E" w:rsidP="00BE7B9E">
      <w:pPr>
        <w:pStyle w:val="af0"/>
        <w:numPr>
          <w:ilvl w:val="0"/>
          <w:numId w:val="33"/>
        </w:numPr>
        <w:spacing w:line="360" w:lineRule="auto"/>
        <w:jc w:val="both"/>
        <w:rPr>
          <w:ins w:id="804" w:author="Microsoft Office User" w:date="2025-07-28T04:07:00Z"/>
          <w:bCs/>
          <w:sz w:val="28"/>
          <w:rPrChange w:id="805" w:author="Microsoft Office User" w:date="2025-07-28T04:07:00Z">
            <w:rPr>
              <w:ins w:id="806" w:author="Microsoft Office User" w:date="2025-07-28T04:07:00Z"/>
            </w:rPr>
          </w:rPrChange>
        </w:rPr>
        <w:pPrChange w:id="807" w:author="Microsoft Office User" w:date="2025-07-28T04:07:00Z">
          <w:pPr>
            <w:spacing w:line="360" w:lineRule="auto"/>
            <w:ind w:firstLine="709"/>
            <w:jc w:val="both"/>
          </w:pPr>
        </w:pPrChange>
      </w:pPr>
      <w:ins w:id="808" w:author="Microsoft Office User" w:date="2025-07-28T04:07:00Z">
        <w:r w:rsidRPr="00BE7B9E">
          <w:rPr>
            <w:bCs/>
            <w:sz w:val="28"/>
            <w:rPrChange w:id="809" w:author="Microsoft Office User" w:date="2025-07-28T04:07:00Z">
              <w:rPr/>
            </w:rPrChange>
          </w:rPr>
          <w:t>Нижний Новгород — +4,9% (650 927)</w:t>
        </w:r>
      </w:ins>
    </w:p>
    <w:p w14:paraId="76923891" w14:textId="6A497BA4" w:rsidR="00BE7B9E" w:rsidRPr="00BE7B9E" w:rsidRDefault="00BE7B9E" w:rsidP="00BE7B9E">
      <w:pPr>
        <w:pStyle w:val="af0"/>
        <w:numPr>
          <w:ilvl w:val="0"/>
          <w:numId w:val="33"/>
        </w:numPr>
        <w:spacing w:line="360" w:lineRule="auto"/>
        <w:jc w:val="both"/>
        <w:rPr>
          <w:ins w:id="810" w:author="Microsoft Office User" w:date="2025-07-28T04:07:00Z"/>
          <w:bCs/>
          <w:sz w:val="28"/>
          <w:rPrChange w:id="811" w:author="Microsoft Office User" w:date="2025-07-28T04:07:00Z">
            <w:rPr>
              <w:ins w:id="812" w:author="Microsoft Office User" w:date="2025-07-28T04:07:00Z"/>
            </w:rPr>
          </w:rPrChange>
        </w:rPr>
        <w:pPrChange w:id="813" w:author="Microsoft Office User" w:date="2025-07-28T04:07:00Z">
          <w:pPr>
            <w:spacing w:line="360" w:lineRule="auto"/>
            <w:ind w:firstLine="709"/>
            <w:jc w:val="both"/>
          </w:pPr>
        </w:pPrChange>
      </w:pPr>
      <w:ins w:id="814" w:author="Microsoft Office User" w:date="2025-07-28T04:07:00Z">
        <w:r w:rsidRPr="00BE7B9E">
          <w:rPr>
            <w:bCs/>
            <w:sz w:val="28"/>
            <w:rPrChange w:id="815" w:author="Microsoft Office User" w:date="2025-07-28T04:07:00Z">
              <w:rPr/>
            </w:rPrChange>
          </w:rPr>
          <w:t>Омск — +14,7% (362 758)</w:t>
        </w:r>
      </w:ins>
    </w:p>
    <w:p w14:paraId="707D2B47" w14:textId="535E4AB3" w:rsidR="00BE7B9E" w:rsidRDefault="00BE7B9E" w:rsidP="00BE7B9E">
      <w:pPr>
        <w:spacing w:line="360" w:lineRule="auto"/>
        <w:ind w:firstLine="709"/>
        <w:jc w:val="both"/>
        <w:rPr>
          <w:ins w:id="816" w:author="Microsoft Office User" w:date="2025-07-28T04:16:00Z"/>
          <w:bCs/>
          <w:sz w:val="28"/>
        </w:rPr>
      </w:pPr>
      <w:ins w:id="817" w:author="Microsoft Office User" w:date="2025-07-28T04:07:00Z">
        <w:r w:rsidRPr="00BE7B9E">
          <w:rPr>
            <w:bCs/>
            <w:sz w:val="28"/>
          </w:rPr>
          <w:t>Большинство этих городов являются домашними аренами клубов с сильной региональной фан-базой, что объясняет рост цифровой вовлечённости.</w:t>
        </w:r>
      </w:ins>
    </w:p>
    <w:p w14:paraId="6364A5A5" w14:textId="7A3B6B8F" w:rsidR="00033027" w:rsidRDefault="00033027" w:rsidP="00BE7B9E">
      <w:pPr>
        <w:spacing w:line="360" w:lineRule="auto"/>
        <w:ind w:firstLine="709"/>
        <w:jc w:val="both"/>
        <w:rPr>
          <w:ins w:id="818" w:author="Microsoft Office User" w:date="2025-07-28T04:11:00Z"/>
          <w:bCs/>
          <w:sz w:val="28"/>
        </w:rPr>
      </w:pPr>
      <w:ins w:id="819" w:author="Microsoft Office User" w:date="2025-07-28T04:16:00Z">
        <w:r w:rsidRPr="00033027">
          <w:rPr>
            <w:bCs/>
            <w:sz w:val="28"/>
          </w:rPr>
          <w:t>Домодедово вновь демонстрирует высокий уровень трафика — в сезоне 2024/2025 сайт посетили 378 025 пользователей, что на 2,5% больше, чем в прошлом году. Несмотря на замедление роста, показатели остаются непропорционально высокими относительно численности населения города. Это позволяет и далее считать, что такие значения связаны с техническими причинами — например, агрегацией трафика из Подмосковья, ошибками геолокации или особенностями работы аналитических систем.</w:t>
        </w:r>
      </w:ins>
    </w:p>
    <w:p w14:paraId="12E968CC" w14:textId="77777777" w:rsidR="00033027" w:rsidRPr="00BE7B9E" w:rsidRDefault="00033027" w:rsidP="00BE7B9E">
      <w:pPr>
        <w:spacing w:line="360" w:lineRule="auto"/>
        <w:ind w:firstLine="709"/>
        <w:jc w:val="both"/>
        <w:rPr>
          <w:ins w:id="820" w:author="Microsoft Office User" w:date="2025-07-28T04:07:00Z"/>
          <w:bCs/>
          <w:sz w:val="28"/>
        </w:rPr>
      </w:pPr>
    </w:p>
    <w:p w14:paraId="17BA70C2" w14:textId="59819E28" w:rsidR="00FF6A56" w:rsidDel="00BE7B9E" w:rsidRDefault="00BE7B9E" w:rsidP="00BE7B9E">
      <w:pPr>
        <w:spacing w:line="360" w:lineRule="auto"/>
        <w:ind w:firstLine="708"/>
        <w:rPr>
          <w:del w:id="821" w:author="Microsoft Office User" w:date="2025-07-28T04:07:00Z"/>
          <w:bCs/>
          <w:sz w:val="28"/>
        </w:rPr>
      </w:pPr>
      <w:ins w:id="822" w:author="Microsoft Office User" w:date="2025-07-28T04:07:00Z">
        <w:r w:rsidRPr="00BE7B9E">
          <w:rPr>
            <w:bCs/>
            <w:sz w:val="28"/>
          </w:rPr>
          <w:t xml:space="preserve">Особо стоит отметить Минск — прирост более чем на 60% свидетельствует о высоком интересе к Лиге со стороны болельщиков </w:t>
        </w:r>
      </w:ins>
      <w:ins w:id="823" w:author="Microsoft Office User" w:date="2025-07-28T13:27:00Z">
        <w:r w:rsidR="00395577">
          <w:rPr>
            <w:bCs/>
            <w:sz w:val="28"/>
          </w:rPr>
          <w:t xml:space="preserve">клуба </w:t>
        </w:r>
      </w:ins>
      <w:ins w:id="824" w:author="Microsoft Office User" w:date="2025-07-28T04:07:00Z">
        <w:r w:rsidRPr="00BE7B9E">
          <w:rPr>
            <w:bCs/>
            <w:sz w:val="28"/>
          </w:rPr>
          <w:t>«Динамо-Минск».</w:t>
        </w:r>
      </w:ins>
      <w:ins w:id="825" w:author="Microsoft Office User" w:date="2025-07-28T04:09:00Z">
        <w:r>
          <w:rPr>
            <w:bCs/>
            <w:sz w:val="28"/>
          </w:rPr>
          <w:t xml:space="preserve"> </w:t>
        </w:r>
      </w:ins>
      <w:del w:id="826" w:author="Microsoft Office User" w:date="2025-07-28T04:07:00Z">
        <w:r w:rsidR="00FF6A56" w:rsidRPr="00FF6A56" w:rsidDel="00BE7B9E">
          <w:rPr>
            <w:bCs/>
            <w:sz w:val="28"/>
          </w:rPr>
          <w:delText xml:space="preserve">В сезоне 2023/2024 посещаемость </w:delText>
        </w:r>
        <w:r w:rsidR="00FF6A56" w:rsidDel="00BE7B9E">
          <w:rPr>
            <w:bCs/>
            <w:sz w:val="28"/>
          </w:rPr>
          <w:delText>интернет-</w:delText>
        </w:r>
        <w:r w:rsidR="00FF6A56" w:rsidRPr="00FF6A56" w:rsidDel="00BE7B9E">
          <w:rPr>
            <w:bCs/>
            <w:sz w:val="28"/>
          </w:rPr>
          <w:delText>сайт</w:delText>
        </w:r>
        <w:r w:rsidR="00FF6A56" w:rsidDel="00BE7B9E">
          <w:rPr>
            <w:bCs/>
            <w:sz w:val="28"/>
          </w:rPr>
          <w:delText>ов</w:delText>
        </w:r>
        <w:r w:rsidR="00FF6A56" w:rsidRPr="00FF6A56" w:rsidDel="00BE7B9E">
          <w:rPr>
            <w:bCs/>
            <w:sz w:val="28"/>
          </w:rPr>
          <w:delText xml:space="preserve"> Лиги показала значительный рост</w:delText>
        </w:r>
        <w:r w:rsidR="00FF6A56" w:rsidDel="00BE7B9E">
          <w:rPr>
            <w:bCs/>
            <w:sz w:val="28"/>
          </w:rPr>
          <w:delText>, в связи с чем мы наблюдаем рост аудитории во всех городах из списка ТОП-10</w:delText>
        </w:r>
        <w:r w:rsidR="00FF6A56" w:rsidRPr="00FF6A56" w:rsidDel="00BE7B9E">
          <w:rPr>
            <w:bCs/>
            <w:sz w:val="28"/>
          </w:rPr>
          <w:delText xml:space="preserve">. </w:delText>
        </w:r>
        <w:r w:rsidR="00FF6A56" w:rsidDel="00BE7B9E">
          <w:rPr>
            <w:bCs/>
            <w:sz w:val="28"/>
          </w:rPr>
          <w:delText>К</w:delText>
        </w:r>
        <w:r w:rsidR="00FF6A56" w:rsidRPr="00FF6A56" w:rsidDel="00BE7B9E">
          <w:rPr>
            <w:bCs/>
            <w:sz w:val="28"/>
          </w:rPr>
          <w:delText>оличество по</w:delText>
        </w:r>
        <w:r w:rsidR="00FF6A56" w:rsidDel="00BE7B9E">
          <w:rPr>
            <w:bCs/>
            <w:sz w:val="28"/>
          </w:rPr>
          <w:delText>льзователей из Москвы</w:delText>
        </w:r>
        <w:r w:rsidR="00FF6A56" w:rsidRPr="00FF6A56" w:rsidDel="00BE7B9E">
          <w:rPr>
            <w:bCs/>
            <w:sz w:val="28"/>
          </w:rPr>
          <w:delText xml:space="preserve"> увеличилось на 50%, достигнув 3</w:delText>
        </w:r>
        <w:r w:rsidR="00FF6A56" w:rsidDel="00BE7B9E">
          <w:rPr>
            <w:bCs/>
            <w:sz w:val="28"/>
          </w:rPr>
          <w:delText> </w:delText>
        </w:r>
        <w:r w:rsidR="00FF6A56" w:rsidRPr="00FF6A56" w:rsidDel="00BE7B9E">
          <w:rPr>
            <w:bCs/>
            <w:sz w:val="28"/>
          </w:rPr>
          <w:delText>277</w:delText>
        </w:r>
        <w:r w:rsidR="00FF6A56" w:rsidDel="00BE7B9E">
          <w:rPr>
            <w:bCs/>
            <w:sz w:val="28"/>
          </w:rPr>
          <w:delText xml:space="preserve"> </w:delText>
        </w:r>
        <w:r w:rsidR="00FF6A56" w:rsidRPr="00FF6A56" w:rsidDel="00BE7B9E">
          <w:rPr>
            <w:bCs/>
            <w:sz w:val="28"/>
          </w:rPr>
          <w:delText xml:space="preserve">680, что </w:delText>
        </w:r>
        <w:r w:rsidR="00FF6A56" w:rsidDel="00BE7B9E">
          <w:rPr>
            <w:bCs/>
            <w:sz w:val="28"/>
          </w:rPr>
          <w:delText>указывает на</w:delText>
        </w:r>
        <w:r w:rsidR="00FF6A56" w:rsidRPr="00FF6A56" w:rsidDel="00BE7B9E">
          <w:rPr>
            <w:bCs/>
            <w:sz w:val="28"/>
          </w:rPr>
          <w:delText xml:space="preserve"> высок</w:delText>
        </w:r>
        <w:r w:rsidR="00FF6A56" w:rsidDel="00BE7B9E">
          <w:rPr>
            <w:bCs/>
            <w:sz w:val="28"/>
          </w:rPr>
          <w:delText>ий</w:delText>
        </w:r>
        <w:r w:rsidR="00FF6A56" w:rsidRPr="00FF6A56" w:rsidDel="00BE7B9E">
          <w:rPr>
            <w:bCs/>
            <w:sz w:val="28"/>
          </w:rPr>
          <w:delText xml:space="preserve"> интересе к Лиге среди жителей столицы. Санкт-Петербург также продемонстрировал значительный рост на 44%, с 811</w:delText>
        </w:r>
        <w:r w:rsidR="00FF6A56" w:rsidDel="00BE7B9E">
          <w:rPr>
            <w:bCs/>
            <w:sz w:val="28"/>
          </w:rPr>
          <w:delText xml:space="preserve"> </w:delText>
        </w:r>
        <w:r w:rsidR="00FF6A56" w:rsidRPr="00FF6A56" w:rsidDel="00BE7B9E">
          <w:rPr>
            <w:bCs/>
            <w:sz w:val="28"/>
          </w:rPr>
          <w:delText>066 до 1</w:delText>
        </w:r>
        <w:r w:rsidR="00FF6A56" w:rsidDel="00BE7B9E">
          <w:rPr>
            <w:bCs/>
            <w:sz w:val="28"/>
          </w:rPr>
          <w:delText> </w:delText>
        </w:r>
        <w:r w:rsidR="00FF6A56" w:rsidRPr="00FF6A56" w:rsidDel="00BE7B9E">
          <w:rPr>
            <w:bCs/>
            <w:sz w:val="28"/>
          </w:rPr>
          <w:delText>168</w:delText>
        </w:r>
        <w:r w:rsidR="00FF6A56" w:rsidDel="00BE7B9E">
          <w:rPr>
            <w:bCs/>
            <w:sz w:val="28"/>
          </w:rPr>
          <w:delText xml:space="preserve"> </w:delText>
        </w:r>
        <w:r w:rsidR="00FF6A56" w:rsidRPr="00FF6A56" w:rsidDel="00BE7B9E">
          <w:rPr>
            <w:bCs/>
            <w:sz w:val="28"/>
          </w:rPr>
          <w:delText xml:space="preserve">340 </w:delText>
        </w:r>
        <w:r w:rsidR="00FF6A56" w:rsidDel="00BE7B9E">
          <w:rPr>
            <w:bCs/>
            <w:sz w:val="28"/>
          </w:rPr>
          <w:delText>пользователей</w:delText>
        </w:r>
        <w:r w:rsidR="00FF6A56" w:rsidRPr="00FF6A56" w:rsidDel="00BE7B9E">
          <w:rPr>
            <w:bCs/>
            <w:sz w:val="28"/>
          </w:rPr>
          <w:delText xml:space="preserve">, что </w:delText>
        </w:r>
        <w:r w:rsidR="0066124B" w:rsidDel="00BE7B9E">
          <w:rPr>
            <w:bCs/>
            <w:sz w:val="28"/>
          </w:rPr>
          <w:delText xml:space="preserve">также </w:delText>
        </w:r>
        <w:r w:rsidR="00FF6A56" w:rsidRPr="00FF6A56" w:rsidDel="00BE7B9E">
          <w:rPr>
            <w:bCs/>
            <w:sz w:val="28"/>
          </w:rPr>
          <w:delText>подчеркивает рост популярности Лиги в этом городе</w:delText>
        </w:r>
        <w:r w:rsidR="00FF6A56" w:rsidDel="00BE7B9E">
          <w:rPr>
            <w:bCs/>
            <w:sz w:val="28"/>
          </w:rPr>
          <w:delText xml:space="preserve">. </w:delText>
        </w:r>
      </w:del>
    </w:p>
    <w:p w14:paraId="721D64C5" w14:textId="77777777" w:rsidR="00BE7B9E" w:rsidRDefault="00BE7B9E" w:rsidP="00BE7B9E">
      <w:pPr>
        <w:spacing w:line="360" w:lineRule="auto"/>
        <w:ind w:firstLine="708"/>
        <w:jc w:val="both"/>
        <w:rPr>
          <w:ins w:id="827" w:author="Microsoft Office User" w:date="2025-07-28T04:08:00Z"/>
          <w:bCs/>
          <w:sz w:val="28"/>
        </w:rPr>
        <w:pPrChange w:id="828" w:author="Microsoft Office User" w:date="2025-07-28T04:08:00Z">
          <w:pPr>
            <w:spacing w:line="360" w:lineRule="auto"/>
            <w:ind w:firstLine="709"/>
            <w:jc w:val="both"/>
          </w:pPr>
        </w:pPrChange>
      </w:pPr>
    </w:p>
    <w:p w14:paraId="192EFA09" w14:textId="7152FAB7" w:rsidR="00FF6A56" w:rsidDel="00BE7B9E" w:rsidRDefault="00FF6A56" w:rsidP="00BE7B9E">
      <w:pPr>
        <w:spacing w:line="360" w:lineRule="auto"/>
        <w:ind w:firstLine="708"/>
        <w:jc w:val="both"/>
        <w:rPr>
          <w:del w:id="829" w:author="Microsoft Office User" w:date="2025-07-28T04:07:00Z"/>
          <w:bCs/>
          <w:sz w:val="28"/>
        </w:rPr>
        <w:pPrChange w:id="830" w:author="Microsoft Office User" w:date="2025-07-28T04:08:00Z">
          <w:pPr>
            <w:spacing w:line="360" w:lineRule="auto"/>
            <w:ind w:firstLine="709"/>
            <w:jc w:val="both"/>
          </w:pPr>
        </w:pPrChange>
      </w:pPr>
      <w:del w:id="831" w:author="Microsoft Office User" w:date="2025-07-28T04:07:00Z">
        <w:r w:rsidRPr="00FF6A56" w:rsidDel="00BE7B9E">
          <w:rPr>
            <w:bCs/>
            <w:sz w:val="28"/>
          </w:rPr>
          <w:delText xml:space="preserve">В Нижнем Новгороде количество </w:delText>
        </w:r>
        <w:r w:rsidDel="00BE7B9E">
          <w:rPr>
            <w:bCs/>
            <w:sz w:val="28"/>
          </w:rPr>
          <w:delText>пользователей</w:delText>
        </w:r>
        <w:r w:rsidRPr="00FF6A56" w:rsidDel="00BE7B9E">
          <w:rPr>
            <w:bCs/>
            <w:sz w:val="28"/>
          </w:rPr>
          <w:delText xml:space="preserve"> выросло на 16%, с 536</w:delText>
        </w:r>
        <w:r w:rsidDel="00BE7B9E">
          <w:rPr>
            <w:bCs/>
            <w:sz w:val="28"/>
          </w:rPr>
          <w:delText xml:space="preserve"> </w:delText>
        </w:r>
        <w:r w:rsidRPr="00FF6A56" w:rsidDel="00BE7B9E">
          <w:rPr>
            <w:bCs/>
            <w:sz w:val="28"/>
          </w:rPr>
          <w:delText>693 до 623</w:delText>
        </w:r>
        <w:r w:rsidDel="00BE7B9E">
          <w:rPr>
            <w:bCs/>
            <w:sz w:val="28"/>
          </w:rPr>
          <w:delText xml:space="preserve"> </w:delText>
        </w:r>
        <w:r w:rsidRPr="00FF6A56" w:rsidDel="00BE7B9E">
          <w:rPr>
            <w:bCs/>
            <w:sz w:val="28"/>
          </w:rPr>
          <w:delText xml:space="preserve">780. </w:delText>
        </w:r>
        <w:r w:rsidDel="00BE7B9E">
          <w:rPr>
            <w:bCs/>
            <w:sz w:val="28"/>
          </w:rPr>
          <w:delText xml:space="preserve">ХК «Торпедо» </w:delText>
        </w:r>
        <w:r w:rsidRPr="00FF6A56" w:rsidDel="00BE7B9E">
          <w:rPr>
            <w:bCs/>
            <w:sz w:val="28"/>
          </w:rPr>
          <w:delText>второй сезон подряд показывает хорошие результаты, привлекая больше болельщиков и, соответственно, увеличивая интерес к сайту Лиги.</w:delText>
        </w:r>
        <w:r w:rsidR="002A124E" w:rsidDel="00BE7B9E">
          <w:rPr>
            <w:bCs/>
            <w:sz w:val="28"/>
          </w:rPr>
          <w:delText xml:space="preserve"> </w:delText>
        </w:r>
        <w:r w:rsidR="002A124E" w:rsidRPr="002A124E" w:rsidDel="00BE7B9E">
          <w:rPr>
            <w:bCs/>
            <w:sz w:val="28"/>
          </w:rPr>
          <w:delText xml:space="preserve">Екатеринбург и Челябинск продемонстрировали значительный рост на 78% и 30% соответственно, что </w:delText>
        </w:r>
        <w:r w:rsidR="002A124E" w:rsidDel="00BE7B9E">
          <w:rPr>
            <w:bCs/>
            <w:sz w:val="28"/>
          </w:rPr>
          <w:delText xml:space="preserve">также можно </w:delText>
        </w:r>
        <w:r w:rsidR="002A124E" w:rsidRPr="002A124E" w:rsidDel="00BE7B9E">
          <w:rPr>
            <w:bCs/>
            <w:sz w:val="28"/>
          </w:rPr>
          <w:delText>связа</w:delText>
        </w:r>
        <w:r w:rsidR="002A124E" w:rsidDel="00BE7B9E">
          <w:rPr>
            <w:bCs/>
            <w:sz w:val="28"/>
          </w:rPr>
          <w:delText>ть</w:delText>
        </w:r>
        <w:r w:rsidR="002A124E" w:rsidRPr="002A124E" w:rsidDel="00BE7B9E">
          <w:rPr>
            <w:bCs/>
            <w:sz w:val="28"/>
          </w:rPr>
          <w:delText xml:space="preserve"> с успешными </w:delText>
        </w:r>
        <w:r w:rsidR="002A124E" w:rsidDel="00BE7B9E">
          <w:rPr>
            <w:bCs/>
            <w:sz w:val="28"/>
          </w:rPr>
          <w:delText>выступлением</w:delText>
        </w:r>
        <w:r w:rsidR="002A124E" w:rsidRPr="002A124E" w:rsidDel="00BE7B9E">
          <w:rPr>
            <w:bCs/>
            <w:sz w:val="28"/>
          </w:rPr>
          <w:delText xml:space="preserve"> клубов</w:delText>
        </w:r>
        <w:r w:rsidR="002A124E" w:rsidDel="00BE7B9E">
          <w:rPr>
            <w:bCs/>
            <w:sz w:val="28"/>
          </w:rPr>
          <w:delText xml:space="preserve"> в прошедшем сезоне. </w:delText>
        </w:r>
        <w:r w:rsidR="002A124E" w:rsidRPr="002A124E" w:rsidDel="00BE7B9E">
          <w:rPr>
            <w:bCs/>
            <w:sz w:val="28"/>
          </w:rPr>
          <w:delText>Успехи команды привлекают внимание болельщиков, что, в свою очередь, увеличивает интерес к спортивным новостям и контенту, связанному с клубом.</w:delText>
        </w:r>
      </w:del>
    </w:p>
    <w:p w14:paraId="27B41B7D" w14:textId="137EDCBC" w:rsidR="002A124E" w:rsidRPr="002D2EA7" w:rsidDel="00BE7B9E" w:rsidRDefault="002A124E" w:rsidP="00BE7B9E">
      <w:pPr>
        <w:spacing w:line="360" w:lineRule="auto"/>
        <w:ind w:firstLine="708"/>
        <w:jc w:val="both"/>
        <w:rPr>
          <w:del w:id="832" w:author="Microsoft Office User" w:date="2025-07-28T04:07:00Z"/>
          <w:bCs/>
          <w:sz w:val="28"/>
        </w:rPr>
        <w:pPrChange w:id="833" w:author="Microsoft Office User" w:date="2025-07-28T04:08:00Z">
          <w:pPr>
            <w:spacing w:line="360" w:lineRule="auto"/>
            <w:ind w:firstLine="709"/>
            <w:jc w:val="both"/>
          </w:pPr>
        </w:pPrChange>
      </w:pPr>
      <w:del w:id="834" w:author="Microsoft Office User" w:date="2025-07-28T04:07:00Z">
        <w:r w:rsidDel="00BE7B9E">
          <w:rPr>
            <w:bCs/>
            <w:sz w:val="28"/>
          </w:rPr>
          <w:delText>Отдельного внимания заслуживает Домодедово. Количество пользователей из этого города увеличилось на 244</w:delText>
        </w:r>
        <w:r w:rsidR="0066124B" w:rsidDel="00BE7B9E">
          <w:rPr>
            <w:bCs/>
            <w:sz w:val="28"/>
          </w:rPr>
          <w:delText>.86</w:delText>
        </w:r>
        <w:r w:rsidRPr="002A124E" w:rsidDel="00BE7B9E">
          <w:rPr>
            <w:bCs/>
            <w:sz w:val="28"/>
          </w:rPr>
          <w:delText xml:space="preserve">% </w:delText>
        </w:r>
        <w:r w:rsidDel="00BE7B9E">
          <w:rPr>
            <w:bCs/>
            <w:sz w:val="28"/>
          </w:rPr>
          <w:delText xml:space="preserve">и составило </w:delText>
        </w:r>
        <w:r w:rsidRPr="002A124E" w:rsidDel="00BE7B9E">
          <w:rPr>
            <w:bCs/>
            <w:sz w:val="28"/>
          </w:rPr>
          <w:delText>375</w:delText>
        </w:r>
        <w:r w:rsidDel="00BE7B9E">
          <w:rPr>
            <w:bCs/>
            <w:sz w:val="28"/>
          </w:rPr>
          <w:delText> </w:delText>
        </w:r>
        <w:r w:rsidRPr="002A124E" w:rsidDel="00BE7B9E">
          <w:rPr>
            <w:bCs/>
            <w:sz w:val="28"/>
          </w:rPr>
          <w:delText>273</w:delText>
        </w:r>
        <w:r w:rsidDel="00BE7B9E">
          <w:rPr>
            <w:bCs/>
            <w:sz w:val="28"/>
          </w:rPr>
          <w:delText>. Мы внимательно изучили данные из аналитических систем и не нашли подтверждени</w:delText>
        </w:r>
        <w:r w:rsidR="0066124B" w:rsidDel="00BE7B9E">
          <w:rPr>
            <w:bCs/>
            <w:sz w:val="28"/>
          </w:rPr>
          <w:delText>е</w:delText>
        </w:r>
        <w:r w:rsidDel="00BE7B9E">
          <w:rPr>
            <w:bCs/>
            <w:sz w:val="28"/>
          </w:rPr>
          <w:delText xml:space="preserve"> реальному росту интереса </w:delText>
        </w:r>
        <w:r w:rsidR="0066124B" w:rsidDel="00BE7B9E">
          <w:rPr>
            <w:bCs/>
            <w:sz w:val="28"/>
          </w:rPr>
          <w:delText xml:space="preserve">к Лиги из этого города. Более того, такое количество пользователей сильно превышает количество населения, проживающего на этой территории. Такой </w:delText>
        </w:r>
        <w:r w:rsidRPr="002A124E" w:rsidDel="00BE7B9E">
          <w:rPr>
            <w:bCs/>
            <w:sz w:val="28"/>
          </w:rPr>
          <w:delText>резкий рост может быть связан с техническими факторами, такими как ошибки в геолокации или изменения в методах сбора данных, которые могут привести к неправильной идентификации местоположения пользователей. Кроме того, возможно, значительное количество пользователей из ближайших к Москве регионов было ошибочно отнесено к Домодедово.</w:delText>
        </w:r>
      </w:del>
    </w:p>
    <w:p w14:paraId="15D2F4E6" w14:textId="77777777" w:rsidR="000D7C88" w:rsidRDefault="000D7C88" w:rsidP="00BE7B9E">
      <w:pPr>
        <w:spacing w:line="360" w:lineRule="auto"/>
        <w:ind w:firstLine="708"/>
        <w:rPr>
          <w:b/>
          <w:sz w:val="28"/>
        </w:rPr>
        <w:pPrChange w:id="835" w:author="Microsoft Office User" w:date="2025-07-28T04:08:00Z">
          <w:pPr>
            <w:spacing w:line="360" w:lineRule="auto"/>
          </w:pPr>
        </w:pPrChange>
      </w:pPr>
    </w:p>
    <w:p w14:paraId="2374B0DF" w14:textId="2EBBF95C" w:rsidR="00621B13" w:rsidRDefault="00C03366" w:rsidP="002F52CE">
      <w:pPr>
        <w:spacing w:line="360" w:lineRule="auto"/>
        <w:ind w:firstLine="709"/>
        <w:jc w:val="center"/>
        <w:rPr>
          <w:ins w:id="836" w:author="Microsoft Office User" w:date="2025-07-28T04:38:00Z"/>
          <w:b/>
          <w:sz w:val="28"/>
        </w:rPr>
      </w:pPr>
      <w:r w:rsidRPr="003F2C4F">
        <w:rPr>
          <w:b/>
          <w:sz w:val="28"/>
        </w:rPr>
        <w:t>Демографические данные аудитории в сезоне 202</w:t>
      </w:r>
      <w:ins w:id="837" w:author="Microsoft Office User" w:date="2025-07-28T04:31:00Z">
        <w:r w:rsidR="00BF62B0">
          <w:rPr>
            <w:b/>
            <w:sz w:val="28"/>
          </w:rPr>
          <w:t>4</w:t>
        </w:r>
      </w:ins>
      <w:del w:id="838" w:author="Microsoft Office User" w:date="2025-07-28T04:31:00Z">
        <w:r w:rsidR="00FF6A56" w:rsidDel="00BF62B0">
          <w:rPr>
            <w:b/>
            <w:sz w:val="28"/>
          </w:rPr>
          <w:delText>3</w:delText>
        </w:r>
      </w:del>
      <w:r w:rsidRPr="003F2C4F">
        <w:rPr>
          <w:b/>
          <w:sz w:val="28"/>
        </w:rPr>
        <w:t>/202</w:t>
      </w:r>
      <w:ins w:id="839" w:author="Microsoft Office User" w:date="2025-07-28T04:31:00Z">
        <w:r w:rsidR="00BF62B0">
          <w:rPr>
            <w:b/>
            <w:sz w:val="28"/>
          </w:rPr>
          <w:t>5</w:t>
        </w:r>
      </w:ins>
      <w:del w:id="840" w:author="Microsoft Office User" w:date="2025-07-28T04:31:00Z">
        <w:r w:rsidR="00FF6A56" w:rsidDel="00BF62B0">
          <w:rPr>
            <w:b/>
            <w:sz w:val="28"/>
          </w:rPr>
          <w:delText>4</w:delText>
        </w:r>
      </w:del>
    </w:p>
    <w:p w14:paraId="7C59F9C3" w14:textId="77777777" w:rsidR="00BF62B0" w:rsidRPr="00B46862" w:rsidRDefault="00BF62B0" w:rsidP="002F52CE">
      <w:pPr>
        <w:spacing w:line="360" w:lineRule="auto"/>
        <w:ind w:firstLine="709"/>
        <w:jc w:val="center"/>
        <w:rPr>
          <w:b/>
          <w:sz w:val="28"/>
        </w:rPr>
      </w:pPr>
    </w:p>
    <w:tbl>
      <w:tblPr>
        <w:tblW w:w="9629" w:type="dxa"/>
        <w:tblLook w:val="04A0" w:firstRow="1" w:lastRow="0" w:firstColumn="1" w:lastColumn="0" w:noHBand="0" w:noVBand="1"/>
        <w:tblPrChange w:id="841" w:author="Microsoft Office User" w:date="2025-07-28T13:20:00Z">
          <w:tblPr>
            <w:tblW w:w="9629" w:type="dxa"/>
            <w:tblLook w:val="04A0" w:firstRow="1" w:lastRow="0" w:firstColumn="1" w:lastColumn="0" w:noHBand="0" w:noVBand="1"/>
          </w:tblPr>
        </w:tblPrChange>
      </w:tblPr>
      <w:tblGrid>
        <w:gridCol w:w="1166"/>
        <w:gridCol w:w="1428"/>
        <w:gridCol w:w="1214"/>
        <w:gridCol w:w="1316"/>
        <w:gridCol w:w="1659"/>
        <w:gridCol w:w="1467"/>
        <w:gridCol w:w="1379"/>
        <w:tblGridChange w:id="842">
          <w:tblGrid>
            <w:gridCol w:w="1159"/>
            <w:gridCol w:w="1375"/>
            <w:gridCol w:w="1207"/>
            <w:gridCol w:w="1409"/>
            <w:gridCol w:w="1649"/>
            <w:gridCol w:w="1459"/>
            <w:gridCol w:w="1371"/>
          </w:tblGrid>
        </w:tblGridChange>
      </w:tblGrid>
      <w:tr w:rsidR="00BF62B0" w:rsidRPr="002F52CE" w14:paraId="67FFA14A" w14:textId="77777777" w:rsidTr="00056C9F">
        <w:trPr>
          <w:trHeight w:val="320"/>
          <w:trPrChange w:id="843" w:author="Microsoft Office User" w:date="2025-07-28T13:20:00Z">
            <w:trPr>
              <w:trHeight w:val="320"/>
            </w:trPr>
          </w:trPrChange>
        </w:trPr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844" w:author="Microsoft Office User" w:date="2025-07-28T13:20:00Z">
              <w:tcPr>
                <w:tcW w:w="118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1EB7D73D" w14:textId="77777777" w:rsidR="00146FAC" w:rsidRPr="00BF62B0" w:rsidRDefault="00146FA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BF62B0">
              <w:rPr>
                <w:b/>
                <w:bCs/>
                <w:color w:val="000000"/>
                <w:sz w:val="22"/>
                <w:szCs w:val="22"/>
              </w:rPr>
              <w:t>Возраст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845" w:author="Microsoft Office User" w:date="2025-07-28T13:20:00Z">
              <w:tcPr>
                <w:tcW w:w="1443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0DC90585" w14:textId="77777777" w:rsidR="00146FAC" w:rsidRPr="00BF62B0" w:rsidRDefault="00146FA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BF62B0">
              <w:rPr>
                <w:b/>
                <w:bCs/>
                <w:color w:val="000000"/>
                <w:sz w:val="22"/>
                <w:szCs w:val="22"/>
              </w:rPr>
              <w:t>Посетители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846" w:author="Microsoft Office User" w:date="2025-07-28T13:20:00Z">
              <w:tcPr>
                <w:tcW w:w="123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73E5884B" w14:textId="77777777" w:rsidR="00146FAC" w:rsidRPr="00BF62B0" w:rsidRDefault="00146FA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BF62B0">
              <w:rPr>
                <w:b/>
                <w:bCs/>
                <w:color w:val="000000"/>
                <w:sz w:val="22"/>
                <w:szCs w:val="22"/>
              </w:rPr>
              <w:t>Отказы</w:t>
            </w:r>
          </w:p>
        </w:tc>
        <w:tc>
          <w:tcPr>
            <w:tcW w:w="1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847" w:author="Microsoft Office User" w:date="2025-07-28T13:20:00Z">
              <w:tcPr>
                <w:tcW w:w="151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47AAA24D" w14:textId="77777777" w:rsidR="00146FAC" w:rsidRPr="00BF62B0" w:rsidRDefault="00146FA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BF62B0">
              <w:rPr>
                <w:b/>
                <w:bCs/>
                <w:color w:val="000000"/>
                <w:sz w:val="22"/>
                <w:szCs w:val="22"/>
              </w:rPr>
              <w:t>Глубина просмотра</w:t>
            </w:r>
          </w:p>
        </w:tc>
        <w:tc>
          <w:tcPr>
            <w:tcW w:w="1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848" w:author="Microsoft Office User" w:date="2025-07-28T13:20:00Z">
              <w:tcPr>
                <w:tcW w:w="143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782143F4" w14:textId="77777777" w:rsidR="00146FAC" w:rsidRPr="00BF62B0" w:rsidRDefault="00146FA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BF62B0">
              <w:rPr>
                <w:b/>
                <w:bCs/>
                <w:color w:val="000000"/>
                <w:sz w:val="22"/>
                <w:szCs w:val="22"/>
              </w:rPr>
              <w:t>Время на сайте</w:t>
            </w:r>
          </w:p>
        </w:tc>
        <w:tc>
          <w:tcPr>
            <w:tcW w:w="1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849" w:author="Microsoft Office User" w:date="2025-07-28T13:20:00Z">
              <w:tcPr>
                <w:tcW w:w="1452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2F38DBA2" w14:textId="77777777" w:rsidR="00146FAC" w:rsidRPr="00BF62B0" w:rsidRDefault="00146FA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BF62B0">
              <w:rPr>
                <w:b/>
                <w:bCs/>
                <w:color w:val="000000"/>
                <w:sz w:val="22"/>
                <w:szCs w:val="22"/>
              </w:rPr>
              <w:t>Доля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850" w:author="Microsoft Office User" w:date="2025-07-28T13:20:00Z">
              <w:tcPr>
                <w:tcW w:w="136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334E9039" w14:textId="77777777" w:rsidR="00146FAC" w:rsidRPr="00BF62B0" w:rsidRDefault="00146FA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BF62B0">
              <w:rPr>
                <w:b/>
                <w:bCs/>
                <w:color w:val="000000"/>
                <w:sz w:val="22"/>
                <w:szCs w:val="22"/>
              </w:rPr>
              <w:t>Изменение</w:t>
            </w:r>
          </w:p>
        </w:tc>
      </w:tr>
      <w:tr w:rsidR="00BF62B0" w:rsidRPr="002F52CE" w14:paraId="4B002180" w14:textId="77777777" w:rsidTr="00056C9F">
        <w:trPr>
          <w:trHeight w:val="320"/>
          <w:trPrChange w:id="851" w:author="Microsoft Office User" w:date="2025-07-28T13:20:00Z">
            <w:trPr>
              <w:trHeight w:val="320"/>
            </w:trPr>
          </w:trPrChange>
        </w:trPr>
        <w:tc>
          <w:tcPr>
            <w:tcW w:w="11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852" w:author="Microsoft Office User" w:date="2025-07-28T13:20:00Z">
              <w:tcPr>
                <w:tcW w:w="1183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54DB71C4" w14:textId="28E6E844" w:rsidR="00BF62B0" w:rsidRPr="00BF62B0" w:rsidRDefault="00BF62B0" w:rsidP="00BF62B0">
            <w:pPr>
              <w:rPr>
                <w:color w:val="000000"/>
                <w:sz w:val="22"/>
                <w:szCs w:val="22"/>
              </w:rPr>
            </w:pPr>
            <w:ins w:id="853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854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младше 18 лет</w:t>
              </w:r>
            </w:ins>
            <w:del w:id="855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младше 18 лет</w:delText>
              </w:r>
            </w:del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856" w:author="Microsoft Office User" w:date="2025-07-28T13:20:00Z">
              <w:tcPr>
                <w:tcW w:w="144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01A85CE6" w14:textId="025ABFB5" w:rsidR="00BF62B0" w:rsidRPr="00BF62B0" w:rsidRDefault="00BF62B0" w:rsidP="00BF62B0">
            <w:pPr>
              <w:jc w:val="right"/>
              <w:rPr>
                <w:color w:val="000000"/>
                <w:sz w:val="22"/>
                <w:szCs w:val="22"/>
              </w:rPr>
            </w:pPr>
            <w:ins w:id="857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858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495</w:t>
              </w:r>
            </w:ins>
            <w:ins w:id="859" w:author="Microsoft Office User" w:date="2025-07-28T13:21:00Z">
              <w:r w:rsidR="00056C9F">
                <w:rPr>
                  <w:color w:val="000000"/>
                  <w:sz w:val="22"/>
                  <w:szCs w:val="22"/>
                </w:rPr>
                <w:t xml:space="preserve"> </w:t>
              </w:r>
            </w:ins>
            <w:ins w:id="860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861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705</w:t>
              </w:r>
            </w:ins>
            <w:del w:id="862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344 108</w:delText>
              </w:r>
            </w:del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863" w:author="Microsoft Office User" w:date="2025-07-28T13:20:00Z">
              <w:tcPr>
                <w:tcW w:w="123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33009E3A" w14:textId="3B6DA690" w:rsidR="00BF62B0" w:rsidRPr="00BF62B0" w:rsidRDefault="00BF62B0" w:rsidP="00BF62B0">
            <w:pPr>
              <w:jc w:val="right"/>
              <w:rPr>
                <w:color w:val="000000"/>
                <w:sz w:val="22"/>
                <w:szCs w:val="22"/>
              </w:rPr>
            </w:pPr>
            <w:ins w:id="864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865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16,10%</w:t>
              </w:r>
            </w:ins>
            <w:del w:id="866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15%</w:delText>
              </w:r>
            </w:del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867" w:author="Microsoft Office User" w:date="2025-07-28T13:20:00Z">
              <w:tcPr>
                <w:tcW w:w="15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39C2D32A" w14:textId="77E0FB8C" w:rsidR="00BF62B0" w:rsidRPr="00BF62B0" w:rsidRDefault="00BF62B0" w:rsidP="00BF62B0">
            <w:pPr>
              <w:jc w:val="right"/>
              <w:rPr>
                <w:color w:val="000000"/>
                <w:sz w:val="22"/>
                <w:szCs w:val="22"/>
              </w:rPr>
            </w:pPr>
            <w:ins w:id="868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869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2,66</w:t>
              </w:r>
            </w:ins>
            <w:del w:id="870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2,48</w:delText>
              </w:r>
            </w:del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871" w:author="Microsoft Office User" w:date="2025-07-28T13:20:00Z">
              <w:tcPr>
                <w:tcW w:w="143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022BCB2A" w14:textId="2FC8EE72" w:rsidR="00BF62B0" w:rsidRPr="00BF62B0" w:rsidRDefault="00BF62B0" w:rsidP="00BF62B0">
            <w:pPr>
              <w:rPr>
                <w:color w:val="000000"/>
                <w:sz w:val="22"/>
                <w:szCs w:val="22"/>
              </w:rPr>
            </w:pPr>
            <w:ins w:id="872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873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00:03:26</w:t>
              </w:r>
            </w:ins>
            <w:del w:id="874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00:03:23</w:delText>
              </w:r>
            </w:del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875" w:author="Microsoft Office User" w:date="2025-07-28T13:20:00Z">
              <w:tcPr>
                <w:tcW w:w="145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51DBE68" w14:textId="54090A5F" w:rsidR="00BF62B0" w:rsidRPr="00BF62B0" w:rsidRDefault="00BF62B0" w:rsidP="00BF62B0">
            <w:pPr>
              <w:jc w:val="right"/>
              <w:rPr>
                <w:color w:val="000000"/>
                <w:sz w:val="22"/>
                <w:szCs w:val="22"/>
              </w:rPr>
            </w:pPr>
            <w:ins w:id="876" w:author="Microsoft Office User" w:date="2025-07-28T04:30:00Z">
              <w:r w:rsidRPr="00BF62B0">
                <w:rPr>
                  <w:color w:val="000000"/>
                  <w:sz w:val="22"/>
                  <w:szCs w:val="22"/>
                </w:rPr>
                <w:t>4,94%</w:t>
              </w:r>
            </w:ins>
            <w:del w:id="877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4,42%</w:delText>
              </w:r>
            </w:del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878" w:author="Microsoft Office User" w:date="2025-07-28T13:20:00Z">
              <w:tcPr>
                <w:tcW w:w="136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11E85CF" w14:textId="7A728121" w:rsidR="00BF62B0" w:rsidRPr="00BF62B0" w:rsidRDefault="00BF62B0" w:rsidP="00BF62B0">
            <w:pPr>
              <w:jc w:val="right"/>
              <w:rPr>
                <w:color w:val="000000"/>
                <w:sz w:val="22"/>
                <w:szCs w:val="22"/>
              </w:rPr>
            </w:pPr>
            <w:ins w:id="879" w:author="Microsoft Office User" w:date="2025-07-28T04:30:00Z">
              <w:r w:rsidRPr="00BF62B0">
                <w:rPr>
                  <w:color w:val="000000"/>
                  <w:sz w:val="22"/>
                  <w:szCs w:val="22"/>
                </w:rPr>
                <w:t>0,52%</w:t>
              </w:r>
            </w:ins>
            <w:del w:id="880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-1,13%</w:delText>
              </w:r>
            </w:del>
          </w:p>
        </w:tc>
      </w:tr>
      <w:tr w:rsidR="00BF62B0" w:rsidRPr="002F52CE" w14:paraId="7336425E" w14:textId="77777777" w:rsidTr="00056C9F">
        <w:trPr>
          <w:trHeight w:val="320"/>
          <w:trPrChange w:id="881" w:author="Microsoft Office User" w:date="2025-07-28T13:20:00Z">
            <w:trPr>
              <w:trHeight w:val="320"/>
            </w:trPr>
          </w:trPrChange>
        </w:trPr>
        <w:tc>
          <w:tcPr>
            <w:tcW w:w="11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882" w:author="Microsoft Office User" w:date="2025-07-28T13:20:00Z">
              <w:tcPr>
                <w:tcW w:w="1183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5F121A64" w14:textId="0611037B" w:rsidR="00BF62B0" w:rsidRPr="00BF62B0" w:rsidRDefault="00BF62B0" w:rsidP="00BF62B0">
            <w:pPr>
              <w:rPr>
                <w:color w:val="000000"/>
                <w:sz w:val="22"/>
                <w:szCs w:val="22"/>
              </w:rPr>
            </w:pPr>
            <w:ins w:id="883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884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18</w:t>
              </w:r>
              <w:r w:rsidRPr="00BF62B0">
                <w:rPr>
                  <w:color w:val="000000"/>
                  <w:sz w:val="22"/>
                  <w:szCs w:val="22"/>
                  <w:rPrChange w:id="885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noBreakHyphen/>
                <w:t>24 года</w:t>
              </w:r>
            </w:ins>
            <w:del w:id="886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18</w:delText>
              </w:r>
              <w:r w:rsidRPr="00BF62B0" w:rsidDel="000863C5">
                <w:rPr>
                  <w:color w:val="000000"/>
                  <w:sz w:val="22"/>
                  <w:szCs w:val="22"/>
                </w:rPr>
                <w:noBreakHyphen/>
                <w:delText>24 года</w:delText>
              </w:r>
            </w:del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887" w:author="Microsoft Office User" w:date="2025-07-28T13:20:00Z">
              <w:tcPr>
                <w:tcW w:w="144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548B67F0" w14:textId="2C128E0F" w:rsidR="00BF62B0" w:rsidRPr="00BF62B0" w:rsidRDefault="00BF62B0" w:rsidP="00BF62B0">
            <w:pPr>
              <w:jc w:val="right"/>
              <w:rPr>
                <w:color w:val="000000"/>
                <w:sz w:val="22"/>
                <w:szCs w:val="22"/>
              </w:rPr>
            </w:pPr>
            <w:ins w:id="888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889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971</w:t>
              </w:r>
            </w:ins>
            <w:ins w:id="890" w:author="Microsoft Office User" w:date="2025-07-28T13:21:00Z">
              <w:r w:rsidR="00056C9F">
                <w:rPr>
                  <w:color w:val="000000"/>
                  <w:sz w:val="22"/>
                  <w:szCs w:val="22"/>
                </w:rPr>
                <w:t xml:space="preserve"> </w:t>
              </w:r>
            </w:ins>
            <w:ins w:id="891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892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953</w:t>
              </w:r>
            </w:ins>
            <w:del w:id="893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808 169</w:delText>
              </w:r>
            </w:del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894" w:author="Microsoft Office User" w:date="2025-07-28T13:20:00Z">
              <w:tcPr>
                <w:tcW w:w="123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031F3476" w14:textId="3B84D1A8" w:rsidR="00BF62B0" w:rsidRPr="00BF62B0" w:rsidRDefault="00BF62B0" w:rsidP="00BF62B0">
            <w:pPr>
              <w:jc w:val="right"/>
              <w:rPr>
                <w:color w:val="000000"/>
                <w:sz w:val="22"/>
                <w:szCs w:val="22"/>
              </w:rPr>
            </w:pPr>
            <w:ins w:id="895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896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14,05%</w:t>
              </w:r>
            </w:ins>
            <w:del w:id="897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12%</w:delText>
              </w:r>
            </w:del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898" w:author="Microsoft Office User" w:date="2025-07-28T13:20:00Z">
              <w:tcPr>
                <w:tcW w:w="15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5F2C5746" w14:textId="29C9AA20" w:rsidR="00BF62B0" w:rsidRPr="00BF62B0" w:rsidRDefault="00BF62B0" w:rsidP="00BF62B0">
            <w:pPr>
              <w:jc w:val="right"/>
              <w:rPr>
                <w:color w:val="000000"/>
                <w:sz w:val="22"/>
                <w:szCs w:val="22"/>
              </w:rPr>
            </w:pPr>
            <w:ins w:id="899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900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3,25</w:t>
              </w:r>
            </w:ins>
            <w:del w:id="901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2,85</w:delText>
              </w:r>
            </w:del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902" w:author="Microsoft Office User" w:date="2025-07-28T13:20:00Z">
              <w:tcPr>
                <w:tcW w:w="143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431D126A" w14:textId="3A21F48F" w:rsidR="00BF62B0" w:rsidRPr="00BF62B0" w:rsidRDefault="00BF62B0" w:rsidP="00BF62B0">
            <w:pPr>
              <w:rPr>
                <w:color w:val="000000"/>
                <w:sz w:val="22"/>
                <w:szCs w:val="22"/>
              </w:rPr>
            </w:pPr>
            <w:ins w:id="903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904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00:04:21</w:t>
              </w:r>
            </w:ins>
            <w:del w:id="905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00:04:15</w:delText>
              </w:r>
            </w:del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906" w:author="Microsoft Office User" w:date="2025-07-28T13:20:00Z">
              <w:tcPr>
                <w:tcW w:w="145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D585243" w14:textId="5048A6CB" w:rsidR="00BF62B0" w:rsidRPr="00BF62B0" w:rsidRDefault="00BF62B0" w:rsidP="00BF62B0">
            <w:pPr>
              <w:jc w:val="right"/>
              <w:rPr>
                <w:color w:val="000000"/>
                <w:sz w:val="22"/>
                <w:szCs w:val="22"/>
              </w:rPr>
            </w:pPr>
            <w:ins w:id="907" w:author="Microsoft Office User" w:date="2025-07-28T04:30:00Z">
              <w:r w:rsidRPr="00BF62B0">
                <w:rPr>
                  <w:color w:val="000000"/>
                  <w:sz w:val="22"/>
                  <w:szCs w:val="22"/>
                </w:rPr>
                <w:t>9,69%</w:t>
              </w:r>
            </w:ins>
            <w:del w:id="908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10,39%</w:delText>
              </w:r>
            </w:del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909" w:author="Microsoft Office User" w:date="2025-07-28T13:20:00Z">
              <w:tcPr>
                <w:tcW w:w="136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058A171" w14:textId="07355A28" w:rsidR="00BF62B0" w:rsidRPr="00BF62B0" w:rsidRDefault="00BF62B0" w:rsidP="00BF62B0">
            <w:pPr>
              <w:jc w:val="right"/>
              <w:rPr>
                <w:color w:val="000000"/>
                <w:sz w:val="22"/>
                <w:szCs w:val="22"/>
              </w:rPr>
            </w:pPr>
            <w:ins w:id="910" w:author="Microsoft Office User" w:date="2025-07-28T04:30:00Z">
              <w:r w:rsidRPr="00BF62B0">
                <w:rPr>
                  <w:color w:val="000000"/>
                  <w:sz w:val="22"/>
                  <w:szCs w:val="22"/>
                </w:rPr>
                <w:t>-0,70%</w:t>
              </w:r>
            </w:ins>
            <w:del w:id="911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+0,41%</w:delText>
              </w:r>
            </w:del>
          </w:p>
        </w:tc>
      </w:tr>
      <w:tr w:rsidR="00BF62B0" w:rsidRPr="002F52CE" w14:paraId="1872886B" w14:textId="77777777" w:rsidTr="00056C9F">
        <w:trPr>
          <w:trHeight w:val="320"/>
          <w:trPrChange w:id="912" w:author="Microsoft Office User" w:date="2025-07-28T13:20:00Z">
            <w:trPr>
              <w:trHeight w:val="320"/>
            </w:trPr>
          </w:trPrChange>
        </w:trPr>
        <w:tc>
          <w:tcPr>
            <w:tcW w:w="11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913" w:author="Microsoft Office User" w:date="2025-07-28T13:20:00Z">
              <w:tcPr>
                <w:tcW w:w="1183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039CF395" w14:textId="6B1AA111" w:rsidR="00BF62B0" w:rsidRPr="00BF62B0" w:rsidRDefault="00BF62B0" w:rsidP="00BF62B0">
            <w:pPr>
              <w:rPr>
                <w:color w:val="000000"/>
                <w:sz w:val="22"/>
                <w:szCs w:val="22"/>
              </w:rPr>
            </w:pPr>
            <w:ins w:id="914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915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25</w:t>
              </w:r>
              <w:r w:rsidRPr="00BF62B0">
                <w:rPr>
                  <w:color w:val="000000"/>
                  <w:sz w:val="22"/>
                  <w:szCs w:val="22"/>
                  <w:rPrChange w:id="916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noBreakHyphen/>
                <w:t>34 года</w:t>
              </w:r>
            </w:ins>
            <w:del w:id="917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25</w:delText>
              </w:r>
              <w:r w:rsidRPr="00BF62B0" w:rsidDel="000863C5">
                <w:rPr>
                  <w:color w:val="000000"/>
                  <w:sz w:val="22"/>
                  <w:szCs w:val="22"/>
                </w:rPr>
                <w:noBreakHyphen/>
                <w:delText>34 года</w:delText>
              </w:r>
            </w:del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918" w:author="Microsoft Office User" w:date="2025-07-28T13:20:00Z">
              <w:tcPr>
                <w:tcW w:w="144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3739501B" w14:textId="6A32755E" w:rsidR="00BF62B0" w:rsidRPr="00BF62B0" w:rsidRDefault="00BF62B0" w:rsidP="00BF62B0">
            <w:pPr>
              <w:jc w:val="right"/>
              <w:rPr>
                <w:color w:val="000000"/>
                <w:sz w:val="22"/>
                <w:szCs w:val="22"/>
              </w:rPr>
            </w:pPr>
            <w:ins w:id="919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920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2</w:t>
              </w:r>
            </w:ins>
            <w:ins w:id="921" w:author="Microsoft Office User" w:date="2025-07-28T13:21:00Z">
              <w:r w:rsidR="00056C9F">
                <w:rPr>
                  <w:color w:val="000000"/>
                  <w:sz w:val="22"/>
                  <w:szCs w:val="22"/>
                </w:rPr>
                <w:t xml:space="preserve"> </w:t>
              </w:r>
            </w:ins>
            <w:ins w:id="922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923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621</w:t>
              </w:r>
            </w:ins>
            <w:ins w:id="924" w:author="Microsoft Office User" w:date="2025-07-28T13:21:00Z">
              <w:r w:rsidR="00056C9F">
                <w:rPr>
                  <w:color w:val="000000"/>
                  <w:sz w:val="22"/>
                  <w:szCs w:val="22"/>
                </w:rPr>
                <w:t xml:space="preserve"> </w:t>
              </w:r>
            </w:ins>
            <w:ins w:id="925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926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756</w:t>
              </w:r>
            </w:ins>
            <w:del w:id="927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1 922 841</w:delText>
              </w:r>
            </w:del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928" w:author="Microsoft Office User" w:date="2025-07-28T13:20:00Z">
              <w:tcPr>
                <w:tcW w:w="123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2CC2DF65" w14:textId="00E7BB3C" w:rsidR="00BF62B0" w:rsidRPr="00BF62B0" w:rsidRDefault="00BF62B0" w:rsidP="00BF62B0">
            <w:pPr>
              <w:jc w:val="right"/>
              <w:rPr>
                <w:color w:val="000000"/>
                <w:sz w:val="22"/>
                <w:szCs w:val="22"/>
              </w:rPr>
            </w:pPr>
            <w:ins w:id="929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930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13,11%</w:t>
              </w:r>
            </w:ins>
            <w:del w:id="931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11%</w:delText>
              </w:r>
            </w:del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932" w:author="Microsoft Office User" w:date="2025-07-28T13:20:00Z">
              <w:tcPr>
                <w:tcW w:w="15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4B00F963" w14:textId="110947BE" w:rsidR="00BF62B0" w:rsidRPr="00BF62B0" w:rsidRDefault="00BF62B0" w:rsidP="00BF62B0">
            <w:pPr>
              <w:jc w:val="right"/>
              <w:rPr>
                <w:color w:val="000000"/>
                <w:sz w:val="22"/>
                <w:szCs w:val="22"/>
              </w:rPr>
            </w:pPr>
            <w:ins w:id="933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934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4,06</w:t>
              </w:r>
            </w:ins>
            <w:del w:id="935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3,26</w:delText>
              </w:r>
            </w:del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936" w:author="Microsoft Office User" w:date="2025-07-28T13:20:00Z">
              <w:tcPr>
                <w:tcW w:w="143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7F6C20AE" w14:textId="60F705D8" w:rsidR="00BF62B0" w:rsidRPr="00BF62B0" w:rsidRDefault="00BF62B0" w:rsidP="00BF62B0">
            <w:pPr>
              <w:rPr>
                <w:color w:val="000000"/>
                <w:sz w:val="22"/>
                <w:szCs w:val="22"/>
              </w:rPr>
            </w:pPr>
            <w:ins w:id="937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938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00:05:05</w:t>
              </w:r>
            </w:ins>
            <w:del w:id="939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00:04:32</w:delText>
              </w:r>
            </w:del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940" w:author="Microsoft Office User" w:date="2025-07-28T13:20:00Z">
              <w:tcPr>
                <w:tcW w:w="145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22EAB9E" w14:textId="6EFAF087" w:rsidR="00BF62B0" w:rsidRPr="00BF62B0" w:rsidRDefault="00BF62B0" w:rsidP="00BF62B0">
            <w:pPr>
              <w:jc w:val="right"/>
              <w:rPr>
                <w:color w:val="000000"/>
                <w:sz w:val="22"/>
                <w:szCs w:val="22"/>
              </w:rPr>
            </w:pPr>
            <w:ins w:id="941" w:author="Microsoft Office User" w:date="2025-07-28T04:30:00Z">
              <w:r w:rsidRPr="00BF62B0">
                <w:rPr>
                  <w:color w:val="000000"/>
                  <w:sz w:val="22"/>
                  <w:szCs w:val="22"/>
                </w:rPr>
                <w:t>26,13%</w:t>
              </w:r>
            </w:ins>
            <w:del w:id="942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24,72%</w:delText>
              </w:r>
            </w:del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943" w:author="Microsoft Office User" w:date="2025-07-28T13:20:00Z">
              <w:tcPr>
                <w:tcW w:w="136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37AC8B5" w14:textId="6207963D" w:rsidR="00BF62B0" w:rsidRPr="00BF62B0" w:rsidRDefault="00BF62B0" w:rsidP="00BF62B0">
            <w:pPr>
              <w:jc w:val="right"/>
              <w:rPr>
                <w:color w:val="000000"/>
                <w:sz w:val="22"/>
                <w:szCs w:val="22"/>
              </w:rPr>
            </w:pPr>
            <w:ins w:id="944" w:author="Microsoft Office User" w:date="2025-07-28T04:30:00Z">
              <w:r w:rsidRPr="00BF62B0">
                <w:rPr>
                  <w:color w:val="000000"/>
                  <w:sz w:val="22"/>
                  <w:szCs w:val="22"/>
                </w:rPr>
                <w:t>1,41%</w:t>
              </w:r>
            </w:ins>
            <w:del w:id="945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-0,80%</w:delText>
              </w:r>
            </w:del>
          </w:p>
        </w:tc>
      </w:tr>
      <w:tr w:rsidR="00BF62B0" w:rsidRPr="002F52CE" w14:paraId="716C2338" w14:textId="77777777" w:rsidTr="00056C9F">
        <w:trPr>
          <w:trHeight w:val="320"/>
          <w:trPrChange w:id="946" w:author="Microsoft Office User" w:date="2025-07-28T13:20:00Z">
            <w:trPr>
              <w:trHeight w:val="320"/>
            </w:trPr>
          </w:trPrChange>
        </w:trPr>
        <w:tc>
          <w:tcPr>
            <w:tcW w:w="11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947" w:author="Microsoft Office User" w:date="2025-07-28T13:20:00Z">
              <w:tcPr>
                <w:tcW w:w="1183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7CE84157" w14:textId="35D7AAFA" w:rsidR="00BF62B0" w:rsidRPr="00BF62B0" w:rsidRDefault="00BF62B0" w:rsidP="00BF62B0">
            <w:pPr>
              <w:rPr>
                <w:color w:val="000000"/>
                <w:sz w:val="22"/>
                <w:szCs w:val="22"/>
              </w:rPr>
            </w:pPr>
            <w:ins w:id="948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949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35</w:t>
              </w:r>
              <w:r w:rsidRPr="00BF62B0">
                <w:rPr>
                  <w:color w:val="000000"/>
                  <w:sz w:val="22"/>
                  <w:szCs w:val="22"/>
                  <w:rPrChange w:id="950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noBreakHyphen/>
                <w:t>44 года</w:t>
              </w:r>
            </w:ins>
            <w:del w:id="951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35</w:delText>
              </w:r>
              <w:r w:rsidRPr="00BF62B0" w:rsidDel="000863C5">
                <w:rPr>
                  <w:color w:val="000000"/>
                  <w:sz w:val="22"/>
                  <w:szCs w:val="22"/>
                </w:rPr>
                <w:noBreakHyphen/>
                <w:delText>44 года</w:delText>
              </w:r>
            </w:del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952" w:author="Microsoft Office User" w:date="2025-07-28T13:20:00Z">
              <w:tcPr>
                <w:tcW w:w="144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751FA9F4" w14:textId="035F5516" w:rsidR="00BF62B0" w:rsidRPr="00BF62B0" w:rsidRDefault="00BF62B0" w:rsidP="00BF62B0">
            <w:pPr>
              <w:jc w:val="right"/>
              <w:rPr>
                <w:color w:val="000000"/>
                <w:sz w:val="22"/>
                <w:szCs w:val="22"/>
              </w:rPr>
            </w:pPr>
            <w:ins w:id="953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954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2</w:t>
              </w:r>
            </w:ins>
            <w:ins w:id="955" w:author="Microsoft Office User" w:date="2025-07-28T13:21:00Z">
              <w:r w:rsidR="00056C9F">
                <w:rPr>
                  <w:color w:val="000000"/>
                  <w:sz w:val="22"/>
                  <w:szCs w:val="22"/>
                </w:rPr>
                <w:t xml:space="preserve"> </w:t>
              </w:r>
            </w:ins>
            <w:ins w:id="956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957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520</w:t>
              </w:r>
            </w:ins>
            <w:ins w:id="958" w:author="Microsoft Office User" w:date="2025-07-28T13:21:00Z">
              <w:r w:rsidR="00056C9F">
                <w:rPr>
                  <w:color w:val="000000"/>
                  <w:sz w:val="22"/>
                  <w:szCs w:val="22"/>
                </w:rPr>
                <w:t xml:space="preserve"> </w:t>
              </w:r>
            </w:ins>
            <w:ins w:id="959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960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508</w:t>
              </w:r>
            </w:ins>
            <w:del w:id="961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1 791 631</w:delText>
              </w:r>
            </w:del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962" w:author="Microsoft Office User" w:date="2025-07-28T13:20:00Z">
              <w:tcPr>
                <w:tcW w:w="123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5AC7DF83" w14:textId="7F0860CA" w:rsidR="00BF62B0" w:rsidRPr="00BF62B0" w:rsidRDefault="00BF62B0" w:rsidP="00BF62B0">
            <w:pPr>
              <w:jc w:val="right"/>
              <w:rPr>
                <w:color w:val="000000"/>
                <w:sz w:val="22"/>
                <w:szCs w:val="22"/>
              </w:rPr>
            </w:pPr>
            <w:ins w:id="963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964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12,02%</w:t>
              </w:r>
            </w:ins>
            <w:del w:id="965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10%</w:delText>
              </w:r>
            </w:del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966" w:author="Microsoft Office User" w:date="2025-07-28T13:20:00Z">
              <w:tcPr>
                <w:tcW w:w="15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40D697C1" w14:textId="75689DD9" w:rsidR="00BF62B0" w:rsidRPr="00BF62B0" w:rsidRDefault="00BF62B0" w:rsidP="00BF62B0">
            <w:pPr>
              <w:jc w:val="right"/>
              <w:rPr>
                <w:color w:val="000000"/>
                <w:sz w:val="22"/>
                <w:szCs w:val="22"/>
              </w:rPr>
            </w:pPr>
            <w:ins w:id="967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968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3,40</w:t>
              </w:r>
            </w:ins>
            <w:del w:id="969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2,74</w:delText>
              </w:r>
            </w:del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970" w:author="Microsoft Office User" w:date="2025-07-28T13:20:00Z">
              <w:tcPr>
                <w:tcW w:w="143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0388A7ED" w14:textId="3D405131" w:rsidR="00BF62B0" w:rsidRPr="00BF62B0" w:rsidRDefault="00BF62B0" w:rsidP="00BF62B0">
            <w:pPr>
              <w:rPr>
                <w:color w:val="000000"/>
                <w:sz w:val="22"/>
                <w:szCs w:val="22"/>
              </w:rPr>
            </w:pPr>
            <w:ins w:id="971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972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00:04:48</w:t>
              </w:r>
            </w:ins>
            <w:del w:id="973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00:04:02</w:delText>
              </w:r>
            </w:del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974" w:author="Microsoft Office User" w:date="2025-07-28T13:20:00Z">
              <w:tcPr>
                <w:tcW w:w="145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C9ED649" w14:textId="707B88DD" w:rsidR="00BF62B0" w:rsidRPr="00BF62B0" w:rsidRDefault="00BF62B0" w:rsidP="00BF62B0">
            <w:pPr>
              <w:jc w:val="right"/>
              <w:rPr>
                <w:color w:val="000000"/>
                <w:sz w:val="22"/>
                <w:szCs w:val="22"/>
              </w:rPr>
            </w:pPr>
            <w:ins w:id="975" w:author="Microsoft Office User" w:date="2025-07-28T04:30:00Z">
              <w:r w:rsidRPr="00BF62B0">
                <w:rPr>
                  <w:color w:val="000000"/>
                  <w:sz w:val="22"/>
                  <w:szCs w:val="22"/>
                </w:rPr>
                <w:t>25,12%</w:t>
              </w:r>
            </w:ins>
            <w:del w:id="976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23,03%</w:delText>
              </w:r>
            </w:del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977" w:author="Microsoft Office User" w:date="2025-07-28T13:20:00Z">
              <w:tcPr>
                <w:tcW w:w="136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48F8848" w14:textId="52702716" w:rsidR="00BF62B0" w:rsidRPr="00BF62B0" w:rsidRDefault="00BF62B0" w:rsidP="00BF62B0">
            <w:pPr>
              <w:jc w:val="right"/>
              <w:rPr>
                <w:color w:val="000000"/>
                <w:sz w:val="22"/>
                <w:szCs w:val="22"/>
              </w:rPr>
            </w:pPr>
            <w:ins w:id="978" w:author="Microsoft Office User" w:date="2025-07-28T04:30:00Z">
              <w:r w:rsidRPr="00BF62B0">
                <w:rPr>
                  <w:color w:val="000000"/>
                  <w:sz w:val="22"/>
                  <w:szCs w:val="22"/>
                </w:rPr>
                <w:t>2,09%</w:t>
              </w:r>
            </w:ins>
            <w:del w:id="979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-0,82%</w:delText>
              </w:r>
            </w:del>
          </w:p>
        </w:tc>
      </w:tr>
      <w:tr w:rsidR="00BF62B0" w:rsidRPr="002F52CE" w14:paraId="7A42BD1E" w14:textId="77777777" w:rsidTr="00056C9F">
        <w:trPr>
          <w:trHeight w:val="320"/>
          <w:trPrChange w:id="980" w:author="Microsoft Office User" w:date="2025-07-28T13:20:00Z">
            <w:trPr>
              <w:trHeight w:val="320"/>
            </w:trPr>
          </w:trPrChange>
        </w:trPr>
        <w:tc>
          <w:tcPr>
            <w:tcW w:w="11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981" w:author="Microsoft Office User" w:date="2025-07-28T13:20:00Z">
              <w:tcPr>
                <w:tcW w:w="1183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5C901F37" w14:textId="790AE2E3" w:rsidR="00BF62B0" w:rsidRPr="00BF62B0" w:rsidRDefault="00BF62B0" w:rsidP="00BF62B0">
            <w:pPr>
              <w:rPr>
                <w:color w:val="000000"/>
                <w:sz w:val="22"/>
                <w:szCs w:val="22"/>
              </w:rPr>
            </w:pPr>
            <w:ins w:id="982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983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45-54 года</w:t>
              </w:r>
            </w:ins>
            <w:del w:id="984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45-54 года</w:delText>
              </w:r>
            </w:del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985" w:author="Microsoft Office User" w:date="2025-07-28T13:20:00Z">
              <w:tcPr>
                <w:tcW w:w="144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200A7532" w14:textId="1D121977" w:rsidR="00BF62B0" w:rsidRPr="00BF62B0" w:rsidRDefault="00BF62B0" w:rsidP="00BF62B0">
            <w:pPr>
              <w:jc w:val="right"/>
              <w:rPr>
                <w:color w:val="000000"/>
                <w:sz w:val="22"/>
                <w:szCs w:val="22"/>
              </w:rPr>
            </w:pPr>
            <w:ins w:id="986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987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1</w:t>
              </w:r>
            </w:ins>
            <w:ins w:id="988" w:author="Microsoft Office User" w:date="2025-07-28T13:21:00Z">
              <w:r w:rsidR="00056C9F">
                <w:rPr>
                  <w:color w:val="000000"/>
                  <w:sz w:val="22"/>
                  <w:szCs w:val="22"/>
                </w:rPr>
                <w:t xml:space="preserve"> </w:t>
              </w:r>
            </w:ins>
            <w:ins w:id="989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990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770</w:t>
              </w:r>
            </w:ins>
            <w:ins w:id="991" w:author="Microsoft Office User" w:date="2025-07-28T13:21:00Z">
              <w:r w:rsidR="00056C9F">
                <w:rPr>
                  <w:color w:val="000000"/>
                  <w:sz w:val="22"/>
                  <w:szCs w:val="22"/>
                </w:rPr>
                <w:t xml:space="preserve"> </w:t>
              </w:r>
            </w:ins>
            <w:ins w:id="992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993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800</w:t>
              </w:r>
            </w:ins>
            <w:del w:id="994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1 513 266</w:delText>
              </w:r>
            </w:del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995" w:author="Microsoft Office User" w:date="2025-07-28T13:20:00Z">
              <w:tcPr>
                <w:tcW w:w="123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4C3ECE70" w14:textId="71C1FFAD" w:rsidR="00BF62B0" w:rsidRPr="00BF62B0" w:rsidRDefault="00BF62B0" w:rsidP="00BF62B0">
            <w:pPr>
              <w:jc w:val="right"/>
              <w:rPr>
                <w:color w:val="000000"/>
                <w:sz w:val="22"/>
                <w:szCs w:val="22"/>
              </w:rPr>
            </w:pPr>
            <w:ins w:id="996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997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10,56%</w:t>
              </w:r>
            </w:ins>
            <w:del w:id="998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9%</w:delText>
              </w:r>
            </w:del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999" w:author="Microsoft Office User" w:date="2025-07-28T13:20:00Z">
              <w:tcPr>
                <w:tcW w:w="15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20827F46" w14:textId="7F8168A3" w:rsidR="00BF62B0" w:rsidRPr="00BF62B0" w:rsidRDefault="00BF62B0" w:rsidP="00BF62B0">
            <w:pPr>
              <w:jc w:val="right"/>
              <w:rPr>
                <w:color w:val="000000"/>
                <w:sz w:val="22"/>
                <w:szCs w:val="22"/>
              </w:rPr>
            </w:pPr>
            <w:ins w:id="1000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1001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2,83</w:t>
              </w:r>
            </w:ins>
            <w:del w:id="1002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2,49</w:delText>
              </w:r>
            </w:del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003" w:author="Microsoft Office User" w:date="2025-07-28T13:20:00Z">
              <w:tcPr>
                <w:tcW w:w="143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49595913" w14:textId="19627D7F" w:rsidR="00BF62B0" w:rsidRPr="00BF62B0" w:rsidRDefault="00BF62B0" w:rsidP="00BF62B0">
            <w:pPr>
              <w:rPr>
                <w:color w:val="000000"/>
                <w:sz w:val="22"/>
                <w:szCs w:val="22"/>
              </w:rPr>
            </w:pPr>
            <w:ins w:id="1004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1005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00:04:10</w:t>
              </w:r>
            </w:ins>
            <w:del w:id="1006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00:03:57</w:delText>
              </w:r>
            </w:del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007" w:author="Microsoft Office User" w:date="2025-07-28T13:20:00Z">
              <w:tcPr>
                <w:tcW w:w="145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3BB1409" w14:textId="15D90C61" w:rsidR="00BF62B0" w:rsidRPr="00BF62B0" w:rsidRDefault="00BF62B0" w:rsidP="00BF62B0">
            <w:pPr>
              <w:jc w:val="right"/>
              <w:rPr>
                <w:color w:val="000000"/>
                <w:sz w:val="22"/>
                <w:szCs w:val="22"/>
              </w:rPr>
            </w:pPr>
            <w:ins w:id="1008" w:author="Microsoft Office User" w:date="2025-07-28T04:30:00Z">
              <w:r w:rsidRPr="00BF62B0">
                <w:rPr>
                  <w:color w:val="000000"/>
                  <w:sz w:val="22"/>
                  <w:szCs w:val="22"/>
                </w:rPr>
                <w:t>17,65%</w:t>
              </w:r>
            </w:ins>
            <w:del w:id="1009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19,46%</w:delText>
              </w:r>
            </w:del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010" w:author="Microsoft Office User" w:date="2025-07-28T13:20:00Z">
              <w:tcPr>
                <w:tcW w:w="136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AFC407D" w14:textId="46E4B01F" w:rsidR="00BF62B0" w:rsidRPr="00BF62B0" w:rsidRDefault="00BF62B0" w:rsidP="00BF62B0">
            <w:pPr>
              <w:jc w:val="right"/>
              <w:rPr>
                <w:color w:val="000000"/>
                <w:sz w:val="22"/>
                <w:szCs w:val="22"/>
              </w:rPr>
            </w:pPr>
            <w:ins w:id="1011" w:author="Microsoft Office User" w:date="2025-07-28T04:30:00Z">
              <w:r w:rsidRPr="00BF62B0">
                <w:rPr>
                  <w:color w:val="000000"/>
                  <w:sz w:val="22"/>
                  <w:szCs w:val="22"/>
                </w:rPr>
                <w:t>-1,81%</w:t>
              </w:r>
            </w:ins>
            <w:del w:id="1012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-0,01%</w:delText>
              </w:r>
            </w:del>
          </w:p>
        </w:tc>
      </w:tr>
      <w:tr w:rsidR="00BF62B0" w:rsidRPr="002F52CE" w14:paraId="3CCE19AE" w14:textId="77777777" w:rsidTr="00056C9F">
        <w:trPr>
          <w:trHeight w:val="320"/>
          <w:trPrChange w:id="1013" w:author="Microsoft Office User" w:date="2025-07-28T13:20:00Z">
            <w:trPr>
              <w:trHeight w:val="320"/>
            </w:trPr>
          </w:trPrChange>
        </w:trPr>
        <w:tc>
          <w:tcPr>
            <w:tcW w:w="11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014" w:author="Microsoft Office User" w:date="2025-07-28T13:20:00Z">
              <w:tcPr>
                <w:tcW w:w="1183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6D5E3390" w14:textId="5AD7D231" w:rsidR="00BF62B0" w:rsidRPr="00BF62B0" w:rsidRDefault="00BF62B0" w:rsidP="00BF62B0">
            <w:pPr>
              <w:rPr>
                <w:color w:val="000000"/>
                <w:sz w:val="22"/>
                <w:szCs w:val="22"/>
              </w:rPr>
            </w:pPr>
            <w:ins w:id="1015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1016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55 лет и старше</w:t>
              </w:r>
            </w:ins>
            <w:del w:id="1017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55 лет и старше</w:delText>
              </w:r>
            </w:del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018" w:author="Microsoft Office User" w:date="2025-07-28T13:20:00Z">
              <w:tcPr>
                <w:tcW w:w="144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51ED0B54" w14:textId="058DD5B3" w:rsidR="00BF62B0" w:rsidRPr="00BF62B0" w:rsidRDefault="00BF62B0" w:rsidP="00BF62B0">
            <w:pPr>
              <w:jc w:val="right"/>
              <w:rPr>
                <w:color w:val="000000"/>
                <w:sz w:val="22"/>
                <w:szCs w:val="22"/>
              </w:rPr>
            </w:pPr>
            <w:ins w:id="1019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1020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1</w:t>
              </w:r>
            </w:ins>
            <w:ins w:id="1021" w:author="Microsoft Office User" w:date="2025-07-28T13:21:00Z">
              <w:r w:rsidR="00056C9F">
                <w:rPr>
                  <w:color w:val="000000"/>
                  <w:sz w:val="22"/>
                  <w:szCs w:val="22"/>
                </w:rPr>
                <w:t> </w:t>
              </w:r>
            </w:ins>
            <w:ins w:id="1022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1023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653</w:t>
              </w:r>
            </w:ins>
            <w:ins w:id="1024" w:author="Microsoft Office User" w:date="2025-07-28T13:21:00Z">
              <w:r w:rsidR="00056C9F">
                <w:rPr>
                  <w:color w:val="000000"/>
                  <w:sz w:val="22"/>
                  <w:szCs w:val="22"/>
                </w:rPr>
                <w:t xml:space="preserve"> </w:t>
              </w:r>
            </w:ins>
            <w:ins w:id="1025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1026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517</w:t>
              </w:r>
            </w:ins>
            <w:del w:id="1027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1 398 268</w:delText>
              </w:r>
            </w:del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028" w:author="Microsoft Office User" w:date="2025-07-28T13:20:00Z">
              <w:tcPr>
                <w:tcW w:w="123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0DD884A3" w14:textId="1D60DE5D" w:rsidR="00BF62B0" w:rsidRPr="00BF62B0" w:rsidRDefault="00BF62B0" w:rsidP="00BF62B0">
            <w:pPr>
              <w:jc w:val="right"/>
              <w:rPr>
                <w:color w:val="000000"/>
                <w:sz w:val="22"/>
                <w:szCs w:val="22"/>
              </w:rPr>
            </w:pPr>
            <w:ins w:id="1029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1030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9,95%</w:t>
              </w:r>
            </w:ins>
            <w:del w:id="1031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9%</w:delText>
              </w:r>
            </w:del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032" w:author="Microsoft Office User" w:date="2025-07-28T13:20:00Z">
              <w:tcPr>
                <w:tcW w:w="151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46652300" w14:textId="16B67AA8" w:rsidR="00BF62B0" w:rsidRPr="00BF62B0" w:rsidRDefault="00BF62B0" w:rsidP="00BF62B0">
            <w:pPr>
              <w:jc w:val="right"/>
              <w:rPr>
                <w:color w:val="000000"/>
                <w:sz w:val="22"/>
                <w:szCs w:val="22"/>
              </w:rPr>
            </w:pPr>
            <w:ins w:id="1033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1034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2,61</w:t>
              </w:r>
            </w:ins>
            <w:del w:id="1035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2,42</w:delText>
              </w:r>
            </w:del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036" w:author="Microsoft Office User" w:date="2025-07-28T13:20:00Z">
              <w:tcPr>
                <w:tcW w:w="143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30FCA346" w14:textId="411EDCA3" w:rsidR="00BF62B0" w:rsidRPr="00BF62B0" w:rsidRDefault="00BF62B0" w:rsidP="00BF62B0">
            <w:pPr>
              <w:rPr>
                <w:color w:val="000000"/>
                <w:sz w:val="22"/>
                <w:szCs w:val="22"/>
              </w:rPr>
            </w:pPr>
            <w:ins w:id="1037" w:author="Microsoft Office User" w:date="2025-07-28T04:30:00Z">
              <w:r w:rsidRPr="00BF62B0">
                <w:rPr>
                  <w:color w:val="000000"/>
                  <w:sz w:val="22"/>
                  <w:szCs w:val="22"/>
                  <w:rPrChange w:id="1038" w:author="Microsoft Office User" w:date="2025-07-28T04:40:00Z">
                    <w:rPr>
                      <w:rFonts w:ascii="Calibri" w:hAnsi="Calibri" w:cs="Calibri"/>
                      <w:color w:val="000000"/>
                    </w:rPr>
                  </w:rPrChange>
                </w:rPr>
                <w:t>00:04:09</w:t>
              </w:r>
            </w:ins>
            <w:del w:id="1039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00:04:12</w:delText>
              </w:r>
            </w:del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040" w:author="Microsoft Office User" w:date="2025-07-28T13:20:00Z">
              <w:tcPr>
                <w:tcW w:w="145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71079F6" w14:textId="0DECF036" w:rsidR="00BF62B0" w:rsidRPr="00BF62B0" w:rsidRDefault="00BF62B0" w:rsidP="00BF62B0">
            <w:pPr>
              <w:jc w:val="right"/>
              <w:rPr>
                <w:color w:val="000000"/>
                <w:sz w:val="22"/>
                <w:szCs w:val="22"/>
              </w:rPr>
            </w:pPr>
            <w:ins w:id="1041" w:author="Microsoft Office User" w:date="2025-07-28T04:30:00Z">
              <w:r w:rsidRPr="00BF62B0">
                <w:rPr>
                  <w:color w:val="000000"/>
                  <w:sz w:val="22"/>
                  <w:szCs w:val="22"/>
                </w:rPr>
                <w:t>16,48%</w:t>
              </w:r>
            </w:ins>
            <w:del w:id="1042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17,98%</w:delText>
              </w:r>
            </w:del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043" w:author="Microsoft Office User" w:date="2025-07-28T13:20:00Z">
              <w:tcPr>
                <w:tcW w:w="136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E23C1C8" w14:textId="4CC5B78E" w:rsidR="00BF62B0" w:rsidRPr="00BF62B0" w:rsidRDefault="00BF62B0" w:rsidP="00BF62B0">
            <w:pPr>
              <w:jc w:val="right"/>
              <w:rPr>
                <w:color w:val="000000"/>
                <w:sz w:val="22"/>
                <w:szCs w:val="22"/>
              </w:rPr>
            </w:pPr>
            <w:ins w:id="1044" w:author="Microsoft Office User" w:date="2025-07-28T04:30:00Z">
              <w:r w:rsidRPr="00BF62B0">
                <w:rPr>
                  <w:color w:val="000000"/>
                  <w:sz w:val="22"/>
                  <w:szCs w:val="22"/>
                </w:rPr>
                <w:t>-1,50%</w:t>
              </w:r>
            </w:ins>
            <w:del w:id="1045" w:author="Microsoft Office User" w:date="2025-07-28T04:28:00Z">
              <w:r w:rsidRPr="00BF62B0" w:rsidDel="000863C5">
                <w:rPr>
                  <w:color w:val="000000"/>
                  <w:sz w:val="22"/>
                  <w:szCs w:val="22"/>
                </w:rPr>
                <w:delText>+2,34%</w:delText>
              </w:r>
            </w:del>
          </w:p>
        </w:tc>
      </w:tr>
    </w:tbl>
    <w:p w14:paraId="70D56D21" w14:textId="77777777" w:rsidR="00146FAC" w:rsidRPr="003F2C4F" w:rsidRDefault="00146FAC" w:rsidP="003764A9">
      <w:pPr>
        <w:spacing w:line="360" w:lineRule="auto"/>
        <w:ind w:firstLine="709"/>
        <w:jc w:val="center"/>
        <w:rPr>
          <w:b/>
          <w:sz w:val="28"/>
        </w:rPr>
      </w:pPr>
    </w:p>
    <w:p w14:paraId="5DCC2AF4" w14:textId="567C2A63" w:rsidR="00933167" w:rsidRDefault="00933167" w:rsidP="00DA34AD">
      <w:pPr>
        <w:spacing w:line="360" w:lineRule="auto"/>
        <w:ind w:firstLine="709"/>
        <w:jc w:val="both"/>
        <w:rPr>
          <w:ins w:id="1046" w:author="Microsoft Office User" w:date="2025-07-28T04:20:00Z"/>
          <w:sz w:val="28"/>
          <w:szCs w:val="28"/>
        </w:rPr>
      </w:pPr>
      <w:ins w:id="1047" w:author="Microsoft Office User" w:date="2025-07-28T04:20:00Z">
        <w:r w:rsidRPr="00933167">
          <w:rPr>
            <w:sz w:val="28"/>
            <w:szCs w:val="28"/>
          </w:rPr>
          <w:t>В сезоне 2024/2025 аудитория сайта продолжила смещаться в сторону пользователей среднего возраста. Наибольш</w:t>
        </w:r>
        <w:r>
          <w:rPr>
            <w:sz w:val="28"/>
            <w:szCs w:val="28"/>
          </w:rPr>
          <w:t>ую долю</w:t>
        </w:r>
        <w:r w:rsidRPr="00933167">
          <w:rPr>
            <w:sz w:val="28"/>
            <w:szCs w:val="28"/>
          </w:rPr>
          <w:t xml:space="preserve"> заняли посетители в возрасте от 25 до 34 лет</w:t>
        </w:r>
        <w:r>
          <w:rPr>
            <w:sz w:val="28"/>
            <w:szCs w:val="28"/>
          </w:rPr>
          <w:t xml:space="preserve"> – </w:t>
        </w:r>
        <w:r w:rsidRPr="00933167">
          <w:rPr>
            <w:sz w:val="28"/>
            <w:szCs w:val="28"/>
          </w:rPr>
          <w:t xml:space="preserve">они составили 26,1% от общего числа пользователей, увеличив свою долю по сравнению с прошлым сезоном на 1,4 </w:t>
        </w:r>
      </w:ins>
      <w:ins w:id="1048" w:author="Microsoft Office User" w:date="2025-07-28T04:23:00Z">
        <w:r>
          <w:rPr>
            <w:sz w:val="28"/>
            <w:szCs w:val="28"/>
          </w:rPr>
          <w:t>п.п</w:t>
        </w:r>
      </w:ins>
      <w:ins w:id="1049" w:author="Microsoft Office User" w:date="2025-07-28T04:20:00Z">
        <w:r w:rsidRPr="00933167">
          <w:rPr>
            <w:sz w:val="28"/>
            <w:szCs w:val="28"/>
          </w:rPr>
          <w:t xml:space="preserve">. </w:t>
        </w:r>
      </w:ins>
      <w:ins w:id="1050" w:author="Microsoft Office User" w:date="2025-07-28T04:21:00Z">
        <w:r>
          <w:rPr>
            <w:sz w:val="28"/>
            <w:szCs w:val="28"/>
          </w:rPr>
          <w:t>Им н</w:t>
        </w:r>
      </w:ins>
      <w:ins w:id="1051" w:author="Microsoft Office User" w:date="2025-07-28T04:20:00Z">
        <w:r w:rsidRPr="00933167">
          <w:rPr>
            <w:sz w:val="28"/>
            <w:szCs w:val="28"/>
          </w:rPr>
          <w:t>емного уступает группа от 35 до 44 лет, доля которой выросла до 25,1%, прибавив 2,1 п.п. Обе возрастные категории демонстрируют наивысшую вовлечённость: глубина просмотра в этих группах превышает 3,4 страницы, а среднее время на сайте составляет около 5 минут.</w:t>
        </w:r>
      </w:ins>
    </w:p>
    <w:p w14:paraId="0862C7A4" w14:textId="20612A4D" w:rsidR="00933167" w:rsidRDefault="00933167" w:rsidP="00DA34AD">
      <w:pPr>
        <w:spacing w:line="360" w:lineRule="auto"/>
        <w:ind w:firstLine="709"/>
        <w:jc w:val="both"/>
        <w:rPr>
          <w:ins w:id="1052" w:author="Microsoft Office User" w:date="2025-07-28T04:24:00Z"/>
          <w:sz w:val="28"/>
          <w:szCs w:val="28"/>
        </w:rPr>
      </w:pPr>
      <w:ins w:id="1053" w:author="Microsoft Office User" w:date="2025-07-28T04:21:00Z">
        <w:r w:rsidRPr="00933167">
          <w:rPr>
            <w:sz w:val="28"/>
            <w:szCs w:val="28"/>
          </w:rPr>
          <w:t xml:space="preserve">В то же время зафиксировано снижение доли молодой аудитории: </w:t>
        </w:r>
      </w:ins>
      <w:ins w:id="1054" w:author="Microsoft Office User" w:date="2025-07-28T04:23:00Z">
        <w:r>
          <w:rPr>
            <w:sz w:val="28"/>
            <w:szCs w:val="28"/>
          </w:rPr>
          <w:t xml:space="preserve">доля </w:t>
        </w:r>
      </w:ins>
      <w:ins w:id="1055" w:author="Microsoft Office User" w:date="2025-07-28T04:21:00Z">
        <w:r w:rsidRPr="00933167">
          <w:rPr>
            <w:sz w:val="28"/>
            <w:szCs w:val="28"/>
          </w:rPr>
          <w:t>пользователей в возрасте 18–24 лет стал</w:t>
        </w:r>
      </w:ins>
      <w:ins w:id="1056" w:author="Microsoft Office User" w:date="2025-07-28T04:23:00Z">
        <w:r>
          <w:rPr>
            <w:sz w:val="28"/>
            <w:szCs w:val="28"/>
          </w:rPr>
          <w:t>а</w:t>
        </w:r>
      </w:ins>
      <w:ins w:id="1057" w:author="Microsoft Office User" w:date="2025-07-28T04:21:00Z">
        <w:r w:rsidRPr="00933167">
          <w:rPr>
            <w:sz w:val="28"/>
            <w:szCs w:val="28"/>
          </w:rPr>
          <w:t xml:space="preserve"> 9,7%, что на 0,7 п.п. меньше, чем годом ранее, а доля пользователей младше 18 лет осталась на уровне 4,9%. Эти группы отличаются более кратким временем пребывания на сайте и меньшей глубиной просмотра, что может говорить о</w:t>
        </w:r>
      </w:ins>
      <w:ins w:id="1058" w:author="Microsoft Office User" w:date="2025-07-28T04:22:00Z">
        <w:r>
          <w:rPr>
            <w:sz w:val="28"/>
            <w:szCs w:val="28"/>
          </w:rPr>
          <w:t>б определенном шаблоне поведения этих пользователей</w:t>
        </w:r>
      </w:ins>
      <w:ins w:id="1059" w:author="Microsoft Office User" w:date="2025-07-28T04:21:00Z">
        <w:r w:rsidRPr="00933167">
          <w:rPr>
            <w:sz w:val="28"/>
            <w:szCs w:val="28"/>
          </w:rPr>
          <w:t xml:space="preserve"> </w:t>
        </w:r>
      </w:ins>
      <w:ins w:id="1060" w:author="Microsoft Office User" w:date="2025-07-28T04:22:00Z">
        <w:r>
          <w:rPr>
            <w:sz w:val="28"/>
            <w:szCs w:val="28"/>
          </w:rPr>
          <w:t>при взаимодействии с цифровыми продуктами</w:t>
        </w:r>
      </w:ins>
      <w:ins w:id="1061" w:author="Microsoft Office User" w:date="2025-07-28T04:23:00Z">
        <w:r>
          <w:rPr>
            <w:sz w:val="28"/>
            <w:szCs w:val="28"/>
          </w:rPr>
          <w:t xml:space="preserve"> в целом</w:t>
        </w:r>
      </w:ins>
      <w:ins w:id="1062" w:author="Microsoft Office User" w:date="2025-07-28T04:27:00Z">
        <w:r>
          <w:rPr>
            <w:sz w:val="28"/>
            <w:szCs w:val="28"/>
          </w:rPr>
          <w:t>.</w:t>
        </w:r>
      </w:ins>
    </w:p>
    <w:p w14:paraId="2F6395C9" w14:textId="1F2C1C2C" w:rsidR="00933167" w:rsidRPr="00933167" w:rsidRDefault="00933167" w:rsidP="00BF62B0">
      <w:pPr>
        <w:spacing w:line="360" w:lineRule="auto"/>
        <w:ind w:firstLine="709"/>
        <w:jc w:val="both"/>
        <w:rPr>
          <w:ins w:id="1063" w:author="Microsoft Office User" w:date="2025-07-28T04:24:00Z"/>
          <w:sz w:val="28"/>
          <w:szCs w:val="28"/>
        </w:rPr>
      </w:pPr>
      <w:ins w:id="1064" w:author="Microsoft Office User" w:date="2025-07-28T04:24:00Z">
        <w:r w:rsidRPr="00933167">
          <w:rPr>
            <w:sz w:val="28"/>
            <w:szCs w:val="28"/>
          </w:rPr>
          <w:t xml:space="preserve">Также сократилась доля старшей аудитории: пользователей в возрасте от 45 до 54 лет стало меньше на 1,8 п.п., а доля категории 55+ снизилась на 1,5 п.п. </w:t>
        </w:r>
        <w:r w:rsidRPr="00933167">
          <w:rPr>
            <w:sz w:val="28"/>
            <w:szCs w:val="28"/>
          </w:rPr>
          <w:lastRenderedPageBreak/>
          <w:t>Это может быть связано как с естественными колебаниями интереса, так и с особенностями потребления цифрового контента в этих возрастных группах.</w:t>
        </w:r>
      </w:ins>
    </w:p>
    <w:p w14:paraId="5B876760" w14:textId="77777777" w:rsidR="00933167" w:rsidRDefault="00933167" w:rsidP="00933167">
      <w:pPr>
        <w:spacing w:line="360" w:lineRule="auto"/>
        <w:ind w:firstLine="709"/>
        <w:jc w:val="both"/>
        <w:rPr>
          <w:ins w:id="1065" w:author="Microsoft Office User" w:date="2025-07-28T04:26:00Z"/>
          <w:sz w:val="28"/>
          <w:szCs w:val="28"/>
        </w:rPr>
      </w:pPr>
      <w:ins w:id="1066" w:author="Microsoft Office User" w:date="2025-07-28T04:26:00Z">
        <w:r>
          <w:rPr>
            <w:sz w:val="28"/>
            <w:szCs w:val="28"/>
          </w:rPr>
          <w:t>Стоит отметить, что в рамках разработанной Цифровой стратегии Лиги, д</w:t>
        </w:r>
        <w:r w:rsidRPr="009E56A0">
          <w:rPr>
            <w:sz w:val="28"/>
            <w:szCs w:val="28"/>
          </w:rPr>
          <w:t xml:space="preserve">ля дальнейшего роста и удержания пользователей </w:t>
        </w:r>
        <w:r>
          <w:rPr>
            <w:sz w:val="28"/>
            <w:szCs w:val="28"/>
          </w:rPr>
          <w:t>основной фокус будет направлен</w:t>
        </w:r>
        <w:r w:rsidRPr="009E56A0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 xml:space="preserve">на создании </w:t>
        </w:r>
        <w:r w:rsidRPr="009E56A0">
          <w:rPr>
            <w:sz w:val="28"/>
            <w:szCs w:val="28"/>
          </w:rPr>
          <w:t>контент</w:t>
        </w:r>
        <w:r>
          <w:rPr>
            <w:sz w:val="28"/>
            <w:szCs w:val="28"/>
          </w:rPr>
          <w:t>а</w:t>
        </w:r>
        <w:r w:rsidRPr="009E56A0">
          <w:rPr>
            <w:sz w:val="28"/>
            <w:szCs w:val="28"/>
          </w:rPr>
          <w:t xml:space="preserve"> под нужды различных возрастных групп, особенно </w:t>
        </w:r>
        <w:r>
          <w:rPr>
            <w:sz w:val="28"/>
            <w:szCs w:val="28"/>
          </w:rPr>
          <w:t xml:space="preserve">для </w:t>
        </w:r>
        <w:r w:rsidRPr="009E56A0">
          <w:rPr>
            <w:sz w:val="28"/>
            <w:szCs w:val="28"/>
          </w:rPr>
          <w:t>молодежной аудитории</w:t>
        </w:r>
        <w:r>
          <w:rPr>
            <w:sz w:val="28"/>
            <w:szCs w:val="28"/>
          </w:rPr>
          <w:t>.</w:t>
        </w:r>
      </w:ins>
    </w:p>
    <w:p w14:paraId="6E51B9D2" w14:textId="77777777" w:rsidR="00933167" w:rsidRDefault="00933167" w:rsidP="00933167">
      <w:pPr>
        <w:spacing w:line="360" w:lineRule="auto"/>
        <w:ind w:firstLine="709"/>
        <w:jc w:val="both"/>
        <w:rPr>
          <w:ins w:id="1067" w:author="Microsoft Office User" w:date="2025-07-28T04:20:00Z"/>
          <w:sz w:val="28"/>
          <w:szCs w:val="28"/>
        </w:rPr>
      </w:pPr>
    </w:p>
    <w:p w14:paraId="272C3336" w14:textId="67309093" w:rsidR="005D6B28" w:rsidDel="00933167" w:rsidRDefault="00CD3E2D" w:rsidP="00DA34AD">
      <w:pPr>
        <w:spacing w:line="360" w:lineRule="auto"/>
        <w:ind w:firstLine="709"/>
        <w:jc w:val="both"/>
        <w:rPr>
          <w:del w:id="1068" w:author="Microsoft Office User" w:date="2025-07-28T04:24:00Z"/>
          <w:sz w:val="28"/>
          <w:szCs w:val="28"/>
        </w:rPr>
      </w:pPr>
      <w:del w:id="1069" w:author="Microsoft Office User" w:date="2025-07-28T04:24:00Z">
        <w:r w:rsidRPr="00CD3E2D" w:rsidDel="00933167">
          <w:rPr>
            <w:sz w:val="28"/>
            <w:szCs w:val="28"/>
          </w:rPr>
          <w:delText xml:space="preserve">В </w:delText>
        </w:r>
        <w:r w:rsidDel="00933167">
          <w:rPr>
            <w:sz w:val="28"/>
            <w:szCs w:val="28"/>
          </w:rPr>
          <w:delText>связи с увеличением количества пользователей сайт</w:delText>
        </w:r>
        <w:r w:rsidR="005862D1" w:rsidDel="00933167">
          <w:rPr>
            <w:sz w:val="28"/>
            <w:szCs w:val="28"/>
          </w:rPr>
          <w:delText>а</w:delText>
        </w:r>
        <w:r w:rsidDel="00933167">
          <w:rPr>
            <w:sz w:val="28"/>
            <w:szCs w:val="28"/>
          </w:rPr>
          <w:delText xml:space="preserve"> в сезоне </w:delText>
        </w:r>
        <w:r w:rsidRPr="00CD3E2D" w:rsidDel="00933167">
          <w:rPr>
            <w:sz w:val="28"/>
            <w:szCs w:val="28"/>
          </w:rPr>
          <w:delText xml:space="preserve">2023/2024 аудитория сайта претерпела </w:delText>
        </w:r>
        <w:r w:rsidR="005862D1" w:rsidDel="00933167">
          <w:rPr>
            <w:sz w:val="28"/>
            <w:szCs w:val="28"/>
          </w:rPr>
          <w:delText>небольшие</w:delText>
        </w:r>
        <w:r w:rsidRPr="00CD3E2D" w:rsidDel="00933167">
          <w:rPr>
            <w:sz w:val="28"/>
            <w:szCs w:val="28"/>
          </w:rPr>
          <w:delText xml:space="preserve"> изменения в возрастных группах, что отражается на их долях.</w:delText>
        </w:r>
        <w:r w:rsidDel="00933167">
          <w:rPr>
            <w:sz w:val="28"/>
            <w:szCs w:val="28"/>
          </w:rPr>
          <w:delText xml:space="preserve"> </w:delText>
        </w:r>
        <w:r w:rsidRPr="00CD3E2D" w:rsidDel="00933167">
          <w:rPr>
            <w:sz w:val="28"/>
            <w:szCs w:val="28"/>
          </w:rPr>
          <w:delText xml:space="preserve">Несмотря на абсолютный прирост числа посетителей среди молодежной аудитории (младше 18 и 18-24 </w:delText>
        </w:r>
        <w:r w:rsidR="0062372D" w:rsidDel="00933167">
          <w:rPr>
            <w:sz w:val="28"/>
            <w:szCs w:val="28"/>
          </w:rPr>
          <w:delText>лет</w:delText>
        </w:r>
        <w:r w:rsidRPr="00CD3E2D" w:rsidDel="00933167">
          <w:rPr>
            <w:sz w:val="28"/>
            <w:szCs w:val="28"/>
          </w:rPr>
          <w:delText xml:space="preserve">), их </w:delText>
        </w:r>
        <w:r w:rsidR="00EF07EB" w:rsidDel="00933167">
          <w:rPr>
            <w:sz w:val="28"/>
            <w:szCs w:val="28"/>
          </w:rPr>
          <w:delText xml:space="preserve">совместная </w:delText>
        </w:r>
        <w:r w:rsidRPr="00CD3E2D" w:rsidDel="00933167">
          <w:rPr>
            <w:sz w:val="28"/>
            <w:szCs w:val="28"/>
          </w:rPr>
          <w:delText xml:space="preserve">доля в общей аудитории снизилась. </w:delText>
        </w:r>
      </w:del>
    </w:p>
    <w:p w14:paraId="70A9AC7F" w14:textId="0B483646" w:rsidR="00DA34AD" w:rsidDel="00933167" w:rsidRDefault="00DA34AD" w:rsidP="00DA34AD">
      <w:pPr>
        <w:spacing w:line="360" w:lineRule="auto"/>
        <w:ind w:firstLine="709"/>
        <w:jc w:val="both"/>
        <w:rPr>
          <w:del w:id="1070" w:author="Microsoft Office User" w:date="2025-07-28T04:24:00Z"/>
          <w:sz w:val="28"/>
          <w:szCs w:val="28"/>
        </w:rPr>
      </w:pPr>
      <w:del w:id="1071" w:author="Microsoft Office User" w:date="2025-07-28T04:24:00Z">
        <w:r w:rsidDel="00933167">
          <w:rPr>
            <w:sz w:val="28"/>
            <w:szCs w:val="28"/>
          </w:rPr>
          <w:delText>В</w:delText>
        </w:r>
        <w:r w:rsidRPr="00DA34AD" w:rsidDel="00933167">
          <w:rPr>
            <w:sz w:val="28"/>
            <w:szCs w:val="28"/>
          </w:rPr>
          <w:delText xml:space="preserve">озрастные группы 25-34 и 35-44, несмотря на увеличение абсолютного числа посетителей, </w:delText>
        </w:r>
        <w:r w:rsidDel="00933167">
          <w:rPr>
            <w:sz w:val="28"/>
            <w:szCs w:val="28"/>
          </w:rPr>
          <w:delText xml:space="preserve">также </w:delText>
        </w:r>
        <w:r w:rsidRPr="00DA34AD" w:rsidDel="00933167">
          <w:rPr>
            <w:sz w:val="28"/>
            <w:szCs w:val="28"/>
          </w:rPr>
          <w:delText>продемонстрировали снижение своих долей в общей аудитории сайта. Доля группы 25-34 снизилась с 25</w:delText>
        </w:r>
        <w:r w:rsidR="00144F12" w:rsidRPr="00CA3827" w:rsidDel="00933167">
          <w:rPr>
            <w:sz w:val="28"/>
            <w:szCs w:val="28"/>
          </w:rPr>
          <w:delText>,</w:delText>
        </w:r>
        <w:r w:rsidRPr="00DA34AD" w:rsidDel="00933167">
          <w:rPr>
            <w:sz w:val="28"/>
            <w:szCs w:val="28"/>
          </w:rPr>
          <w:delText>52% до 24</w:delText>
        </w:r>
        <w:r w:rsidR="00144F12" w:rsidDel="00933167">
          <w:rPr>
            <w:sz w:val="28"/>
            <w:szCs w:val="28"/>
          </w:rPr>
          <w:delText>,</w:delText>
        </w:r>
        <w:r w:rsidRPr="00DA34AD" w:rsidDel="00933167">
          <w:rPr>
            <w:sz w:val="28"/>
            <w:szCs w:val="28"/>
          </w:rPr>
          <w:delText xml:space="preserve">72%, а группы </w:delText>
        </w:r>
        <w:r w:rsidR="0079330C" w:rsidDel="00933167">
          <w:rPr>
            <w:sz w:val="28"/>
            <w:szCs w:val="28"/>
          </w:rPr>
          <w:br/>
        </w:r>
        <w:r w:rsidRPr="00DA34AD" w:rsidDel="00933167">
          <w:rPr>
            <w:sz w:val="28"/>
            <w:szCs w:val="28"/>
          </w:rPr>
          <w:delText>35-44</w:delText>
        </w:r>
        <w:r w:rsidR="0079330C" w:rsidDel="00933167">
          <w:rPr>
            <w:sz w:val="28"/>
            <w:szCs w:val="28"/>
          </w:rPr>
          <w:delText xml:space="preserve"> </w:delText>
        </w:r>
        <w:r w:rsidR="00FC5127" w:rsidDel="00933167">
          <w:rPr>
            <w:sz w:val="28"/>
            <w:szCs w:val="28"/>
          </w:rPr>
          <w:delText xml:space="preserve">– </w:delText>
        </w:r>
        <w:r w:rsidRPr="00DA34AD" w:rsidDel="00933167">
          <w:rPr>
            <w:sz w:val="28"/>
            <w:szCs w:val="28"/>
          </w:rPr>
          <w:delText>с 23</w:delText>
        </w:r>
        <w:r w:rsidR="00144F12" w:rsidDel="00933167">
          <w:rPr>
            <w:sz w:val="28"/>
            <w:szCs w:val="28"/>
          </w:rPr>
          <w:delText>,</w:delText>
        </w:r>
        <w:r w:rsidRPr="00DA34AD" w:rsidDel="00933167">
          <w:rPr>
            <w:sz w:val="28"/>
            <w:szCs w:val="28"/>
          </w:rPr>
          <w:delText>85% до 23</w:delText>
        </w:r>
        <w:r w:rsidR="00144F12" w:rsidDel="00933167">
          <w:rPr>
            <w:sz w:val="28"/>
            <w:szCs w:val="28"/>
          </w:rPr>
          <w:delText>,</w:delText>
        </w:r>
        <w:r w:rsidRPr="00DA34AD" w:rsidDel="00933167">
          <w:rPr>
            <w:sz w:val="28"/>
            <w:szCs w:val="28"/>
          </w:rPr>
          <w:delText>03%. Тем не менее, обе группы продолжают составлять значительную часть аудитории сайта, что подчеркивает важность фокуса на контент и сервисы, удовлетворяющие потребности этих ключевых возрастных сегментов.</w:delText>
        </w:r>
        <w:r w:rsidDel="00933167">
          <w:rPr>
            <w:sz w:val="28"/>
            <w:szCs w:val="28"/>
          </w:rPr>
          <w:delText xml:space="preserve"> </w:delText>
        </w:r>
      </w:del>
    </w:p>
    <w:p w14:paraId="640F5E8B" w14:textId="762941FF" w:rsidR="005862D1" w:rsidDel="00933167" w:rsidRDefault="005D6B28" w:rsidP="00146FAC">
      <w:pPr>
        <w:spacing w:line="360" w:lineRule="auto"/>
        <w:ind w:firstLine="709"/>
        <w:jc w:val="both"/>
        <w:rPr>
          <w:del w:id="1072" w:author="Microsoft Office User" w:date="2025-07-28T04:26:00Z"/>
          <w:sz w:val="28"/>
          <w:szCs w:val="28"/>
        </w:rPr>
      </w:pPr>
      <w:del w:id="1073" w:author="Microsoft Office User" w:date="2025-07-28T04:24:00Z">
        <w:r w:rsidRPr="005D6B28" w:rsidDel="00933167">
          <w:rPr>
            <w:sz w:val="28"/>
            <w:szCs w:val="28"/>
          </w:rPr>
          <w:delText xml:space="preserve">Возрастная группа 55 лет и старше продемонстрировала значительный рост числа </w:delText>
        </w:r>
        <w:r w:rsidR="00146FAC" w:rsidRPr="005D6B28" w:rsidDel="00933167">
          <w:rPr>
            <w:sz w:val="28"/>
            <w:szCs w:val="28"/>
          </w:rPr>
          <w:delText>по</w:delText>
        </w:r>
        <w:r w:rsidR="00146FAC" w:rsidDel="00933167">
          <w:rPr>
            <w:sz w:val="28"/>
            <w:szCs w:val="28"/>
          </w:rPr>
          <w:delText>льзователей</w:delText>
        </w:r>
        <w:r w:rsidRPr="005D6B28" w:rsidDel="00933167">
          <w:rPr>
            <w:sz w:val="28"/>
            <w:szCs w:val="28"/>
          </w:rPr>
          <w:delText xml:space="preserve">, а </w:delText>
        </w:r>
        <w:r w:rsidR="00146FAC" w:rsidDel="00933167">
          <w:rPr>
            <w:sz w:val="28"/>
            <w:szCs w:val="28"/>
          </w:rPr>
          <w:delText xml:space="preserve">ее </w:delText>
        </w:r>
        <w:r w:rsidRPr="005D6B28" w:rsidDel="00933167">
          <w:rPr>
            <w:sz w:val="28"/>
            <w:szCs w:val="28"/>
          </w:rPr>
          <w:delText>доля</w:delText>
        </w:r>
        <w:r w:rsidR="00146FAC" w:rsidDel="00933167">
          <w:rPr>
            <w:sz w:val="28"/>
            <w:szCs w:val="28"/>
          </w:rPr>
          <w:delText xml:space="preserve"> </w:delText>
        </w:r>
        <w:r w:rsidRPr="005D6B28" w:rsidDel="00933167">
          <w:rPr>
            <w:sz w:val="28"/>
            <w:szCs w:val="28"/>
          </w:rPr>
          <w:delText>увеличилась с 15</w:delText>
        </w:r>
        <w:r w:rsidR="00144F12" w:rsidDel="00933167">
          <w:rPr>
            <w:sz w:val="28"/>
            <w:szCs w:val="28"/>
          </w:rPr>
          <w:delText>,</w:delText>
        </w:r>
        <w:r w:rsidRPr="005D6B28" w:rsidDel="00933167">
          <w:rPr>
            <w:sz w:val="28"/>
            <w:szCs w:val="28"/>
          </w:rPr>
          <w:delText>63% до 17</w:delText>
        </w:r>
        <w:r w:rsidR="00144F12" w:rsidDel="00933167">
          <w:rPr>
            <w:sz w:val="28"/>
            <w:szCs w:val="28"/>
          </w:rPr>
          <w:delText>,</w:delText>
        </w:r>
        <w:r w:rsidRPr="005D6B28" w:rsidDel="00933167">
          <w:rPr>
            <w:sz w:val="28"/>
            <w:szCs w:val="28"/>
          </w:rPr>
          <w:delText>98%.</w:delText>
        </w:r>
        <w:r w:rsidDel="00933167">
          <w:rPr>
            <w:sz w:val="28"/>
            <w:szCs w:val="28"/>
          </w:rPr>
          <w:delText xml:space="preserve"> </w:delText>
        </w:r>
      </w:del>
      <w:del w:id="1074" w:author="Microsoft Office User" w:date="2025-07-28T04:26:00Z">
        <w:r w:rsidR="004F1EDD" w:rsidRPr="004F1EDD" w:rsidDel="00933167">
          <w:rPr>
            <w:sz w:val="28"/>
            <w:szCs w:val="28"/>
          </w:rPr>
          <w:delText>Этот прирост можно объяснить увеличением цифровой грамотности среди старше</w:delText>
        </w:r>
        <w:r w:rsidR="003F1DF6" w:rsidDel="00933167">
          <w:rPr>
            <w:sz w:val="28"/>
            <w:szCs w:val="28"/>
          </w:rPr>
          <w:delText>го</w:delText>
        </w:r>
        <w:r w:rsidR="004F1EDD" w:rsidRPr="004F1EDD" w:rsidDel="00933167">
          <w:rPr>
            <w:sz w:val="28"/>
            <w:szCs w:val="28"/>
          </w:rPr>
          <w:delText xml:space="preserve"> </w:delText>
        </w:r>
        <w:r w:rsidR="003F1DF6" w:rsidDel="00933167">
          <w:rPr>
            <w:sz w:val="28"/>
            <w:szCs w:val="28"/>
          </w:rPr>
          <w:delText>поколения</w:delText>
        </w:r>
        <w:r w:rsidR="004F1EDD" w:rsidRPr="004F1EDD" w:rsidDel="00933167">
          <w:rPr>
            <w:sz w:val="28"/>
            <w:szCs w:val="28"/>
          </w:rPr>
          <w:delText xml:space="preserve">, </w:delText>
        </w:r>
        <w:r w:rsidR="00E36470" w:rsidDel="00933167">
          <w:rPr>
            <w:sz w:val="28"/>
            <w:szCs w:val="28"/>
          </w:rPr>
          <w:delText xml:space="preserve">наличием </w:delText>
        </w:r>
        <w:r w:rsidR="004F1EDD" w:rsidRPr="004F1EDD" w:rsidDel="00933167">
          <w:rPr>
            <w:sz w:val="28"/>
            <w:szCs w:val="28"/>
          </w:rPr>
          <w:delText>качественн</w:delText>
        </w:r>
        <w:r w:rsidR="00E36470" w:rsidDel="00933167">
          <w:rPr>
            <w:sz w:val="28"/>
            <w:szCs w:val="28"/>
          </w:rPr>
          <w:delText>ого</w:delText>
        </w:r>
        <w:r w:rsidR="004F1EDD" w:rsidRPr="004F1EDD" w:rsidDel="00933167">
          <w:rPr>
            <w:sz w:val="28"/>
            <w:szCs w:val="28"/>
          </w:rPr>
          <w:delText xml:space="preserve"> </w:delText>
        </w:r>
        <w:r w:rsidR="00E36470" w:rsidDel="00933167">
          <w:rPr>
            <w:sz w:val="28"/>
            <w:szCs w:val="28"/>
          </w:rPr>
          <w:delText>и</w:delText>
        </w:r>
        <w:r w:rsidR="004F1EDD" w:rsidRPr="004F1EDD" w:rsidDel="00933167">
          <w:rPr>
            <w:sz w:val="28"/>
            <w:szCs w:val="28"/>
          </w:rPr>
          <w:delText xml:space="preserve"> </w:delText>
        </w:r>
        <w:r w:rsidR="00E36470" w:rsidDel="00933167">
          <w:rPr>
            <w:sz w:val="28"/>
            <w:szCs w:val="28"/>
          </w:rPr>
          <w:delText>интересного</w:delText>
        </w:r>
        <w:r w:rsidR="004F1EDD" w:rsidRPr="004F1EDD" w:rsidDel="00933167">
          <w:rPr>
            <w:sz w:val="28"/>
            <w:szCs w:val="28"/>
          </w:rPr>
          <w:delText xml:space="preserve"> </w:delText>
        </w:r>
        <w:r w:rsidR="00E36470" w:rsidDel="00933167">
          <w:rPr>
            <w:sz w:val="28"/>
            <w:szCs w:val="28"/>
          </w:rPr>
          <w:delText xml:space="preserve">контента </w:delText>
        </w:r>
        <w:r w:rsidR="004F1EDD" w:rsidRPr="004F1EDD" w:rsidDel="00933167">
          <w:rPr>
            <w:sz w:val="28"/>
            <w:szCs w:val="28"/>
          </w:rPr>
          <w:delText>для пользователей старшего возраста</w:delText>
        </w:r>
        <w:r w:rsidR="00EF07EB" w:rsidDel="00933167">
          <w:rPr>
            <w:sz w:val="28"/>
            <w:szCs w:val="28"/>
          </w:rPr>
          <w:delText xml:space="preserve">, </w:delText>
        </w:r>
        <w:r w:rsidR="00EF07EB" w:rsidRPr="004F1EDD" w:rsidDel="00933167">
          <w:rPr>
            <w:sz w:val="28"/>
            <w:szCs w:val="28"/>
          </w:rPr>
          <w:delText>а также</w:delText>
        </w:r>
        <w:r w:rsidR="00EF07EB" w:rsidDel="00933167">
          <w:rPr>
            <w:sz w:val="28"/>
            <w:szCs w:val="28"/>
          </w:rPr>
          <w:delText xml:space="preserve"> </w:delText>
        </w:r>
        <w:r w:rsidR="004F1EDD" w:rsidRPr="004F1EDD" w:rsidDel="00933167">
          <w:rPr>
            <w:sz w:val="28"/>
            <w:szCs w:val="28"/>
          </w:rPr>
          <w:delText>увеличением трафика из поисковых систем.</w:delText>
        </w:r>
        <w:r w:rsidR="004F1EDD" w:rsidDel="00933167">
          <w:rPr>
            <w:sz w:val="28"/>
            <w:szCs w:val="28"/>
          </w:rPr>
          <w:delText xml:space="preserve"> </w:delText>
        </w:r>
        <w:r w:rsidR="00146FAC" w:rsidRPr="00146FAC" w:rsidDel="00933167">
          <w:rPr>
            <w:sz w:val="28"/>
            <w:szCs w:val="28"/>
          </w:rPr>
          <w:delText>Поисковые системы предоставляют доступ к релевантному контенту, что делает сайт привлекательным для старшей аудитории, ищущей специфическую информацию.</w:delText>
        </w:r>
      </w:del>
    </w:p>
    <w:p w14:paraId="1EAFAFA6" w14:textId="2963CFAC" w:rsidR="009546E4" w:rsidDel="00933167" w:rsidRDefault="00146FAC" w:rsidP="009546E4">
      <w:pPr>
        <w:spacing w:line="360" w:lineRule="auto"/>
        <w:ind w:firstLine="709"/>
        <w:jc w:val="both"/>
        <w:rPr>
          <w:del w:id="1075" w:author="Microsoft Office User" w:date="2025-07-28T04:26:00Z"/>
          <w:sz w:val="28"/>
          <w:szCs w:val="28"/>
        </w:rPr>
      </w:pPr>
      <w:del w:id="1076" w:author="Microsoft Office User" w:date="2025-07-28T04:26:00Z">
        <w:r w:rsidDel="00933167">
          <w:rPr>
            <w:sz w:val="28"/>
            <w:szCs w:val="28"/>
          </w:rPr>
          <w:delText xml:space="preserve">Стоит отметить, что в рамках </w:delText>
        </w:r>
        <w:r w:rsidR="00EF07EB" w:rsidDel="00933167">
          <w:rPr>
            <w:sz w:val="28"/>
            <w:szCs w:val="28"/>
          </w:rPr>
          <w:delText xml:space="preserve">разработанной </w:delText>
        </w:r>
        <w:r w:rsidDel="00933167">
          <w:rPr>
            <w:sz w:val="28"/>
            <w:szCs w:val="28"/>
          </w:rPr>
          <w:delText xml:space="preserve">Цифровой </w:delText>
        </w:r>
        <w:r w:rsidR="00405AE4" w:rsidDel="00933167">
          <w:rPr>
            <w:sz w:val="28"/>
            <w:szCs w:val="28"/>
          </w:rPr>
          <w:delText>с</w:delText>
        </w:r>
        <w:r w:rsidDel="00933167">
          <w:rPr>
            <w:sz w:val="28"/>
            <w:szCs w:val="28"/>
          </w:rPr>
          <w:delText xml:space="preserve">тратегии Лиги, </w:delText>
        </w:r>
        <w:r w:rsidR="009E56A0" w:rsidDel="00933167">
          <w:rPr>
            <w:sz w:val="28"/>
            <w:szCs w:val="28"/>
          </w:rPr>
          <w:delText>д</w:delText>
        </w:r>
        <w:r w:rsidR="009E56A0" w:rsidRPr="009E56A0" w:rsidDel="00933167">
          <w:rPr>
            <w:sz w:val="28"/>
            <w:szCs w:val="28"/>
          </w:rPr>
          <w:delText xml:space="preserve">ля дальнейшего роста и удержания пользователей </w:delText>
        </w:r>
        <w:r w:rsidR="009E56A0" w:rsidDel="00933167">
          <w:rPr>
            <w:sz w:val="28"/>
            <w:szCs w:val="28"/>
          </w:rPr>
          <w:delText>основной фокус будет</w:delText>
        </w:r>
        <w:r w:rsidR="003F1DF6" w:rsidDel="00933167">
          <w:rPr>
            <w:sz w:val="28"/>
            <w:szCs w:val="28"/>
          </w:rPr>
          <w:delText xml:space="preserve"> направлен</w:delText>
        </w:r>
        <w:r w:rsidR="009E56A0" w:rsidRPr="009E56A0" w:rsidDel="00933167">
          <w:rPr>
            <w:sz w:val="28"/>
            <w:szCs w:val="28"/>
          </w:rPr>
          <w:delText xml:space="preserve"> </w:delText>
        </w:r>
        <w:r w:rsidR="009E56A0" w:rsidDel="00933167">
          <w:rPr>
            <w:sz w:val="28"/>
            <w:szCs w:val="28"/>
          </w:rPr>
          <w:delText>на создании</w:delText>
        </w:r>
        <w:r w:rsidR="004F1EDD" w:rsidDel="00933167">
          <w:rPr>
            <w:sz w:val="28"/>
            <w:szCs w:val="28"/>
          </w:rPr>
          <w:delText xml:space="preserve"> </w:delText>
        </w:r>
        <w:r w:rsidR="009E56A0" w:rsidRPr="009E56A0" w:rsidDel="00933167">
          <w:rPr>
            <w:sz w:val="28"/>
            <w:szCs w:val="28"/>
          </w:rPr>
          <w:delText>контент</w:delText>
        </w:r>
        <w:r w:rsidR="009E56A0" w:rsidDel="00933167">
          <w:rPr>
            <w:sz w:val="28"/>
            <w:szCs w:val="28"/>
          </w:rPr>
          <w:delText>а</w:delText>
        </w:r>
        <w:r w:rsidR="009E56A0" w:rsidRPr="009E56A0" w:rsidDel="00933167">
          <w:rPr>
            <w:sz w:val="28"/>
            <w:szCs w:val="28"/>
          </w:rPr>
          <w:delText xml:space="preserve"> под нужды различных возрастных групп, особенно </w:delText>
        </w:r>
        <w:r w:rsidR="00EF07EB" w:rsidDel="00933167">
          <w:rPr>
            <w:sz w:val="28"/>
            <w:szCs w:val="28"/>
          </w:rPr>
          <w:delText xml:space="preserve">для </w:delText>
        </w:r>
        <w:r w:rsidR="00EF07EB" w:rsidRPr="009E56A0" w:rsidDel="00933167">
          <w:rPr>
            <w:sz w:val="28"/>
            <w:szCs w:val="28"/>
          </w:rPr>
          <w:delText>молодежной</w:delText>
        </w:r>
        <w:r w:rsidR="009E56A0" w:rsidRPr="009E56A0" w:rsidDel="00933167">
          <w:rPr>
            <w:sz w:val="28"/>
            <w:szCs w:val="28"/>
          </w:rPr>
          <w:delText xml:space="preserve"> аудитории</w:delText>
        </w:r>
        <w:r w:rsidR="009E56A0" w:rsidDel="00933167">
          <w:rPr>
            <w:sz w:val="28"/>
            <w:szCs w:val="28"/>
          </w:rPr>
          <w:delText>.</w:delText>
        </w:r>
      </w:del>
    </w:p>
    <w:p w14:paraId="4C6E3B7F" w14:textId="41F48543" w:rsidR="00621B13" w:rsidRPr="00D02B8D" w:rsidRDefault="00A85215" w:rsidP="00B25F1E">
      <w:pPr>
        <w:jc w:val="both"/>
      </w:pPr>
      <w:r>
        <w:rPr>
          <w:noProof/>
        </w:rPr>
        <w:drawing>
          <wp:inline distT="0" distB="0" distL="0" distR="0" wp14:anchorId="248B286E" wp14:editId="30084AC1">
            <wp:extent cx="6182995" cy="3087232"/>
            <wp:effectExtent l="0" t="0" r="14605" b="12065"/>
            <wp:docPr id="20" name="Диаграмма 20">
              <a:extLst xmlns:a="http://schemas.openxmlformats.org/drawingml/2006/main">
                <a:ext uri="{FF2B5EF4-FFF2-40B4-BE49-F238E27FC236}">
                  <a16:creationId xmlns:a16="http://schemas.microsoft.com/office/drawing/2014/main" id="{E1E56CC8-E7BF-C87B-E08A-E76BECDD1EC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bookmarkStart w:id="1077" w:name="OLE_LINK1"/>
    </w:p>
    <w:p w14:paraId="1CFD1954" w14:textId="25B4D465" w:rsidR="00621B13" w:rsidDel="000351F1" w:rsidRDefault="00621B13" w:rsidP="000351F1">
      <w:pPr>
        <w:rPr>
          <w:del w:id="1078" w:author="Microsoft Office User" w:date="2025-07-28T04:50:00Z"/>
          <w:b/>
          <w:sz w:val="28"/>
          <w:szCs w:val="28"/>
        </w:rPr>
      </w:pPr>
      <w:bookmarkStart w:id="1079" w:name="OLE_LINK4"/>
    </w:p>
    <w:p w14:paraId="2544EFF9" w14:textId="77777777" w:rsidR="000351F1" w:rsidRDefault="000351F1" w:rsidP="00E748BA">
      <w:pPr>
        <w:jc w:val="center"/>
        <w:rPr>
          <w:ins w:id="1080" w:author="Microsoft Office User" w:date="2025-07-28T04:50:00Z"/>
          <w:b/>
          <w:sz w:val="28"/>
          <w:szCs w:val="28"/>
        </w:rPr>
      </w:pPr>
    </w:p>
    <w:p w14:paraId="705B0CDB" w14:textId="26D1DB79" w:rsidR="00FC5127" w:rsidDel="000351F1" w:rsidRDefault="00FC5127" w:rsidP="000351F1">
      <w:pPr>
        <w:jc w:val="center"/>
        <w:rPr>
          <w:del w:id="1081" w:author="Microsoft Office User" w:date="2025-07-28T04:50:00Z"/>
          <w:b/>
          <w:sz w:val="28"/>
          <w:szCs w:val="28"/>
        </w:rPr>
      </w:pPr>
      <w:bookmarkStart w:id="1082" w:name="OLE_LINK5"/>
      <w:del w:id="1083" w:author="Microsoft Office User" w:date="2025-07-28T04:50:00Z">
        <w:r w:rsidDel="000351F1">
          <w:rPr>
            <w:b/>
            <w:sz w:val="28"/>
            <w:szCs w:val="28"/>
          </w:rPr>
          <w:br w:type="page"/>
        </w:r>
      </w:del>
    </w:p>
    <w:p w14:paraId="5BDD72F8" w14:textId="77777777" w:rsidR="000351F1" w:rsidRDefault="000351F1" w:rsidP="000351F1">
      <w:pPr>
        <w:jc w:val="center"/>
        <w:rPr>
          <w:ins w:id="1084" w:author="Microsoft Office User" w:date="2025-07-28T04:51:00Z"/>
          <w:b/>
          <w:sz w:val="28"/>
          <w:szCs w:val="28"/>
        </w:rPr>
        <w:pPrChange w:id="1085" w:author="Microsoft Office User" w:date="2025-07-28T04:51:00Z">
          <w:pPr/>
        </w:pPrChange>
      </w:pPr>
    </w:p>
    <w:p w14:paraId="3D63B136" w14:textId="0F8E53E4" w:rsidR="00C03366" w:rsidRDefault="00C03366" w:rsidP="000351F1">
      <w:pPr>
        <w:jc w:val="center"/>
        <w:rPr>
          <w:ins w:id="1086" w:author="Microsoft Office User" w:date="2025-07-28T04:48:00Z"/>
          <w:b/>
          <w:sz w:val="28"/>
          <w:szCs w:val="28"/>
        </w:rPr>
      </w:pPr>
      <w:r w:rsidRPr="003F2C4F">
        <w:rPr>
          <w:b/>
          <w:sz w:val="28"/>
          <w:szCs w:val="28"/>
        </w:rPr>
        <w:t>Распределение по полу</w:t>
      </w:r>
      <w:bookmarkEnd w:id="1077"/>
      <w:r w:rsidR="00B25F1E">
        <w:rPr>
          <w:b/>
          <w:sz w:val="28"/>
          <w:szCs w:val="28"/>
        </w:rPr>
        <w:t xml:space="preserve"> в сезоне 202</w:t>
      </w:r>
      <w:ins w:id="1087" w:author="Microsoft Office User" w:date="2025-07-28T04:52:00Z">
        <w:r w:rsidR="00791DD6">
          <w:rPr>
            <w:b/>
            <w:sz w:val="28"/>
            <w:szCs w:val="28"/>
          </w:rPr>
          <w:t>4</w:t>
        </w:r>
      </w:ins>
      <w:del w:id="1088" w:author="Microsoft Office User" w:date="2025-07-28T04:52:00Z">
        <w:r w:rsidR="006B2360" w:rsidDel="00791DD6">
          <w:rPr>
            <w:b/>
            <w:sz w:val="28"/>
            <w:szCs w:val="28"/>
          </w:rPr>
          <w:delText>3</w:delText>
        </w:r>
      </w:del>
      <w:r w:rsidR="00B25F1E">
        <w:rPr>
          <w:b/>
          <w:sz w:val="28"/>
          <w:szCs w:val="28"/>
        </w:rPr>
        <w:t>/202</w:t>
      </w:r>
      <w:ins w:id="1089" w:author="Microsoft Office User" w:date="2025-07-28T04:52:00Z">
        <w:r w:rsidR="00791DD6">
          <w:rPr>
            <w:b/>
            <w:sz w:val="28"/>
            <w:szCs w:val="28"/>
          </w:rPr>
          <w:t>5</w:t>
        </w:r>
      </w:ins>
      <w:del w:id="1090" w:author="Microsoft Office User" w:date="2025-07-28T04:52:00Z">
        <w:r w:rsidR="006B2360" w:rsidDel="00791DD6">
          <w:rPr>
            <w:b/>
            <w:sz w:val="28"/>
            <w:szCs w:val="28"/>
          </w:rPr>
          <w:delText>4</w:delText>
        </w:r>
      </w:del>
    </w:p>
    <w:p w14:paraId="2A30E6BB" w14:textId="77777777" w:rsidR="000351F1" w:rsidRPr="00E748BA" w:rsidDel="000351F1" w:rsidRDefault="000351F1" w:rsidP="00E748BA">
      <w:pPr>
        <w:jc w:val="center"/>
        <w:rPr>
          <w:del w:id="1091" w:author="Microsoft Office User" w:date="2025-07-28T04:51:00Z"/>
          <w:b/>
          <w:sz w:val="28"/>
          <w:szCs w:val="28"/>
        </w:rPr>
      </w:pPr>
    </w:p>
    <w:bookmarkEnd w:id="1079"/>
    <w:bookmarkEnd w:id="1082"/>
    <w:p w14:paraId="34922F8C" w14:textId="77777777" w:rsidR="00C03366" w:rsidRPr="003F2C4F" w:rsidRDefault="00C03366" w:rsidP="00C03366">
      <w:pPr>
        <w:tabs>
          <w:tab w:val="left" w:pos="3465"/>
        </w:tabs>
        <w:jc w:val="both"/>
        <w:rPr>
          <w:sz w:val="28"/>
        </w:rPr>
      </w:pPr>
    </w:p>
    <w:tbl>
      <w:tblPr>
        <w:tblW w:w="9732" w:type="dxa"/>
        <w:tblLook w:val="04A0" w:firstRow="1" w:lastRow="0" w:firstColumn="1" w:lastColumn="0" w:noHBand="0" w:noVBand="1"/>
        <w:tblPrChange w:id="1092" w:author="Microsoft Office User" w:date="2025-07-28T04:49:00Z">
          <w:tblPr>
            <w:tblW w:w="10158" w:type="dxa"/>
            <w:tblLook w:val="04A0" w:firstRow="1" w:lastRow="0" w:firstColumn="1" w:lastColumn="0" w:noHBand="0" w:noVBand="1"/>
          </w:tblPr>
        </w:tblPrChange>
      </w:tblPr>
      <w:tblGrid>
        <w:gridCol w:w="1050"/>
        <w:gridCol w:w="1701"/>
        <w:gridCol w:w="1481"/>
        <w:gridCol w:w="1298"/>
        <w:gridCol w:w="1274"/>
        <w:gridCol w:w="1781"/>
        <w:gridCol w:w="1147"/>
        <w:gridCol w:w="426"/>
        <w:tblGridChange w:id="1093">
          <w:tblGrid>
            <w:gridCol w:w="1050"/>
            <w:gridCol w:w="1701"/>
            <w:gridCol w:w="1481"/>
            <w:gridCol w:w="1298"/>
            <w:gridCol w:w="1274"/>
            <w:gridCol w:w="1781"/>
            <w:gridCol w:w="1431"/>
            <w:gridCol w:w="142"/>
          </w:tblGrid>
        </w:tblGridChange>
      </w:tblGrid>
      <w:tr w:rsidR="000351F1" w:rsidRPr="00414DE8" w:rsidDel="000351F1" w14:paraId="2AADA4AB" w14:textId="3A18AAF4" w:rsidTr="000351F1">
        <w:trPr>
          <w:trHeight w:val="320"/>
          <w:del w:id="1094" w:author="Microsoft Office User" w:date="2025-07-28T04:48:00Z"/>
          <w:trPrChange w:id="1095" w:author="Microsoft Office User" w:date="2025-07-28T04:49:00Z">
            <w:trPr>
              <w:trHeight w:val="320"/>
            </w:trPr>
          </w:trPrChange>
        </w:trPr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096" w:author="Microsoft Office User" w:date="2025-07-28T04:49:00Z">
              <w:tcPr>
                <w:tcW w:w="105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4E321585" w14:textId="6970E391" w:rsidR="00A85215" w:rsidRPr="00CA3827" w:rsidDel="000351F1" w:rsidRDefault="00A85215">
            <w:pPr>
              <w:jc w:val="center"/>
              <w:rPr>
                <w:del w:id="1097" w:author="Microsoft Office User" w:date="2025-07-28T04:48:00Z"/>
                <w:b/>
                <w:bCs/>
                <w:sz w:val="22"/>
                <w:szCs w:val="22"/>
              </w:rPr>
            </w:pPr>
            <w:del w:id="1098" w:author="Microsoft Office User" w:date="2025-07-28T04:48:00Z">
              <w:r w:rsidRPr="00CA3827" w:rsidDel="000351F1">
                <w:rPr>
                  <w:b/>
                  <w:bCs/>
                  <w:sz w:val="22"/>
                  <w:szCs w:val="22"/>
                </w:rPr>
                <w:delText>Пол</w:delText>
              </w:r>
            </w:del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099" w:author="Microsoft Office User" w:date="2025-07-28T04:49:00Z">
              <w:tcPr>
                <w:tcW w:w="170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72707CEF" w14:textId="174BF3D8" w:rsidR="00A85215" w:rsidRPr="00CA3827" w:rsidDel="000351F1" w:rsidRDefault="00A85215">
            <w:pPr>
              <w:jc w:val="center"/>
              <w:rPr>
                <w:del w:id="1100" w:author="Microsoft Office User" w:date="2025-07-28T04:48:00Z"/>
                <w:b/>
                <w:bCs/>
                <w:sz w:val="22"/>
                <w:szCs w:val="22"/>
              </w:rPr>
            </w:pPr>
            <w:del w:id="1101" w:author="Microsoft Office User" w:date="2025-07-28T04:48:00Z">
              <w:r w:rsidRPr="00CA3827" w:rsidDel="000351F1">
                <w:rPr>
                  <w:b/>
                  <w:bCs/>
                  <w:sz w:val="22"/>
                  <w:szCs w:val="22"/>
                </w:rPr>
                <w:delText>Визиты</w:delText>
              </w:r>
            </w:del>
          </w:p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102" w:author="Microsoft Office User" w:date="2025-07-28T04:49:00Z">
              <w:tcPr>
                <w:tcW w:w="148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6075D30F" w14:textId="55332CAE" w:rsidR="00A85215" w:rsidRPr="00CA3827" w:rsidDel="000351F1" w:rsidRDefault="00A85215">
            <w:pPr>
              <w:jc w:val="center"/>
              <w:rPr>
                <w:del w:id="1103" w:author="Microsoft Office User" w:date="2025-07-28T04:48:00Z"/>
                <w:b/>
                <w:bCs/>
                <w:sz w:val="22"/>
                <w:szCs w:val="22"/>
              </w:rPr>
            </w:pPr>
            <w:del w:id="1104" w:author="Microsoft Office User" w:date="2025-07-28T04:48:00Z">
              <w:r w:rsidRPr="00CA3827" w:rsidDel="000351F1">
                <w:rPr>
                  <w:b/>
                  <w:bCs/>
                  <w:sz w:val="22"/>
                  <w:szCs w:val="22"/>
                </w:rPr>
                <w:delText>Посетители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105" w:author="Microsoft Office User" w:date="2025-07-28T04:49:00Z">
              <w:tcPr>
                <w:tcW w:w="129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232ED891" w14:textId="416639BF" w:rsidR="00A85215" w:rsidRPr="00CA3827" w:rsidDel="000351F1" w:rsidRDefault="00A85215">
            <w:pPr>
              <w:jc w:val="center"/>
              <w:rPr>
                <w:del w:id="1106" w:author="Microsoft Office User" w:date="2025-07-28T04:48:00Z"/>
                <w:b/>
                <w:bCs/>
                <w:sz w:val="22"/>
                <w:szCs w:val="22"/>
              </w:rPr>
            </w:pPr>
            <w:del w:id="1107" w:author="Microsoft Office User" w:date="2025-07-28T04:48:00Z">
              <w:r w:rsidRPr="00CA3827" w:rsidDel="000351F1">
                <w:rPr>
                  <w:b/>
                  <w:bCs/>
                  <w:sz w:val="22"/>
                  <w:szCs w:val="22"/>
                </w:rPr>
                <w:delText>Отказы</w:delText>
              </w:r>
            </w:del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108" w:author="Microsoft Office User" w:date="2025-07-28T04:49:00Z">
              <w:tcPr>
                <w:tcW w:w="1274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5736FEA7" w14:textId="7965D963" w:rsidR="00A85215" w:rsidRPr="00CA3827" w:rsidDel="000351F1" w:rsidRDefault="00A85215">
            <w:pPr>
              <w:jc w:val="center"/>
              <w:rPr>
                <w:del w:id="1109" w:author="Microsoft Office User" w:date="2025-07-28T04:48:00Z"/>
                <w:b/>
                <w:bCs/>
                <w:sz w:val="22"/>
                <w:szCs w:val="22"/>
              </w:rPr>
            </w:pPr>
            <w:del w:id="1110" w:author="Microsoft Office User" w:date="2025-07-28T04:48:00Z">
              <w:r w:rsidRPr="00CA3827" w:rsidDel="000351F1">
                <w:rPr>
                  <w:b/>
                  <w:bCs/>
                  <w:sz w:val="22"/>
                  <w:szCs w:val="22"/>
                </w:rPr>
                <w:delText>Глубина просмотра</w:delText>
              </w:r>
            </w:del>
          </w:p>
        </w:tc>
        <w:tc>
          <w:tcPr>
            <w:tcW w:w="1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111" w:author="Microsoft Office User" w:date="2025-07-28T04:49:00Z">
              <w:tcPr>
                <w:tcW w:w="178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73D42D8C" w14:textId="7C65E1B7" w:rsidR="00A85215" w:rsidRPr="00CA3827" w:rsidDel="000351F1" w:rsidRDefault="00A85215">
            <w:pPr>
              <w:jc w:val="center"/>
              <w:rPr>
                <w:del w:id="1112" w:author="Microsoft Office User" w:date="2025-07-28T04:48:00Z"/>
                <w:b/>
                <w:bCs/>
                <w:sz w:val="22"/>
                <w:szCs w:val="22"/>
              </w:rPr>
            </w:pPr>
            <w:del w:id="1113" w:author="Microsoft Office User" w:date="2025-07-28T04:48:00Z">
              <w:r w:rsidRPr="00CA3827" w:rsidDel="000351F1">
                <w:rPr>
                  <w:b/>
                  <w:bCs/>
                  <w:sz w:val="22"/>
                  <w:szCs w:val="22"/>
                </w:rPr>
                <w:delText>Время на сайте</w:delText>
              </w:r>
            </w:del>
          </w:p>
        </w:tc>
        <w:tc>
          <w:tcPr>
            <w:tcW w:w="15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114" w:author="Microsoft Office User" w:date="2025-07-28T04:49:00Z">
              <w:tcPr>
                <w:tcW w:w="1573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2DE44EBE" w14:textId="3B800A51" w:rsidR="00A85215" w:rsidRPr="00CA3827" w:rsidDel="000351F1" w:rsidRDefault="00A85215">
            <w:pPr>
              <w:rPr>
                <w:del w:id="1115" w:author="Microsoft Office User" w:date="2025-07-28T04:48:00Z"/>
                <w:b/>
                <w:bCs/>
                <w:color w:val="000000"/>
                <w:sz w:val="22"/>
                <w:szCs w:val="22"/>
              </w:rPr>
            </w:pPr>
            <w:del w:id="1116" w:author="Microsoft Office User" w:date="2025-07-28T04:48:00Z">
              <w:r w:rsidRPr="00CA3827" w:rsidDel="000351F1">
                <w:rPr>
                  <w:b/>
                  <w:bCs/>
                  <w:color w:val="000000"/>
                  <w:sz w:val="22"/>
                  <w:szCs w:val="22"/>
                </w:rPr>
                <w:delText>Доля</w:delText>
              </w:r>
            </w:del>
          </w:p>
        </w:tc>
      </w:tr>
      <w:tr w:rsidR="000351F1" w:rsidRPr="00414DE8" w:rsidDel="000351F1" w14:paraId="6F420A9A" w14:textId="02B8246B" w:rsidTr="000351F1">
        <w:trPr>
          <w:trHeight w:val="320"/>
          <w:del w:id="1117" w:author="Microsoft Office User" w:date="2025-07-28T04:48:00Z"/>
          <w:trPrChange w:id="1118" w:author="Microsoft Office User" w:date="2025-07-28T04:49:00Z">
            <w:trPr>
              <w:trHeight w:val="320"/>
            </w:trPr>
          </w:trPrChange>
        </w:trPr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119" w:author="Microsoft Office User" w:date="2025-07-28T04:49:00Z">
              <w:tcPr>
                <w:tcW w:w="105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6292FF33" w14:textId="7B635434" w:rsidR="000351F1" w:rsidRPr="00CA3827" w:rsidDel="000351F1" w:rsidRDefault="000351F1" w:rsidP="000351F1">
            <w:pPr>
              <w:rPr>
                <w:del w:id="1120" w:author="Microsoft Office User" w:date="2025-07-28T04:48:00Z"/>
                <w:color w:val="000000"/>
                <w:sz w:val="22"/>
                <w:szCs w:val="22"/>
              </w:rPr>
            </w:pPr>
            <w:del w:id="1121" w:author="Microsoft Office User" w:date="2025-07-28T04:48:00Z">
              <w:r w:rsidRPr="00CA3827" w:rsidDel="000351F1">
                <w:rPr>
                  <w:color w:val="000000"/>
                  <w:sz w:val="22"/>
                  <w:szCs w:val="22"/>
                </w:rPr>
                <w:delText>мужской</w:delText>
              </w:r>
            </w:del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122" w:author="Microsoft Office User" w:date="2025-07-28T04:49:00Z">
              <w:tcPr>
                <w:tcW w:w="170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C552184" w14:textId="6B05EEC6" w:rsidR="000351F1" w:rsidRPr="00CA3827" w:rsidDel="000351F1" w:rsidRDefault="000351F1" w:rsidP="000351F1">
            <w:pPr>
              <w:jc w:val="right"/>
              <w:rPr>
                <w:del w:id="1123" w:author="Microsoft Office User" w:date="2025-07-28T04:48:00Z"/>
                <w:color w:val="000000"/>
                <w:sz w:val="22"/>
                <w:szCs w:val="22"/>
              </w:rPr>
            </w:pPr>
            <w:del w:id="1124" w:author="Microsoft Office User" w:date="2025-07-28T04:47:00Z">
              <w:r w:rsidRPr="00CA3827" w:rsidDel="005D0E4B">
                <w:rPr>
                  <w:color w:val="000000"/>
                  <w:sz w:val="22"/>
                  <w:szCs w:val="22"/>
                </w:rPr>
                <w:delText>39 370 930</w:delText>
              </w:r>
            </w:del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125" w:author="Microsoft Office User" w:date="2025-07-28T04:49:00Z">
              <w:tcPr>
                <w:tcW w:w="14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8F3A490" w14:textId="489AEE22" w:rsidR="000351F1" w:rsidRPr="00CA3827" w:rsidDel="000351F1" w:rsidRDefault="000351F1" w:rsidP="000351F1">
            <w:pPr>
              <w:jc w:val="right"/>
              <w:rPr>
                <w:del w:id="1126" w:author="Microsoft Office User" w:date="2025-07-28T04:48:00Z"/>
                <w:color w:val="000000"/>
                <w:sz w:val="22"/>
                <w:szCs w:val="22"/>
              </w:rPr>
            </w:pPr>
            <w:del w:id="1127" w:author="Microsoft Office User" w:date="2025-07-28T04:47:00Z">
              <w:r w:rsidRPr="00CA3827" w:rsidDel="005D0E4B">
                <w:rPr>
                  <w:color w:val="000000"/>
                  <w:sz w:val="22"/>
                  <w:szCs w:val="22"/>
                </w:rPr>
                <w:delText>4 675 981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128" w:author="Microsoft Office User" w:date="2025-07-28T04:49:00Z">
              <w:tcPr>
                <w:tcW w:w="129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5FCF976" w14:textId="0DB52A70" w:rsidR="000351F1" w:rsidRPr="00CA3827" w:rsidDel="000351F1" w:rsidRDefault="000351F1" w:rsidP="000351F1">
            <w:pPr>
              <w:jc w:val="right"/>
              <w:rPr>
                <w:del w:id="1129" w:author="Microsoft Office User" w:date="2025-07-28T04:48:00Z"/>
                <w:color w:val="000000"/>
                <w:sz w:val="22"/>
                <w:szCs w:val="22"/>
              </w:rPr>
            </w:pPr>
            <w:del w:id="1130" w:author="Microsoft Office User" w:date="2025-07-28T04:47:00Z">
              <w:r w:rsidRPr="00CA3827" w:rsidDel="005D0E4B">
                <w:rPr>
                  <w:color w:val="000000"/>
                  <w:sz w:val="22"/>
                  <w:szCs w:val="22"/>
                </w:rPr>
                <w:delText>9,58%</w:delText>
              </w:r>
            </w:del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131" w:author="Microsoft Office User" w:date="2025-07-28T04:49:00Z">
              <w:tcPr>
                <w:tcW w:w="127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4FAF2D7" w14:textId="2CD8F54C" w:rsidR="000351F1" w:rsidRPr="00CA3827" w:rsidDel="000351F1" w:rsidRDefault="000351F1" w:rsidP="000351F1">
            <w:pPr>
              <w:jc w:val="right"/>
              <w:rPr>
                <w:del w:id="1132" w:author="Microsoft Office User" w:date="2025-07-28T04:48:00Z"/>
                <w:color w:val="000000"/>
                <w:sz w:val="22"/>
                <w:szCs w:val="22"/>
              </w:rPr>
            </w:pPr>
            <w:del w:id="1133" w:author="Microsoft Office User" w:date="2025-07-28T04:47:00Z">
              <w:r w:rsidRPr="00CA3827" w:rsidDel="005D0E4B">
                <w:rPr>
                  <w:color w:val="000000"/>
                  <w:sz w:val="22"/>
                  <w:szCs w:val="22"/>
                </w:rPr>
                <w:delText>2,72</w:delText>
              </w:r>
            </w:del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134" w:author="Microsoft Office User" w:date="2025-07-28T04:49:00Z">
              <w:tcPr>
                <w:tcW w:w="17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A430D2D" w14:textId="35D845A1" w:rsidR="000351F1" w:rsidRPr="00CA3827" w:rsidDel="000351F1" w:rsidRDefault="000351F1" w:rsidP="000351F1">
            <w:pPr>
              <w:rPr>
                <w:del w:id="1135" w:author="Microsoft Office User" w:date="2025-07-28T04:48:00Z"/>
                <w:color w:val="000000"/>
                <w:sz w:val="22"/>
                <w:szCs w:val="22"/>
              </w:rPr>
            </w:pPr>
            <w:del w:id="1136" w:author="Microsoft Office User" w:date="2025-07-28T04:47:00Z">
              <w:r w:rsidRPr="00CA3827" w:rsidDel="005D0E4B">
                <w:rPr>
                  <w:color w:val="000000"/>
                  <w:sz w:val="22"/>
                  <w:szCs w:val="22"/>
                </w:rPr>
                <w:delText>00:04:17</w:delText>
              </w:r>
            </w:del>
          </w:p>
        </w:tc>
        <w:tc>
          <w:tcPr>
            <w:tcW w:w="15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137" w:author="Microsoft Office User" w:date="2025-07-28T04:49:00Z">
              <w:tcPr>
                <w:tcW w:w="1573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95D66EA" w14:textId="5F7ABD2C" w:rsidR="000351F1" w:rsidRPr="00CA3827" w:rsidDel="000351F1" w:rsidRDefault="000351F1" w:rsidP="000351F1">
            <w:pPr>
              <w:jc w:val="right"/>
              <w:rPr>
                <w:del w:id="1138" w:author="Microsoft Office User" w:date="2025-07-28T04:48:00Z"/>
                <w:color w:val="000000"/>
                <w:sz w:val="22"/>
                <w:szCs w:val="22"/>
              </w:rPr>
            </w:pPr>
            <w:del w:id="1139" w:author="Microsoft Office User" w:date="2025-07-28T04:47:00Z">
              <w:r w:rsidRPr="00CA3827" w:rsidDel="005D0E4B">
                <w:rPr>
                  <w:color w:val="000000"/>
                  <w:sz w:val="22"/>
                  <w:szCs w:val="22"/>
                </w:rPr>
                <w:delText>68,67%</w:delText>
              </w:r>
            </w:del>
          </w:p>
        </w:tc>
      </w:tr>
      <w:tr w:rsidR="000351F1" w:rsidRPr="00414DE8" w:rsidDel="000351F1" w14:paraId="6405DB23" w14:textId="37997C96" w:rsidTr="000351F1">
        <w:trPr>
          <w:trHeight w:val="320"/>
          <w:del w:id="1140" w:author="Microsoft Office User" w:date="2025-07-28T04:48:00Z"/>
          <w:trPrChange w:id="1141" w:author="Microsoft Office User" w:date="2025-07-28T04:49:00Z">
            <w:trPr>
              <w:trHeight w:val="320"/>
            </w:trPr>
          </w:trPrChange>
        </w:trPr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142" w:author="Microsoft Office User" w:date="2025-07-28T04:49:00Z">
              <w:tcPr>
                <w:tcW w:w="105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539DAFDA" w14:textId="29D1558D" w:rsidR="000351F1" w:rsidRPr="00CA3827" w:rsidDel="000351F1" w:rsidRDefault="000351F1" w:rsidP="000351F1">
            <w:pPr>
              <w:rPr>
                <w:del w:id="1143" w:author="Microsoft Office User" w:date="2025-07-28T04:48:00Z"/>
                <w:color w:val="000000"/>
                <w:sz w:val="22"/>
                <w:szCs w:val="22"/>
              </w:rPr>
            </w:pPr>
            <w:del w:id="1144" w:author="Microsoft Office User" w:date="2025-07-28T04:48:00Z">
              <w:r w:rsidRPr="00CA3827" w:rsidDel="000351F1">
                <w:rPr>
                  <w:color w:val="000000"/>
                  <w:sz w:val="22"/>
                  <w:szCs w:val="22"/>
                </w:rPr>
                <w:delText>женский</w:delText>
              </w:r>
            </w:del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145" w:author="Microsoft Office User" w:date="2025-07-28T04:49:00Z">
              <w:tcPr>
                <w:tcW w:w="170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3702C6A" w14:textId="4B2B417D" w:rsidR="000351F1" w:rsidRPr="00CA3827" w:rsidDel="000351F1" w:rsidRDefault="000351F1" w:rsidP="000351F1">
            <w:pPr>
              <w:jc w:val="right"/>
              <w:rPr>
                <w:del w:id="1146" w:author="Microsoft Office User" w:date="2025-07-28T04:48:00Z"/>
                <w:color w:val="000000"/>
                <w:sz w:val="22"/>
                <w:szCs w:val="22"/>
              </w:rPr>
            </w:pPr>
            <w:del w:id="1147" w:author="Microsoft Office User" w:date="2025-07-28T04:47:00Z">
              <w:r w:rsidRPr="00CA3827" w:rsidDel="005D0E4B">
                <w:rPr>
                  <w:color w:val="000000"/>
                  <w:sz w:val="22"/>
                  <w:szCs w:val="22"/>
                </w:rPr>
                <w:delText>7 588 332</w:delText>
              </w:r>
            </w:del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148" w:author="Microsoft Office User" w:date="2025-07-28T04:49:00Z">
              <w:tcPr>
                <w:tcW w:w="14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164BFC3" w14:textId="181C58E0" w:rsidR="000351F1" w:rsidRPr="00CA3827" w:rsidDel="000351F1" w:rsidRDefault="000351F1" w:rsidP="000351F1">
            <w:pPr>
              <w:jc w:val="right"/>
              <w:rPr>
                <w:del w:id="1149" w:author="Microsoft Office User" w:date="2025-07-28T04:48:00Z"/>
                <w:color w:val="000000"/>
                <w:sz w:val="22"/>
                <w:szCs w:val="22"/>
              </w:rPr>
            </w:pPr>
            <w:del w:id="1150" w:author="Microsoft Office User" w:date="2025-07-28T04:47:00Z">
              <w:r w:rsidRPr="00CA3827" w:rsidDel="005D0E4B">
                <w:rPr>
                  <w:color w:val="000000"/>
                  <w:sz w:val="22"/>
                  <w:szCs w:val="22"/>
                </w:rPr>
                <w:delText>2 133 613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151" w:author="Microsoft Office User" w:date="2025-07-28T04:49:00Z">
              <w:tcPr>
                <w:tcW w:w="129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11D9333" w14:textId="5BE5CD86" w:rsidR="000351F1" w:rsidRPr="00CA3827" w:rsidDel="000351F1" w:rsidRDefault="000351F1" w:rsidP="000351F1">
            <w:pPr>
              <w:jc w:val="right"/>
              <w:rPr>
                <w:del w:id="1152" w:author="Microsoft Office User" w:date="2025-07-28T04:48:00Z"/>
                <w:color w:val="000000"/>
                <w:sz w:val="22"/>
                <w:szCs w:val="22"/>
              </w:rPr>
            </w:pPr>
            <w:del w:id="1153" w:author="Microsoft Office User" w:date="2025-07-28T04:47:00Z">
              <w:r w:rsidRPr="00CA3827" w:rsidDel="005D0E4B">
                <w:rPr>
                  <w:color w:val="000000"/>
                  <w:sz w:val="22"/>
                  <w:szCs w:val="22"/>
                </w:rPr>
                <w:delText>11,12%</w:delText>
              </w:r>
            </w:del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154" w:author="Microsoft Office User" w:date="2025-07-28T04:49:00Z">
              <w:tcPr>
                <w:tcW w:w="127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6A4F2EE" w14:textId="1B5D7490" w:rsidR="000351F1" w:rsidRPr="00CA3827" w:rsidDel="000351F1" w:rsidRDefault="000351F1" w:rsidP="000351F1">
            <w:pPr>
              <w:jc w:val="right"/>
              <w:rPr>
                <w:del w:id="1155" w:author="Microsoft Office User" w:date="2025-07-28T04:48:00Z"/>
                <w:color w:val="000000"/>
                <w:sz w:val="22"/>
                <w:szCs w:val="22"/>
              </w:rPr>
            </w:pPr>
            <w:del w:id="1156" w:author="Microsoft Office User" w:date="2025-07-28T04:47:00Z">
              <w:r w:rsidRPr="00CA3827" w:rsidDel="005D0E4B">
                <w:rPr>
                  <w:color w:val="000000"/>
                  <w:sz w:val="22"/>
                  <w:szCs w:val="22"/>
                </w:rPr>
                <w:delText>2,59</w:delText>
              </w:r>
            </w:del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157" w:author="Microsoft Office User" w:date="2025-07-28T04:49:00Z">
              <w:tcPr>
                <w:tcW w:w="17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1086169" w14:textId="13D0FA32" w:rsidR="000351F1" w:rsidRPr="00CA3827" w:rsidDel="000351F1" w:rsidRDefault="000351F1" w:rsidP="000351F1">
            <w:pPr>
              <w:rPr>
                <w:del w:id="1158" w:author="Microsoft Office User" w:date="2025-07-28T04:48:00Z"/>
                <w:color w:val="000000"/>
                <w:sz w:val="22"/>
                <w:szCs w:val="22"/>
              </w:rPr>
            </w:pPr>
            <w:del w:id="1159" w:author="Microsoft Office User" w:date="2025-07-28T04:47:00Z">
              <w:r w:rsidRPr="00CA3827" w:rsidDel="005D0E4B">
                <w:rPr>
                  <w:color w:val="000000"/>
                  <w:sz w:val="22"/>
                  <w:szCs w:val="22"/>
                </w:rPr>
                <w:delText>00:03:49</w:delText>
              </w:r>
            </w:del>
          </w:p>
        </w:tc>
        <w:tc>
          <w:tcPr>
            <w:tcW w:w="15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160" w:author="Microsoft Office User" w:date="2025-07-28T04:49:00Z">
              <w:tcPr>
                <w:tcW w:w="1573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98DE7E3" w14:textId="50DFDFCC" w:rsidR="000351F1" w:rsidRPr="00CA3827" w:rsidDel="000351F1" w:rsidRDefault="000351F1" w:rsidP="000351F1">
            <w:pPr>
              <w:jc w:val="right"/>
              <w:rPr>
                <w:del w:id="1161" w:author="Microsoft Office User" w:date="2025-07-28T04:48:00Z"/>
                <w:color w:val="000000"/>
                <w:sz w:val="22"/>
                <w:szCs w:val="22"/>
              </w:rPr>
            </w:pPr>
            <w:del w:id="1162" w:author="Microsoft Office User" w:date="2025-07-28T04:47:00Z">
              <w:r w:rsidRPr="00CA3827" w:rsidDel="005D0E4B">
                <w:rPr>
                  <w:color w:val="000000"/>
                  <w:sz w:val="22"/>
                  <w:szCs w:val="22"/>
                </w:rPr>
                <w:delText>31,33%</w:delText>
              </w:r>
            </w:del>
          </w:p>
        </w:tc>
      </w:tr>
      <w:tr w:rsidR="000351F1" w14:paraId="6D8BB917" w14:textId="77777777" w:rsidTr="000351F1">
        <w:tblPrEx>
          <w:tblPrExChange w:id="1163" w:author="Microsoft Office User" w:date="2025-07-28T04:49:00Z">
            <w:tblPrEx>
              <w:tblW w:w="10016" w:type="dxa"/>
            </w:tblPrEx>
          </w:tblPrExChange>
        </w:tblPrEx>
        <w:trPr>
          <w:gridAfter w:val="1"/>
          <w:trHeight w:val="320"/>
          <w:ins w:id="1164" w:author="Microsoft Office User" w:date="2025-07-28T04:48:00Z"/>
          <w:trPrChange w:id="1165" w:author="Microsoft Office User" w:date="2025-07-28T04:49:00Z">
            <w:trPr>
              <w:gridAfter w:val="1"/>
              <w:trHeight w:val="320"/>
            </w:trPr>
          </w:trPrChange>
        </w:trPr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166" w:author="Microsoft Office User" w:date="2025-07-28T04:49:00Z">
              <w:tcPr>
                <w:tcW w:w="105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34E2313" w14:textId="77777777" w:rsidR="000351F1" w:rsidRPr="000351F1" w:rsidRDefault="000351F1" w:rsidP="000351F1">
            <w:pPr>
              <w:jc w:val="center"/>
              <w:rPr>
                <w:ins w:id="1167" w:author="Microsoft Office User" w:date="2025-07-28T04:48:00Z"/>
                <w:b/>
                <w:bCs/>
                <w:color w:val="000000"/>
                <w:sz w:val="22"/>
                <w:szCs w:val="22"/>
                <w:rPrChange w:id="1168" w:author="Microsoft Office User" w:date="2025-07-28T04:48:00Z">
                  <w:rPr>
                    <w:ins w:id="1169" w:author="Microsoft Office User" w:date="2025-07-28T04:48:00Z"/>
                    <w:color w:val="000000"/>
                    <w:sz w:val="22"/>
                    <w:szCs w:val="22"/>
                  </w:rPr>
                </w:rPrChange>
              </w:rPr>
            </w:pPr>
            <w:ins w:id="1170" w:author="Microsoft Office User" w:date="2025-07-28T04:48:00Z">
              <w:r w:rsidRPr="000351F1">
                <w:rPr>
                  <w:b/>
                  <w:bCs/>
                  <w:color w:val="000000"/>
                  <w:sz w:val="22"/>
                  <w:szCs w:val="22"/>
                  <w:rPrChange w:id="1171" w:author="Microsoft Office User" w:date="2025-07-28T04:48:00Z">
                    <w:rPr>
                      <w:color w:val="000000"/>
                      <w:sz w:val="22"/>
                      <w:szCs w:val="22"/>
                    </w:rPr>
                  </w:rPrChange>
                </w:rPr>
                <w:t>Пол</w:t>
              </w:r>
            </w:ins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172" w:author="Microsoft Office User" w:date="2025-07-28T04:49:00Z">
              <w:tcPr>
                <w:tcW w:w="170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7A48611" w14:textId="0D8908D7" w:rsidR="000351F1" w:rsidRPr="000351F1" w:rsidRDefault="000351F1" w:rsidP="000351F1">
            <w:pPr>
              <w:rPr>
                <w:ins w:id="1173" w:author="Microsoft Office User" w:date="2025-07-28T04:48:00Z"/>
                <w:b/>
                <w:bCs/>
                <w:color w:val="000000"/>
                <w:sz w:val="22"/>
                <w:szCs w:val="22"/>
                <w:rPrChange w:id="1174" w:author="Microsoft Office User" w:date="2025-07-28T04:48:00Z">
                  <w:rPr>
                    <w:ins w:id="1175" w:author="Microsoft Office User" w:date="2025-07-28T04:48:00Z"/>
                    <w:color w:val="000000"/>
                    <w:sz w:val="22"/>
                    <w:szCs w:val="22"/>
                  </w:rPr>
                </w:rPrChange>
              </w:rPr>
              <w:pPrChange w:id="1176" w:author="Microsoft Office User" w:date="2025-07-28T04:49:00Z">
                <w:pPr>
                  <w:jc w:val="center"/>
                </w:pPr>
              </w:pPrChange>
            </w:pPr>
            <w:ins w:id="1177" w:author="Microsoft Office User" w:date="2025-07-28T04:48:00Z">
              <w:r w:rsidRPr="000351F1">
                <w:rPr>
                  <w:b/>
                  <w:bCs/>
                  <w:color w:val="000000"/>
                  <w:sz w:val="22"/>
                  <w:szCs w:val="22"/>
                  <w:rPrChange w:id="1178" w:author="Microsoft Office User" w:date="2025-07-28T04:48:00Z">
                    <w:rPr>
                      <w:color w:val="000000"/>
                      <w:sz w:val="22"/>
                      <w:szCs w:val="22"/>
                    </w:rPr>
                  </w:rPrChange>
                </w:rPr>
                <w:t>Визиты</w:t>
              </w:r>
            </w:ins>
          </w:p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179" w:author="Microsoft Office User" w:date="2025-07-28T04:49:00Z">
              <w:tcPr>
                <w:tcW w:w="148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DB7FEE3" w14:textId="77777777" w:rsidR="000351F1" w:rsidRPr="000351F1" w:rsidRDefault="000351F1" w:rsidP="000351F1">
            <w:pPr>
              <w:rPr>
                <w:ins w:id="1180" w:author="Microsoft Office User" w:date="2025-07-28T04:48:00Z"/>
                <w:b/>
                <w:bCs/>
                <w:color w:val="000000"/>
                <w:sz w:val="22"/>
                <w:szCs w:val="22"/>
                <w:rPrChange w:id="1181" w:author="Microsoft Office User" w:date="2025-07-28T04:48:00Z">
                  <w:rPr>
                    <w:ins w:id="1182" w:author="Microsoft Office User" w:date="2025-07-28T04:48:00Z"/>
                    <w:color w:val="000000"/>
                    <w:sz w:val="22"/>
                    <w:szCs w:val="22"/>
                  </w:rPr>
                </w:rPrChange>
              </w:rPr>
              <w:pPrChange w:id="1183" w:author="Microsoft Office User" w:date="2025-07-28T04:49:00Z">
                <w:pPr>
                  <w:jc w:val="center"/>
                </w:pPr>
              </w:pPrChange>
            </w:pPr>
            <w:ins w:id="1184" w:author="Microsoft Office User" w:date="2025-07-28T04:48:00Z">
              <w:r w:rsidRPr="000351F1">
                <w:rPr>
                  <w:b/>
                  <w:bCs/>
                  <w:color w:val="000000"/>
                  <w:sz w:val="22"/>
                  <w:szCs w:val="22"/>
                  <w:rPrChange w:id="1185" w:author="Microsoft Office User" w:date="2025-07-28T04:48:00Z">
                    <w:rPr>
                      <w:color w:val="000000"/>
                      <w:sz w:val="22"/>
                      <w:szCs w:val="22"/>
                    </w:rPr>
                  </w:rPrChange>
                </w:rPr>
                <w:t>Посетители</w:t>
              </w:r>
            </w:ins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186" w:author="Microsoft Office User" w:date="2025-07-28T04:49:00Z">
              <w:tcPr>
                <w:tcW w:w="129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6BA1399" w14:textId="77777777" w:rsidR="000351F1" w:rsidRPr="000351F1" w:rsidRDefault="000351F1" w:rsidP="000351F1">
            <w:pPr>
              <w:rPr>
                <w:ins w:id="1187" w:author="Microsoft Office User" w:date="2025-07-28T04:48:00Z"/>
                <w:b/>
                <w:bCs/>
                <w:color w:val="000000"/>
                <w:sz w:val="22"/>
                <w:szCs w:val="22"/>
                <w:rPrChange w:id="1188" w:author="Microsoft Office User" w:date="2025-07-28T04:48:00Z">
                  <w:rPr>
                    <w:ins w:id="1189" w:author="Microsoft Office User" w:date="2025-07-28T04:48:00Z"/>
                    <w:color w:val="000000"/>
                    <w:sz w:val="22"/>
                    <w:szCs w:val="22"/>
                  </w:rPr>
                </w:rPrChange>
              </w:rPr>
              <w:pPrChange w:id="1190" w:author="Microsoft Office User" w:date="2025-07-28T04:49:00Z">
                <w:pPr>
                  <w:jc w:val="center"/>
                </w:pPr>
              </w:pPrChange>
            </w:pPr>
            <w:ins w:id="1191" w:author="Microsoft Office User" w:date="2025-07-28T04:48:00Z">
              <w:r w:rsidRPr="000351F1">
                <w:rPr>
                  <w:b/>
                  <w:bCs/>
                  <w:color w:val="000000"/>
                  <w:sz w:val="22"/>
                  <w:szCs w:val="22"/>
                  <w:rPrChange w:id="1192" w:author="Microsoft Office User" w:date="2025-07-28T04:48:00Z">
                    <w:rPr>
                      <w:color w:val="000000"/>
                      <w:sz w:val="22"/>
                      <w:szCs w:val="22"/>
                    </w:rPr>
                  </w:rPrChange>
                </w:rPr>
                <w:t>Отказы</w:t>
              </w:r>
            </w:ins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193" w:author="Microsoft Office User" w:date="2025-07-28T04:49:00Z">
              <w:tcPr>
                <w:tcW w:w="1274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B8E92DA" w14:textId="77777777" w:rsidR="000351F1" w:rsidRPr="000351F1" w:rsidRDefault="000351F1" w:rsidP="000351F1">
            <w:pPr>
              <w:rPr>
                <w:ins w:id="1194" w:author="Microsoft Office User" w:date="2025-07-28T04:48:00Z"/>
                <w:b/>
                <w:bCs/>
                <w:color w:val="000000"/>
                <w:sz w:val="22"/>
                <w:szCs w:val="22"/>
                <w:rPrChange w:id="1195" w:author="Microsoft Office User" w:date="2025-07-28T04:48:00Z">
                  <w:rPr>
                    <w:ins w:id="1196" w:author="Microsoft Office User" w:date="2025-07-28T04:48:00Z"/>
                    <w:color w:val="000000"/>
                    <w:sz w:val="22"/>
                    <w:szCs w:val="22"/>
                  </w:rPr>
                </w:rPrChange>
              </w:rPr>
              <w:pPrChange w:id="1197" w:author="Microsoft Office User" w:date="2025-07-28T04:49:00Z">
                <w:pPr>
                  <w:jc w:val="center"/>
                </w:pPr>
              </w:pPrChange>
            </w:pPr>
            <w:ins w:id="1198" w:author="Microsoft Office User" w:date="2025-07-28T04:48:00Z">
              <w:r w:rsidRPr="000351F1">
                <w:rPr>
                  <w:b/>
                  <w:bCs/>
                  <w:color w:val="000000"/>
                  <w:sz w:val="22"/>
                  <w:szCs w:val="22"/>
                  <w:rPrChange w:id="1199" w:author="Microsoft Office User" w:date="2025-07-28T04:48:00Z">
                    <w:rPr>
                      <w:color w:val="000000"/>
                      <w:sz w:val="22"/>
                      <w:szCs w:val="22"/>
                    </w:rPr>
                  </w:rPrChange>
                </w:rPr>
                <w:t>Глубина просмотра</w:t>
              </w:r>
            </w:ins>
          </w:p>
        </w:tc>
        <w:tc>
          <w:tcPr>
            <w:tcW w:w="1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200" w:author="Microsoft Office User" w:date="2025-07-28T04:49:00Z">
              <w:tcPr>
                <w:tcW w:w="178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7A4667F" w14:textId="77777777" w:rsidR="000351F1" w:rsidRPr="000351F1" w:rsidRDefault="000351F1" w:rsidP="000351F1">
            <w:pPr>
              <w:rPr>
                <w:ins w:id="1201" w:author="Microsoft Office User" w:date="2025-07-28T04:48:00Z"/>
                <w:b/>
                <w:bCs/>
                <w:color w:val="000000"/>
                <w:sz w:val="22"/>
                <w:szCs w:val="22"/>
                <w:rPrChange w:id="1202" w:author="Microsoft Office User" w:date="2025-07-28T04:48:00Z">
                  <w:rPr>
                    <w:ins w:id="1203" w:author="Microsoft Office User" w:date="2025-07-28T04:48:00Z"/>
                    <w:color w:val="000000"/>
                    <w:sz w:val="22"/>
                    <w:szCs w:val="22"/>
                  </w:rPr>
                </w:rPrChange>
              </w:rPr>
              <w:pPrChange w:id="1204" w:author="Microsoft Office User" w:date="2025-07-28T04:49:00Z">
                <w:pPr>
                  <w:jc w:val="center"/>
                </w:pPr>
              </w:pPrChange>
            </w:pPr>
            <w:ins w:id="1205" w:author="Microsoft Office User" w:date="2025-07-28T04:48:00Z">
              <w:r w:rsidRPr="000351F1">
                <w:rPr>
                  <w:b/>
                  <w:bCs/>
                  <w:color w:val="000000"/>
                  <w:sz w:val="22"/>
                  <w:szCs w:val="22"/>
                  <w:rPrChange w:id="1206" w:author="Microsoft Office User" w:date="2025-07-28T04:48:00Z">
                    <w:rPr>
                      <w:color w:val="000000"/>
                      <w:sz w:val="22"/>
                      <w:szCs w:val="22"/>
                    </w:rPr>
                  </w:rPrChange>
                </w:rPr>
                <w:t>Время на сайте</w:t>
              </w:r>
            </w:ins>
          </w:p>
        </w:tc>
        <w:tc>
          <w:tcPr>
            <w:tcW w:w="1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207" w:author="Microsoft Office User" w:date="2025-07-28T04:49:00Z">
              <w:tcPr>
                <w:tcW w:w="143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8FD03E9" w14:textId="77777777" w:rsidR="000351F1" w:rsidRPr="000351F1" w:rsidRDefault="000351F1" w:rsidP="000351F1">
            <w:pPr>
              <w:rPr>
                <w:ins w:id="1208" w:author="Microsoft Office User" w:date="2025-07-28T04:48:00Z"/>
                <w:b/>
                <w:bCs/>
                <w:color w:val="000000"/>
                <w:sz w:val="22"/>
                <w:szCs w:val="22"/>
                <w:rPrChange w:id="1209" w:author="Microsoft Office User" w:date="2025-07-28T04:48:00Z">
                  <w:rPr>
                    <w:ins w:id="1210" w:author="Microsoft Office User" w:date="2025-07-28T04:48:00Z"/>
                    <w:color w:val="000000"/>
                    <w:sz w:val="22"/>
                    <w:szCs w:val="22"/>
                  </w:rPr>
                </w:rPrChange>
              </w:rPr>
              <w:pPrChange w:id="1211" w:author="Microsoft Office User" w:date="2025-07-28T04:49:00Z">
                <w:pPr>
                  <w:jc w:val="center"/>
                </w:pPr>
              </w:pPrChange>
            </w:pPr>
            <w:ins w:id="1212" w:author="Microsoft Office User" w:date="2025-07-28T04:48:00Z">
              <w:r w:rsidRPr="000351F1">
                <w:rPr>
                  <w:b/>
                  <w:bCs/>
                  <w:color w:val="000000"/>
                  <w:sz w:val="22"/>
                  <w:szCs w:val="22"/>
                  <w:rPrChange w:id="1213" w:author="Microsoft Office User" w:date="2025-07-28T04:48:00Z">
                    <w:rPr>
                      <w:color w:val="000000"/>
                      <w:sz w:val="22"/>
                      <w:szCs w:val="22"/>
                    </w:rPr>
                  </w:rPrChange>
                </w:rPr>
                <w:t>Доля</w:t>
              </w:r>
            </w:ins>
          </w:p>
        </w:tc>
      </w:tr>
      <w:tr w:rsidR="000351F1" w14:paraId="72D1285B" w14:textId="77777777" w:rsidTr="000351F1">
        <w:tblPrEx>
          <w:tblPrExChange w:id="1214" w:author="Microsoft Office User" w:date="2025-07-28T04:49:00Z">
            <w:tblPrEx>
              <w:tblW w:w="10016" w:type="dxa"/>
            </w:tblPrEx>
          </w:tblPrExChange>
        </w:tblPrEx>
        <w:trPr>
          <w:gridAfter w:val="1"/>
          <w:trHeight w:val="320"/>
          <w:ins w:id="1215" w:author="Microsoft Office User" w:date="2025-07-28T04:48:00Z"/>
          <w:trPrChange w:id="1216" w:author="Microsoft Office User" w:date="2025-07-28T04:49:00Z">
            <w:trPr>
              <w:gridAfter w:val="1"/>
              <w:trHeight w:val="320"/>
            </w:trPr>
          </w:trPrChange>
        </w:trPr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217" w:author="Microsoft Office User" w:date="2025-07-28T04:49:00Z">
              <w:tcPr>
                <w:tcW w:w="105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24489115" w14:textId="77777777" w:rsidR="000351F1" w:rsidRDefault="000351F1" w:rsidP="000351F1">
            <w:pPr>
              <w:jc w:val="center"/>
              <w:rPr>
                <w:ins w:id="1218" w:author="Microsoft Office User" w:date="2025-07-28T04:48:00Z"/>
                <w:color w:val="000000"/>
                <w:sz w:val="22"/>
                <w:szCs w:val="22"/>
              </w:rPr>
            </w:pPr>
            <w:ins w:id="1219" w:author="Microsoft Office User" w:date="2025-07-28T04:48:00Z">
              <w:r>
                <w:rPr>
                  <w:color w:val="000000"/>
                  <w:sz w:val="22"/>
                  <w:szCs w:val="22"/>
                </w:rPr>
                <w:t>мужской</w:t>
              </w:r>
            </w:ins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220" w:author="Microsoft Office User" w:date="2025-07-28T04:49:00Z">
              <w:tcPr>
                <w:tcW w:w="170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EF2917F" w14:textId="0FB18902" w:rsidR="000351F1" w:rsidRDefault="000351F1" w:rsidP="000351F1">
            <w:pPr>
              <w:jc w:val="center"/>
              <w:rPr>
                <w:ins w:id="1221" w:author="Microsoft Office User" w:date="2025-07-28T04:48:00Z"/>
                <w:color w:val="000000"/>
                <w:sz w:val="22"/>
                <w:szCs w:val="22"/>
              </w:rPr>
            </w:pPr>
            <w:ins w:id="1222" w:author="Microsoft Office User" w:date="2025-07-28T04:48:00Z">
              <w:r>
                <w:rPr>
                  <w:color w:val="000000"/>
                  <w:sz w:val="22"/>
                  <w:szCs w:val="22"/>
                </w:rPr>
                <w:t>52</w:t>
              </w:r>
            </w:ins>
            <w:ins w:id="1223" w:author="Microsoft Office User" w:date="2025-07-28T13:21:00Z">
              <w:r w:rsidR="00056C9F">
                <w:rPr>
                  <w:color w:val="000000"/>
                  <w:sz w:val="22"/>
                  <w:szCs w:val="22"/>
                </w:rPr>
                <w:t> </w:t>
              </w:r>
            </w:ins>
            <w:ins w:id="1224" w:author="Microsoft Office User" w:date="2025-07-28T04:48:00Z">
              <w:r>
                <w:rPr>
                  <w:color w:val="000000"/>
                  <w:sz w:val="22"/>
                  <w:szCs w:val="22"/>
                </w:rPr>
                <w:t>199</w:t>
              </w:r>
            </w:ins>
            <w:ins w:id="1225" w:author="Microsoft Office User" w:date="2025-07-28T13:21:00Z">
              <w:r w:rsidR="00056C9F">
                <w:rPr>
                  <w:color w:val="000000"/>
                  <w:sz w:val="22"/>
                  <w:szCs w:val="22"/>
                </w:rPr>
                <w:t xml:space="preserve"> </w:t>
              </w:r>
            </w:ins>
            <w:ins w:id="1226" w:author="Microsoft Office User" w:date="2025-07-28T04:48:00Z">
              <w:r>
                <w:rPr>
                  <w:color w:val="000000"/>
                  <w:sz w:val="22"/>
                  <w:szCs w:val="22"/>
                </w:rPr>
                <w:t>525</w:t>
              </w:r>
            </w:ins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227" w:author="Microsoft Office User" w:date="2025-07-28T04:49:00Z">
              <w:tcPr>
                <w:tcW w:w="14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AC477D4" w14:textId="3023BEC1" w:rsidR="000351F1" w:rsidRDefault="000351F1" w:rsidP="000351F1">
            <w:pPr>
              <w:jc w:val="center"/>
              <w:rPr>
                <w:ins w:id="1228" w:author="Microsoft Office User" w:date="2025-07-28T04:48:00Z"/>
                <w:color w:val="000000"/>
                <w:sz w:val="22"/>
                <w:szCs w:val="22"/>
              </w:rPr>
            </w:pPr>
            <w:ins w:id="1229" w:author="Microsoft Office User" w:date="2025-07-28T04:48:00Z">
              <w:r>
                <w:rPr>
                  <w:color w:val="000000"/>
                  <w:sz w:val="22"/>
                  <w:szCs w:val="22"/>
                </w:rPr>
                <w:t>6</w:t>
              </w:r>
            </w:ins>
            <w:ins w:id="1230" w:author="Microsoft Office User" w:date="2025-07-28T13:21:00Z">
              <w:r w:rsidR="00056C9F">
                <w:rPr>
                  <w:color w:val="000000"/>
                  <w:sz w:val="22"/>
                  <w:szCs w:val="22"/>
                </w:rPr>
                <w:t xml:space="preserve"> </w:t>
              </w:r>
            </w:ins>
            <w:ins w:id="1231" w:author="Microsoft Office User" w:date="2025-07-28T04:48:00Z">
              <w:r>
                <w:rPr>
                  <w:color w:val="000000"/>
                  <w:sz w:val="22"/>
                  <w:szCs w:val="22"/>
                </w:rPr>
                <w:t>430</w:t>
              </w:r>
            </w:ins>
            <w:ins w:id="1232" w:author="Microsoft Office User" w:date="2025-07-28T13:21:00Z">
              <w:r w:rsidR="00056C9F">
                <w:rPr>
                  <w:color w:val="000000"/>
                  <w:sz w:val="22"/>
                  <w:szCs w:val="22"/>
                </w:rPr>
                <w:t xml:space="preserve"> </w:t>
              </w:r>
            </w:ins>
            <w:ins w:id="1233" w:author="Microsoft Office User" w:date="2025-07-28T04:48:00Z">
              <w:r>
                <w:rPr>
                  <w:color w:val="000000"/>
                  <w:sz w:val="22"/>
                  <w:szCs w:val="22"/>
                </w:rPr>
                <w:t>639</w:t>
              </w:r>
            </w:ins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234" w:author="Microsoft Office User" w:date="2025-07-28T04:49:00Z">
              <w:tcPr>
                <w:tcW w:w="129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E35A675" w14:textId="77777777" w:rsidR="000351F1" w:rsidRDefault="000351F1" w:rsidP="000351F1">
            <w:pPr>
              <w:jc w:val="center"/>
              <w:rPr>
                <w:ins w:id="1235" w:author="Microsoft Office User" w:date="2025-07-28T04:48:00Z"/>
                <w:color w:val="000000"/>
                <w:sz w:val="22"/>
                <w:szCs w:val="22"/>
              </w:rPr>
            </w:pPr>
            <w:ins w:id="1236" w:author="Microsoft Office User" w:date="2025-07-28T04:48:00Z">
              <w:r>
                <w:rPr>
                  <w:color w:val="000000"/>
                  <w:sz w:val="22"/>
                  <w:szCs w:val="22"/>
                </w:rPr>
                <w:t>11%</w:t>
              </w:r>
            </w:ins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237" w:author="Microsoft Office User" w:date="2025-07-28T04:49:00Z">
              <w:tcPr>
                <w:tcW w:w="127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B3F90F2" w14:textId="77777777" w:rsidR="000351F1" w:rsidRDefault="000351F1" w:rsidP="000351F1">
            <w:pPr>
              <w:jc w:val="center"/>
              <w:rPr>
                <w:ins w:id="1238" w:author="Microsoft Office User" w:date="2025-07-28T04:48:00Z"/>
                <w:color w:val="000000"/>
                <w:sz w:val="22"/>
                <w:szCs w:val="22"/>
              </w:rPr>
            </w:pPr>
            <w:ins w:id="1239" w:author="Microsoft Office User" w:date="2025-07-28T04:48:00Z">
              <w:r>
                <w:rPr>
                  <w:color w:val="000000"/>
                  <w:sz w:val="22"/>
                  <w:szCs w:val="22"/>
                </w:rPr>
                <w:t>3,17</w:t>
              </w:r>
            </w:ins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240" w:author="Microsoft Office User" w:date="2025-07-28T04:49:00Z">
              <w:tcPr>
                <w:tcW w:w="17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0A887D4" w14:textId="77777777" w:rsidR="000351F1" w:rsidRDefault="000351F1" w:rsidP="000351F1">
            <w:pPr>
              <w:jc w:val="center"/>
              <w:rPr>
                <w:ins w:id="1241" w:author="Microsoft Office User" w:date="2025-07-28T04:48:00Z"/>
                <w:color w:val="000000"/>
                <w:sz w:val="22"/>
                <w:szCs w:val="22"/>
              </w:rPr>
            </w:pPr>
            <w:ins w:id="1242" w:author="Microsoft Office User" w:date="2025-07-28T04:48:00Z">
              <w:r>
                <w:rPr>
                  <w:color w:val="000000"/>
                  <w:sz w:val="22"/>
                  <w:szCs w:val="22"/>
                </w:rPr>
                <w:t>00:04:34</w:t>
              </w:r>
            </w:ins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243" w:author="Microsoft Office User" w:date="2025-07-28T04:49:00Z">
              <w:tcPr>
                <w:tcW w:w="143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C6FA9C7" w14:textId="77777777" w:rsidR="000351F1" w:rsidRDefault="000351F1" w:rsidP="000351F1">
            <w:pPr>
              <w:jc w:val="center"/>
              <w:rPr>
                <w:ins w:id="1244" w:author="Microsoft Office User" w:date="2025-07-28T04:48:00Z"/>
                <w:color w:val="000000"/>
                <w:sz w:val="22"/>
                <w:szCs w:val="22"/>
              </w:rPr>
            </w:pPr>
            <w:ins w:id="1245" w:author="Microsoft Office User" w:date="2025-07-28T04:48:00Z">
              <w:r>
                <w:rPr>
                  <w:color w:val="000000"/>
                  <w:sz w:val="22"/>
                  <w:szCs w:val="22"/>
                </w:rPr>
                <w:t>71,78%</w:t>
              </w:r>
            </w:ins>
          </w:p>
        </w:tc>
      </w:tr>
      <w:tr w:rsidR="000351F1" w14:paraId="1D4B8023" w14:textId="77777777" w:rsidTr="000351F1">
        <w:tblPrEx>
          <w:tblPrExChange w:id="1246" w:author="Microsoft Office User" w:date="2025-07-28T04:49:00Z">
            <w:tblPrEx>
              <w:tblW w:w="10016" w:type="dxa"/>
            </w:tblPrEx>
          </w:tblPrExChange>
        </w:tblPrEx>
        <w:trPr>
          <w:gridAfter w:val="1"/>
          <w:trHeight w:val="320"/>
          <w:ins w:id="1247" w:author="Microsoft Office User" w:date="2025-07-28T04:48:00Z"/>
          <w:trPrChange w:id="1248" w:author="Microsoft Office User" w:date="2025-07-28T04:49:00Z">
            <w:trPr>
              <w:gridAfter w:val="1"/>
              <w:trHeight w:val="320"/>
            </w:trPr>
          </w:trPrChange>
        </w:trPr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249" w:author="Microsoft Office User" w:date="2025-07-28T04:49:00Z">
              <w:tcPr>
                <w:tcW w:w="105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5D062EEE" w14:textId="77777777" w:rsidR="000351F1" w:rsidRDefault="000351F1" w:rsidP="000351F1">
            <w:pPr>
              <w:jc w:val="center"/>
              <w:rPr>
                <w:ins w:id="1250" w:author="Microsoft Office User" w:date="2025-07-28T04:48:00Z"/>
                <w:color w:val="000000"/>
                <w:sz w:val="22"/>
                <w:szCs w:val="22"/>
              </w:rPr>
            </w:pPr>
            <w:ins w:id="1251" w:author="Microsoft Office User" w:date="2025-07-28T04:48:00Z">
              <w:r>
                <w:rPr>
                  <w:color w:val="000000"/>
                  <w:sz w:val="22"/>
                  <w:szCs w:val="22"/>
                </w:rPr>
                <w:t>женский</w:t>
              </w:r>
            </w:ins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252" w:author="Microsoft Office User" w:date="2025-07-28T04:49:00Z">
              <w:tcPr>
                <w:tcW w:w="170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14354AD" w14:textId="578C95C5" w:rsidR="000351F1" w:rsidRDefault="000351F1" w:rsidP="000351F1">
            <w:pPr>
              <w:jc w:val="center"/>
              <w:rPr>
                <w:ins w:id="1253" w:author="Microsoft Office User" w:date="2025-07-28T04:48:00Z"/>
                <w:color w:val="000000"/>
                <w:sz w:val="22"/>
                <w:szCs w:val="22"/>
              </w:rPr>
            </w:pPr>
            <w:ins w:id="1254" w:author="Microsoft Office User" w:date="2025-07-28T04:48:00Z">
              <w:r>
                <w:rPr>
                  <w:color w:val="000000"/>
                  <w:sz w:val="22"/>
                  <w:szCs w:val="22"/>
                </w:rPr>
                <w:t>10</w:t>
              </w:r>
            </w:ins>
            <w:ins w:id="1255" w:author="Microsoft Office User" w:date="2025-07-28T13:21:00Z">
              <w:r w:rsidR="00056C9F">
                <w:rPr>
                  <w:color w:val="000000"/>
                  <w:sz w:val="22"/>
                  <w:szCs w:val="22"/>
                </w:rPr>
                <w:t xml:space="preserve"> </w:t>
              </w:r>
            </w:ins>
            <w:ins w:id="1256" w:author="Microsoft Office User" w:date="2025-07-28T04:48:00Z">
              <w:r>
                <w:rPr>
                  <w:color w:val="000000"/>
                  <w:sz w:val="22"/>
                  <w:szCs w:val="22"/>
                </w:rPr>
                <w:t>201</w:t>
              </w:r>
            </w:ins>
            <w:ins w:id="1257" w:author="Microsoft Office User" w:date="2025-07-28T13:21:00Z">
              <w:r w:rsidR="00056C9F">
                <w:rPr>
                  <w:color w:val="000000"/>
                  <w:sz w:val="22"/>
                  <w:szCs w:val="22"/>
                </w:rPr>
                <w:t xml:space="preserve"> </w:t>
              </w:r>
            </w:ins>
            <w:ins w:id="1258" w:author="Microsoft Office User" w:date="2025-07-28T04:48:00Z">
              <w:r>
                <w:rPr>
                  <w:color w:val="000000"/>
                  <w:sz w:val="22"/>
                  <w:szCs w:val="22"/>
                </w:rPr>
                <w:t>697</w:t>
              </w:r>
            </w:ins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259" w:author="Microsoft Office User" w:date="2025-07-28T04:49:00Z">
              <w:tcPr>
                <w:tcW w:w="14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F144020" w14:textId="59A9E732" w:rsidR="000351F1" w:rsidRDefault="000351F1" w:rsidP="000351F1">
            <w:pPr>
              <w:jc w:val="center"/>
              <w:rPr>
                <w:ins w:id="1260" w:author="Microsoft Office User" w:date="2025-07-28T04:48:00Z"/>
                <w:color w:val="000000"/>
                <w:sz w:val="22"/>
                <w:szCs w:val="22"/>
              </w:rPr>
            </w:pPr>
            <w:ins w:id="1261" w:author="Microsoft Office User" w:date="2025-07-28T04:48:00Z">
              <w:r>
                <w:rPr>
                  <w:color w:val="000000"/>
                  <w:sz w:val="22"/>
                  <w:szCs w:val="22"/>
                </w:rPr>
                <w:t>2</w:t>
              </w:r>
            </w:ins>
            <w:ins w:id="1262" w:author="Microsoft Office User" w:date="2025-07-28T13:21:00Z">
              <w:r w:rsidR="00056C9F">
                <w:rPr>
                  <w:color w:val="000000"/>
                  <w:sz w:val="22"/>
                  <w:szCs w:val="22"/>
                </w:rPr>
                <w:t xml:space="preserve"> </w:t>
              </w:r>
            </w:ins>
            <w:ins w:id="1263" w:author="Microsoft Office User" w:date="2025-07-28T04:48:00Z">
              <w:r>
                <w:rPr>
                  <w:color w:val="000000"/>
                  <w:sz w:val="22"/>
                  <w:szCs w:val="22"/>
                </w:rPr>
                <w:t>528</w:t>
              </w:r>
            </w:ins>
            <w:ins w:id="1264" w:author="Microsoft Office User" w:date="2025-07-28T13:21:00Z">
              <w:r w:rsidR="00056C9F">
                <w:rPr>
                  <w:color w:val="000000"/>
                  <w:sz w:val="22"/>
                  <w:szCs w:val="22"/>
                </w:rPr>
                <w:t xml:space="preserve"> </w:t>
              </w:r>
            </w:ins>
            <w:ins w:id="1265" w:author="Microsoft Office User" w:date="2025-07-28T04:48:00Z">
              <w:r>
                <w:rPr>
                  <w:color w:val="000000"/>
                  <w:sz w:val="22"/>
                  <w:szCs w:val="22"/>
                </w:rPr>
                <w:t>089</w:t>
              </w:r>
            </w:ins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266" w:author="Microsoft Office User" w:date="2025-07-28T04:49:00Z">
              <w:tcPr>
                <w:tcW w:w="129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6ECC5D8" w14:textId="77777777" w:rsidR="000351F1" w:rsidRDefault="000351F1" w:rsidP="000351F1">
            <w:pPr>
              <w:jc w:val="center"/>
              <w:rPr>
                <w:ins w:id="1267" w:author="Microsoft Office User" w:date="2025-07-28T04:48:00Z"/>
                <w:color w:val="000000"/>
                <w:sz w:val="22"/>
                <w:szCs w:val="22"/>
              </w:rPr>
            </w:pPr>
            <w:ins w:id="1268" w:author="Microsoft Office User" w:date="2025-07-28T04:48:00Z">
              <w:r>
                <w:rPr>
                  <w:color w:val="000000"/>
                  <w:sz w:val="22"/>
                  <w:szCs w:val="22"/>
                </w:rPr>
                <w:t>13%</w:t>
              </w:r>
            </w:ins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269" w:author="Microsoft Office User" w:date="2025-07-28T04:49:00Z">
              <w:tcPr>
                <w:tcW w:w="127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46ECE7B" w14:textId="77777777" w:rsidR="000351F1" w:rsidRDefault="000351F1" w:rsidP="000351F1">
            <w:pPr>
              <w:jc w:val="center"/>
              <w:rPr>
                <w:ins w:id="1270" w:author="Microsoft Office User" w:date="2025-07-28T04:48:00Z"/>
                <w:color w:val="000000"/>
                <w:sz w:val="22"/>
                <w:szCs w:val="22"/>
              </w:rPr>
            </w:pPr>
            <w:ins w:id="1271" w:author="Microsoft Office User" w:date="2025-07-28T04:48:00Z">
              <w:r>
                <w:rPr>
                  <w:color w:val="000000"/>
                  <w:sz w:val="22"/>
                  <w:szCs w:val="22"/>
                </w:rPr>
                <w:t>3,03</w:t>
              </w:r>
            </w:ins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272" w:author="Microsoft Office User" w:date="2025-07-28T04:49:00Z">
              <w:tcPr>
                <w:tcW w:w="17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9F40473" w14:textId="77777777" w:rsidR="000351F1" w:rsidRDefault="000351F1" w:rsidP="000351F1">
            <w:pPr>
              <w:jc w:val="center"/>
              <w:rPr>
                <w:ins w:id="1273" w:author="Microsoft Office User" w:date="2025-07-28T04:48:00Z"/>
                <w:color w:val="000000"/>
                <w:sz w:val="22"/>
                <w:szCs w:val="22"/>
              </w:rPr>
            </w:pPr>
            <w:ins w:id="1274" w:author="Microsoft Office User" w:date="2025-07-28T04:48:00Z">
              <w:r>
                <w:rPr>
                  <w:color w:val="000000"/>
                  <w:sz w:val="22"/>
                  <w:szCs w:val="22"/>
                </w:rPr>
                <w:t>00:04:17</w:t>
              </w:r>
            </w:ins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275" w:author="Microsoft Office User" w:date="2025-07-28T04:49:00Z">
              <w:tcPr>
                <w:tcW w:w="143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15B795C" w14:textId="77777777" w:rsidR="000351F1" w:rsidRDefault="000351F1" w:rsidP="000351F1">
            <w:pPr>
              <w:jc w:val="center"/>
              <w:rPr>
                <w:ins w:id="1276" w:author="Microsoft Office User" w:date="2025-07-28T04:48:00Z"/>
                <w:color w:val="000000"/>
                <w:sz w:val="22"/>
                <w:szCs w:val="22"/>
              </w:rPr>
            </w:pPr>
            <w:ins w:id="1277" w:author="Microsoft Office User" w:date="2025-07-28T04:48:00Z">
              <w:r>
                <w:rPr>
                  <w:color w:val="000000"/>
                  <w:sz w:val="22"/>
                  <w:szCs w:val="22"/>
                </w:rPr>
                <w:t>28,22%</w:t>
              </w:r>
            </w:ins>
          </w:p>
        </w:tc>
      </w:tr>
    </w:tbl>
    <w:p w14:paraId="7B66D0FF" w14:textId="77777777" w:rsidR="00A85215" w:rsidRDefault="00A85215" w:rsidP="000351F1">
      <w:pPr>
        <w:spacing w:line="360" w:lineRule="auto"/>
        <w:jc w:val="both"/>
        <w:rPr>
          <w:sz w:val="28"/>
        </w:rPr>
        <w:pPrChange w:id="1278" w:author="Microsoft Office User" w:date="2025-07-28T04:48:00Z">
          <w:pPr>
            <w:spacing w:line="360" w:lineRule="auto"/>
            <w:ind w:firstLine="709"/>
            <w:jc w:val="both"/>
          </w:pPr>
        </w:pPrChange>
      </w:pPr>
    </w:p>
    <w:p w14:paraId="75582C34" w14:textId="361FB20D" w:rsidR="000351F1" w:rsidRPr="000351F1" w:rsidRDefault="000351F1" w:rsidP="000351F1">
      <w:pPr>
        <w:spacing w:line="360" w:lineRule="auto"/>
        <w:ind w:firstLine="709"/>
        <w:jc w:val="both"/>
        <w:rPr>
          <w:ins w:id="1279" w:author="Microsoft Office User" w:date="2025-07-28T04:41:00Z"/>
          <w:sz w:val="28"/>
        </w:rPr>
      </w:pPr>
      <w:ins w:id="1280" w:author="Microsoft Office User" w:date="2025-07-28T04:41:00Z">
        <w:r w:rsidRPr="000351F1">
          <w:rPr>
            <w:sz w:val="28"/>
          </w:rPr>
          <w:t>В прошедшем сезоне сохранял</w:t>
        </w:r>
        <w:r>
          <w:rPr>
            <w:sz w:val="28"/>
          </w:rPr>
          <w:t>ось</w:t>
        </w:r>
        <w:r w:rsidRPr="000351F1">
          <w:rPr>
            <w:sz w:val="28"/>
          </w:rPr>
          <w:t xml:space="preserve"> преобладание мужской аудитории, на которую пришлось 71,8% всех пользователей. Это на 3,1 процентных пункта больше, чем в сезоне 2023/2024, что подтверждает укрепление основной целевой аудитории Лиги. Женская аудитория составила 28,2%, сократив свою долю на те же 3,1 п.п.</w:t>
        </w:r>
      </w:ins>
    </w:p>
    <w:p w14:paraId="1396D693" w14:textId="0281C24D" w:rsidR="000351F1" w:rsidRPr="000351F1" w:rsidRDefault="000351F1" w:rsidP="000351F1">
      <w:pPr>
        <w:spacing w:line="360" w:lineRule="auto"/>
        <w:ind w:firstLine="709"/>
        <w:jc w:val="both"/>
        <w:rPr>
          <w:ins w:id="1281" w:author="Microsoft Office User" w:date="2025-07-28T04:41:00Z"/>
          <w:sz w:val="28"/>
        </w:rPr>
      </w:pPr>
      <w:ins w:id="1282" w:author="Microsoft Office User" w:date="2025-07-28T04:41:00Z">
        <w:r w:rsidRPr="000351F1">
          <w:rPr>
            <w:sz w:val="28"/>
          </w:rPr>
          <w:t xml:space="preserve">При этом оба сегмента демонстрируют высокие поведенческие показатели: среднее время на сайте составило 4 минуты 34 секунды для мужчин и 4 минуты </w:t>
        </w:r>
        <w:r w:rsidRPr="000351F1">
          <w:rPr>
            <w:sz w:val="28"/>
          </w:rPr>
          <w:lastRenderedPageBreak/>
          <w:t>17 секунд для женщин. Глубина просмотра у мужской аудитории также была немного выше — 3,17 страницы против 3,03 у женской.</w:t>
        </w:r>
      </w:ins>
    </w:p>
    <w:p w14:paraId="1A48EF94" w14:textId="3462A2A4" w:rsidR="00E748BA" w:rsidDel="000351F1" w:rsidRDefault="000351F1" w:rsidP="003B2ECA">
      <w:pPr>
        <w:spacing w:line="360" w:lineRule="auto"/>
        <w:ind w:firstLine="708"/>
        <w:jc w:val="both"/>
        <w:rPr>
          <w:del w:id="1283" w:author="Microsoft Office User" w:date="2025-07-28T04:42:00Z"/>
          <w:sz w:val="28"/>
        </w:rPr>
        <w:pPrChange w:id="1284" w:author="Microsoft Office User" w:date="2025-07-28T10:37:00Z">
          <w:pPr>
            <w:spacing w:line="360" w:lineRule="auto"/>
            <w:jc w:val="both"/>
          </w:pPr>
        </w:pPrChange>
      </w:pPr>
      <w:ins w:id="1285" w:author="Microsoft Office User" w:date="2025-07-28T04:41:00Z">
        <w:r w:rsidRPr="000351F1">
          <w:rPr>
            <w:sz w:val="28"/>
          </w:rPr>
          <w:t xml:space="preserve">Несмотря на меньшую долю, женская аудитория остаётся важной частью цифрового ядра КХЛ. В перспективе её вовлечение можно усиливать за счёт создания контента с учётом интересов </w:t>
        </w:r>
      </w:ins>
      <w:ins w:id="1286" w:author="Microsoft Office User" w:date="2025-07-28T04:43:00Z">
        <w:r>
          <w:rPr>
            <w:sz w:val="28"/>
          </w:rPr>
          <w:t>женской части аудитории.</w:t>
        </w:r>
      </w:ins>
      <w:ins w:id="1287" w:author="Microsoft Office User" w:date="2025-07-28T04:44:00Z">
        <w:r>
          <w:rPr>
            <w:sz w:val="28"/>
          </w:rPr>
          <w:t xml:space="preserve"> Стоит отметить, </w:t>
        </w:r>
        <w:r w:rsidRPr="000351F1">
          <w:rPr>
            <w:sz w:val="28"/>
          </w:rPr>
          <w:t>что на сайтах клубов Лиги доля женщин заметно выше. Это может быть связано с более локальным характером клубных площадок, акцентом на событийный и lifestyle-контент, а также более активным вовлечением семейной и городской аудитории.</w:t>
        </w:r>
      </w:ins>
      <w:del w:id="1288" w:author="Microsoft Office User" w:date="2025-07-28T04:42:00Z">
        <w:r w:rsidR="00C03366" w:rsidRPr="003F2C4F" w:rsidDel="000351F1">
          <w:rPr>
            <w:sz w:val="28"/>
          </w:rPr>
          <w:delText>В сезоне 202</w:delText>
        </w:r>
        <w:r w:rsidR="00A85215" w:rsidDel="000351F1">
          <w:rPr>
            <w:sz w:val="28"/>
          </w:rPr>
          <w:delText>3</w:delText>
        </w:r>
        <w:r w:rsidR="00C03366" w:rsidRPr="003F2C4F" w:rsidDel="000351F1">
          <w:rPr>
            <w:sz w:val="28"/>
          </w:rPr>
          <w:delText>/202</w:delText>
        </w:r>
        <w:r w:rsidR="00A85215" w:rsidDel="000351F1">
          <w:rPr>
            <w:sz w:val="28"/>
          </w:rPr>
          <w:delText>4</w:delText>
        </w:r>
        <w:r w:rsidR="00C03366" w:rsidRPr="003F2C4F" w:rsidDel="000351F1">
          <w:rPr>
            <w:sz w:val="28"/>
          </w:rPr>
          <w:delText xml:space="preserve"> доля женской аудитории увеличилась на </w:delText>
        </w:r>
        <w:r w:rsidR="00A85215" w:rsidDel="000351F1">
          <w:rPr>
            <w:sz w:val="28"/>
          </w:rPr>
          <w:delText>5</w:delText>
        </w:r>
        <w:r w:rsidR="00414DE8" w:rsidRPr="00CA3827" w:rsidDel="000351F1">
          <w:rPr>
            <w:sz w:val="28"/>
          </w:rPr>
          <w:delText>,</w:delText>
        </w:r>
        <w:r w:rsidR="00A85215" w:rsidDel="000351F1">
          <w:rPr>
            <w:sz w:val="28"/>
          </w:rPr>
          <w:delText>77</w:delText>
        </w:r>
        <w:r w:rsidR="00C03366" w:rsidRPr="003F2C4F" w:rsidDel="000351F1">
          <w:rPr>
            <w:sz w:val="28"/>
          </w:rPr>
          <w:delText>%</w:delText>
        </w:r>
        <w:r w:rsidR="00650B37" w:rsidDel="000351F1">
          <w:rPr>
            <w:sz w:val="28"/>
          </w:rPr>
          <w:delText xml:space="preserve"> и составила </w:delText>
        </w:r>
        <w:r w:rsidR="00A85215" w:rsidDel="000351F1">
          <w:rPr>
            <w:sz w:val="28"/>
          </w:rPr>
          <w:delText>31</w:delText>
        </w:r>
        <w:r w:rsidR="00414DE8" w:rsidRPr="00CA3827" w:rsidDel="000351F1">
          <w:rPr>
            <w:sz w:val="28"/>
          </w:rPr>
          <w:delText>,</w:delText>
        </w:r>
        <w:r w:rsidR="00A85215" w:rsidDel="000351F1">
          <w:rPr>
            <w:sz w:val="28"/>
          </w:rPr>
          <w:delText>33</w:delText>
        </w:r>
        <w:r w:rsidR="004802EF" w:rsidRPr="004802EF" w:rsidDel="000351F1">
          <w:rPr>
            <w:sz w:val="28"/>
          </w:rPr>
          <w:delText>%</w:delText>
        </w:r>
        <w:r w:rsidR="00C03366" w:rsidRPr="003F2C4F" w:rsidDel="000351F1">
          <w:rPr>
            <w:sz w:val="28"/>
          </w:rPr>
          <w:delText xml:space="preserve">. </w:delText>
        </w:r>
        <w:r w:rsidR="006B2360" w:rsidDel="000351F1">
          <w:rPr>
            <w:sz w:val="28"/>
          </w:rPr>
          <w:delText>Однако, п</w:delText>
        </w:r>
        <w:r w:rsidR="006B2360" w:rsidRPr="006B2360" w:rsidDel="000351F1">
          <w:rPr>
            <w:sz w:val="28"/>
          </w:rPr>
          <w:delText xml:space="preserve">роцент отказов и глубина просмотра у мужчин лучше, чем у женщин, что свидетельствует о большей заинтересованности и </w:delText>
        </w:r>
        <w:r w:rsidR="006B2360" w:rsidDel="000351F1">
          <w:rPr>
            <w:sz w:val="28"/>
          </w:rPr>
          <w:delText>вовлеченности в</w:delText>
        </w:r>
        <w:r w:rsidR="006B2360" w:rsidRPr="006B2360" w:rsidDel="000351F1">
          <w:rPr>
            <w:sz w:val="28"/>
          </w:rPr>
          <w:delText xml:space="preserve"> контент сайта со стороны мужчин</w:delText>
        </w:r>
        <w:r w:rsidR="006B2360" w:rsidDel="000351F1">
          <w:rPr>
            <w:sz w:val="28"/>
          </w:rPr>
          <w:delText xml:space="preserve">. </w:delText>
        </w:r>
        <w:r w:rsidR="00A85215" w:rsidDel="000351F1">
          <w:rPr>
            <w:sz w:val="28"/>
          </w:rPr>
          <w:delText>С</w:delText>
        </w:r>
        <w:r w:rsidR="00A85215" w:rsidRPr="00A85215" w:rsidDel="000351F1">
          <w:rPr>
            <w:sz w:val="28"/>
          </w:rPr>
          <w:delText>айт стабильно привлекает и удерживает большую часть мужской аудитории,</w:delText>
        </w:r>
        <w:r w:rsidR="006B2360" w:rsidDel="000351F1">
          <w:rPr>
            <w:sz w:val="28"/>
          </w:rPr>
          <w:delText xml:space="preserve"> но</w:delText>
        </w:r>
        <w:r w:rsidR="00A85215" w:rsidRPr="00A85215" w:rsidDel="000351F1">
          <w:rPr>
            <w:sz w:val="28"/>
          </w:rPr>
          <w:delText xml:space="preserve"> </w:delText>
        </w:r>
        <w:r w:rsidR="006B2360" w:rsidDel="000351F1">
          <w:rPr>
            <w:sz w:val="28"/>
          </w:rPr>
          <w:delText>ж</w:delText>
        </w:r>
        <w:r w:rsidR="00A85215" w:rsidRPr="00A85215" w:rsidDel="000351F1">
          <w:rPr>
            <w:sz w:val="28"/>
          </w:rPr>
          <w:delText>енская аудитория, хотя и меньшая по численности, также важна для сайта. Для увеличения доли женской аудитории и повышения их вовлеченности можно рассмотреть адаптацию контента и маркетинговых усилий, направленных на привлечение женщин.</w:delText>
        </w:r>
      </w:del>
    </w:p>
    <w:p w14:paraId="71295D13" w14:textId="77777777" w:rsidR="00E748BA" w:rsidRPr="003F2C4F" w:rsidDel="00A11E1A" w:rsidRDefault="00E748BA" w:rsidP="000351F1">
      <w:pPr>
        <w:spacing w:line="360" w:lineRule="auto"/>
        <w:jc w:val="both"/>
        <w:rPr>
          <w:del w:id="1289" w:author="Microsoft Office User" w:date="2025-07-28T13:01:00Z"/>
          <w:sz w:val="28"/>
        </w:rPr>
        <w:pPrChange w:id="1290" w:author="Microsoft Office User" w:date="2025-07-28T04:50:00Z">
          <w:pPr>
            <w:spacing w:line="360" w:lineRule="auto"/>
            <w:ind w:firstLine="709"/>
            <w:jc w:val="both"/>
          </w:pPr>
        </w:pPrChange>
      </w:pPr>
    </w:p>
    <w:p w14:paraId="3E52A77F" w14:textId="5C46452A" w:rsidR="00C03366" w:rsidRDefault="003F1DF6" w:rsidP="00C03366">
      <w:pPr>
        <w:jc w:val="both"/>
      </w:pPr>
      <w:del w:id="1291" w:author="Microsoft Office User" w:date="2025-07-28T10:36:00Z">
        <w:r w:rsidDel="003B2ECA">
          <w:rPr>
            <w:noProof/>
          </w:rPr>
          <w:drawing>
            <wp:inline distT="0" distB="0" distL="0" distR="0" wp14:anchorId="402A0FE1" wp14:editId="0ED83BF2">
              <wp:extent cx="6038215" cy="2761130"/>
              <wp:effectExtent l="0" t="0" r="6985" b="7620"/>
              <wp:docPr id="39" name="Диаграмма 39">
                <a:extLst xmlns:a="http://schemas.openxmlformats.org/drawingml/2006/main">
                  <a:ext uri="{FF2B5EF4-FFF2-40B4-BE49-F238E27FC236}">
                    <a16:creationId xmlns:a16="http://schemas.microsoft.com/office/drawing/2014/main" id="{A935AF9C-6CD7-884D-C1B5-6935F7C76D44}"/>
                  </a:ext>
                </a:extLst>
              </wp:docPr>
              <wp:cNvGraphicFramePr/>
              <a:graphic xmlns:a="http://schemas.openxmlformats.org/drawingml/2006/main">
                <a:graphicData uri="http://schemas.openxmlformats.org/drawingml/2006/chart">
                  <c:chart xmlns:c="http://schemas.openxmlformats.org/drawingml/2006/chart" xmlns:r="http://schemas.openxmlformats.org/officeDocument/2006/relationships" r:id="rId10"/>
                </a:graphicData>
              </a:graphic>
            </wp:inline>
          </w:drawing>
        </w:r>
      </w:del>
    </w:p>
    <w:p w14:paraId="0B9CAC11" w14:textId="1481B356" w:rsidR="00E748BA" w:rsidRDefault="00E748BA" w:rsidP="00C03366">
      <w:pPr>
        <w:jc w:val="both"/>
      </w:pPr>
    </w:p>
    <w:p w14:paraId="3F1DBA67" w14:textId="77777777" w:rsidR="000351F1" w:rsidRDefault="000351F1" w:rsidP="00F07AC9">
      <w:pPr>
        <w:tabs>
          <w:tab w:val="left" w:pos="3465"/>
        </w:tabs>
        <w:jc w:val="center"/>
        <w:rPr>
          <w:ins w:id="1292" w:author="Microsoft Office User" w:date="2025-07-28T04:51:00Z"/>
          <w:b/>
          <w:color w:val="222222"/>
          <w:sz w:val="28"/>
          <w:shd w:val="clear" w:color="auto" w:fill="FFFFFF"/>
        </w:rPr>
      </w:pPr>
    </w:p>
    <w:p w14:paraId="61DEABB3" w14:textId="26C7A4CF" w:rsidR="00F07AC9" w:rsidRDefault="008849D3" w:rsidP="00F07AC9">
      <w:pPr>
        <w:tabs>
          <w:tab w:val="left" w:pos="3465"/>
        </w:tabs>
        <w:jc w:val="center"/>
        <w:rPr>
          <w:ins w:id="1293" w:author="Microsoft Office User" w:date="2025-07-28T04:52:00Z"/>
          <w:b/>
          <w:sz w:val="28"/>
          <w:szCs w:val="28"/>
        </w:rPr>
      </w:pPr>
      <w:r>
        <w:rPr>
          <w:b/>
          <w:color w:val="222222"/>
          <w:sz w:val="28"/>
          <w:shd w:val="clear" w:color="auto" w:fill="FFFFFF"/>
        </w:rPr>
        <w:t>ТОП-</w:t>
      </w:r>
      <w:r w:rsidR="00D32C94">
        <w:rPr>
          <w:b/>
          <w:color w:val="222222"/>
          <w:sz w:val="28"/>
          <w:shd w:val="clear" w:color="auto" w:fill="FFFFFF"/>
        </w:rPr>
        <w:t>10</w:t>
      </w:r>
      <w:r>
        <w:rPr>
          <w:b/>
          <w:color w:val="222222"/>
          <w:sz w:val="28"/>
          <w:shd w:val="clear" w:color="auto" w:fill="FFFFFF"/>
        </w:rPr>
        <w:t xml:space="preserve"> и</w:t>
      </w:r>
      <w:r w:rsidR="00F07AC9">
        <w:rPr>
          <w:b/>
          <w:color w:val="222222"/>
          <w:sz w:val="28"/>
          <w:shd w:val="clear" w:color="auto" w:fill="FFFFFF"/>
        </w:rPr>
        <w:t>нтерес</w:t>
      </w:r>
      <w:r>
        <w:rPr>
          <w:b/>
          <w:color w:val="222222"/>
          <w:sz w:val="28"/>
          <w:shd w:val="clear" w:color="auto" w:fill="FFFFFF"/>
        </w:rPr>
        <w:t>ов</w:t>
      </w:r>
      <w:r w:rsidR="00F07AC9">
        <w:rPr>
          <w:b/>
          <w:color w:val="222222"/>
          <w:sz w:val="28"/>
          <w:shd w:val="clear" w:color="auto" w:fill="FFFFFF"/>
        </w:rPr>
        <w:t xml:space="preserve"> пользователей</w:t>
      </w:r>
      <w:r w:rsidR="00B25F1E">
        <w:rPr>
          <w:b/>
          <w:color w:val="222222"/>
          <w:sz w:val="28"/>
          <w:shd w:val="clear" w:color="auto" w:fill="FFFFFF"/>
        </w:rPr>
        <w:t xml:space="preserve"> </w:t>
      </w:r>
      <w:r w:rsidR="00B25F1E">
        <w:rPr>
          <w:b/>
          <w:sz w:val="28"/>
          <w:szCs w:val="28"/>
        </w:rPr>
        <w:t>в сезоне 202</w:t>
      </w:r>
      <w:ins w:id="1294" w:author="Microsoft Office User" w:date="2025-07-28T04:52:00Z">
        <w:r w:rsidR="00791DD6">
          <w:rPr>
            <w:b/>
            <w:sz w:val="28"/>
            <w:szCs w:val="28"/>
          </w:rPr>
          <w:t>4</w:t>
        </w:r>
      </w:ins>
      <w:del w:id="1295" w:author="Microsoft Office User" w:date="2025-07-28T04:52:00Z">
        <w:r w:rsidR="006B2360" w:rsidDel="00791DD6">
          <w:rPr>
            <w:b/>
            <w:sz w:val="28"/>
            <w:szCs w:val="28"/>
          </w:rPr>
          <w:delText>3</w:delText>
        </w:r>
      </w:del>
      <w:r w:rsidR="00B25F1E">
        <w:rPr>
          <w:b/>
          <w:sz w:val="28"/>
          <w:szCs w:val="28"/>
        </w:rPr>
        <w:t>/202</w:t>
      </w:r>
      <w:ins w:id="1296" w:author="Microsoft Office User" w:date="2025-07-28T04:52:00Z">
        <w:r w:rsidR="00791DD6">
          <w:rPr>
            <w:b/>
            <w:sz w:val="28"/>
            <w:szCs w:val="28"/>
          </w:rPr>
          <w:t>5</w:t>
        </w:r>
      </w:ins>
      <w:del w:id="1297" w:author="Microsoft Office User" w:date="2025-07-28T04:52:00Z">
        <w:r w:rsidR="006B2360" w:rsidDel="00791DD6">
          <w:rPr>
            <w:b/>
            <w:sz w:val="28"/>
            <w:szCs w:val="28"/>
          </w:rPr>
          <w:delText>4</w:delText>
        </w:r>
      </w:del>
    </w:p>
    <w:p w14:paraId="540A5A89" w14:textId="77777777" w:rsidR="00791DD6" w:rsidRDefault="00791DD6" w:rsidP="00F07AC9">
      <w:pPr>
        <w:tabs>
          <w:tab w:val="left" w:pos="3465"/>
        </w:tabs>
        <w:jc w:val="center"/>
        <w:rPr>
          <w:b/>
          <w:color w:val="222222"/>
          <w:sz w:val="28"/>
          <w:shd w:val="clear" w:color="auto" w:fill="FFFFFF"/>
        </w:rPr>
      </w:pPr>
    </w:p>
    <w:p w14:paraId="2C5EB17F" w14:textId="77777777" w:rsidR="00BE4BEA" w:rsidRPr="00B46862" w:rsidRDefault="00BE4BEA" w:rsidP="00C03366">
      <w:pPr>
        <w:jc w:val="both"/>
      </w:pPr>
    </w:p>
    <w:tbl>
      <w:tblPr>
        <w:tblW w:w="9629" w:type="dxa"/>
        <w:tblLook w:val="04A0" w:firstRow="1" w:lastRow="0" w:firstColumn="1" w:lastColumn="0" w:noHBand="0" w:noVBand="1"/>
      </w:tblPr>
      <w:tblGrid>
        <w:gridCol w:w="4237"/>
        <w:gridCol w:w="1570"/>
        <w:gridCol w:w="1581"/>
        <w:gridCol w:w="2241"/>
        <w:tblGridChange w:id="1298">
          <w:tblGrid>
            <w:gridCol w:w="4237"/>
            <w:gridCol w:w="1570"/>
            <w:gridCol w:w="1581"/>
            <w:gridCol w:w="2241"/>
          </w:tblGrid>
        </w:tblGridChange>
      </w:tblGrid>
      <w:tr w:rsidR="00F17D07" w:rsidRPr="00414DE8" w:rsidDel="000351F1" w14:paraId="3BBBCE18" w14:textId="2D1BA207" w:rsidTr="00F17D07">
        <w:trPr>
          <w:trHeight w:val="320"/>
          <w:del w:id="1299" w:author="Microsoft Office User" w:date="2025-07-28T04:51:00Z"/>
        </w:trPr>
        <w:tc>
          <w:tcPr>
            <w:tcW w:w="4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DA3EA" w14:textId="36FBD770" w:rsidR="006B2360" w:rsidRPr="00CA3827" w:rsidDel="000351F1" w:rsidRDefault="006B2360">
            <w:pPr>
              <w:rPr>
                <w:del w:id="1300" w:author="Microsoft Office User" w:date="2025-07-28T04:51:00Z"/>
                <w:b/>
                <w:bCs/>
                <w:sz w:val="22"/>
                <w:szCs w:val="22"/>
              </w:rPr>
            </w:pPr>
            <w:del w:id="1301" w:author="Microsoft Office User" w:date="2025-07-28T04:51:00Z">
              <w:r w:rsidRPr="00CA3827" w:rsidDel="000351F1">
                <w:rPr>
                  <w:b/>
                  <w:bCs/>
                  <w:sz w:val="22"/>
                  <w:szCs w:val="22"/>
                </w:rPr>
                <w:delText>Категория интересов</w:delText>
              </w:r>
            </w:del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62E23" w14:textId="5BA18A26" w:rsidR="006B2360" w:rsidRPr="00CA3827" w:rsidDel="000351F1" w:rsidRDefault="006B2360">
            <w:pPr>
              <w:jc w:val="center"/>
              <w:rPr>
                <w:del w:id="1302" w:author="Microsoft Office User" w:date="2025-07-28T04:51:00Z"/>
                <w:b/>
                <w:bCs/>
                <w:sz w:val="22"/>
                <w:szCs w:val="22"/>
              </w:rPr>
            </w:pPr>
            <w:del w:id="1303" w:author="Microsoft Office User" w:date="2025-07-28T04:51:00Z">
              <w:r w:rsidRPr="00CA3827" w:rsidDel="000351F1">
                <w:rPr>
                  <w:b/>
                  <w:bCs/>
                  <w:sz w:val="22"/>
                  <w:szCs w:val="22"/>
                </w:rPr>
                <w:delText>Визиты</w:delText>
              </w:r>
            </w:del>
          </w:p>
        </w:tc>
        <w:tc>
          <w:tcPr>
            <w:tcW w:w="1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4BE4C" w14:textId="5C01E733" w:rsidR="006B2360" w:rsidRPr="00CA3827" w:rsidDel="000351F1" w:rsidRDefault="006B2360">
            <w:pPr>
              <w:jc w:val="center"/>
              <w:rPr>
                <w:del w:id="1304" w:author="Microsoft Office User" w:date="2025-07-28T04:51:00Z"/>
                <w:b/>
                <w:bCs/>
                <w:sz w:val="22"/>
                <w:szCs w:val="22"/>
              </w:rPr>
            </w:pPr>
            <w:del w:id="1305" w:author="Microsoft Office User" w:date="2025-07-28T04:51:00Z">
              <w:r w:rsidRPr="00CA3827" w:rsidDel="000351F1">
                <w:rPr>
                  <w:b/>
                  <w:bCs/>
                  <w:sz w:val="22"/>
                  <w:szCs w:val="22"/>
                </w:rPr>
                <w:delText>Посетители</w:delText>
              </w:r>
            </w:del>
          </w:p>
        </w:tc>
        <w:tc>
          <w:tcPr>
            <w:tcW w:w="22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52B52" w14:textId="7B1343C4" w:rsidR="006B2360" w:rsidRPr="00CA3827" w:rsidDel="000351F1" w:rsidRDefault="006B2360">
            <w:pPr>
              <w:jc w:val="center"/>
              <w:rPr>
                <w:del w:id="1306" w:author="Microsoft Office User" w:date="2025-07-28T04:51:00Z"/>
                <w:b/>
                <w:bCs/>
                <w:sz w:val="22"/>
                <w:szCs w:val="22"/>
              </w:rPr>
            </w:pPr>
            <w:del w:id="1307" w:author="Microsoft Office User" w:date="2025-07-28T04:51:00Z">
              <w:r w:rsidRPr="00CA3827" w:rsidDel="000351F1">
                <w:rPr>
                  <w:b/>
                  <w:bCs/>
                  <w:sz w:val="22"/>
                  <w:szCs w:val="22"/>
                </w:rPr>
                <w:delText>Аффинити</w:delText>
              </w:r>
              <w:r w:rsidRPr="00CA3827" w:rsidDel="000351F1">
                <w:rPr>
                  <w:b/>
                  <w:bCs/>
                  <w:sz w:val="22"/>
                  <w:szCs w:val="22"/>
                </w:rPr>
                <w:noBreakHyphen/>
                <w:delText>индекс</w:delText>
              </w:r>
            </w:del>
          </w:p>
        </w:tc>
      </w:tr>
      <w:tr w:rsidR="00F17D07" w:rsidRPr="00414DE8" w:rsidDel="000351F1" w14:paraId="7CA95CBD" w14:textId="570A6215" w:rsidTr="00F17D07">
        <w:trPr>
          <w:trHeight w:val="320"/>
          <w:del w:id="1308" w:author="Microsoft Office User" w:date="2025-07-28T04:51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E3860" w14:textId="2B0BEA24" w:rsidR="006B2360" w:rsidRPr="00CA3827" w:rsidDel="000351F1" w:rsidRDefault="006B2360" w:rsidP="006B2360">
            <w:pPr>
              <w:rPr>
                <w:del w:id="1309" w:author="Microsoft Office User" w:date="2025-07-28T04:51:00Z"/>
                <w:color w:val="000000"/>
                <w:sz w:val="22"/>
                <w:szCs w:val="22"/>
              </w:rPr>
            </w:pPr>
            <w:del w:id="1310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Развлечения и досуг</w:delText>
              </w:r>
            </w:del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5838F" w14:textId="53BF8D70" w:rsidR="006B2360" w:rsidRPr="00CA3827" w:rsidDel="000351F1" w:rsidRDefault="006B2360" w:rsidP="006B2360">
            <w:pPr>
              <w:jc w:val="right"/>
              <w:rPr>
                <w:del w:id="1311" w:author="Microsoft Office User" w:date="2025-07-28T04:51:00Z"/>
                <w:color w:val="000000"/>
                <w:sz w:val="22"/>
                <w:szCs w:val="22"/>
              </w:rPr>
            </w:pPr>
            <w:del w:id="1312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36556604</w:delText>
              </w:r>
            </w:del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4BFC5" w14:textId="3E1E884D" w:rsidR="006B2360" w:rsidRPr="00CA3827" w:rsidDel="000351F1" w:rsidRDefault="006B2360" w:rsidP="006B2360">
            <w:pPr>
              <w:jc w:val="right"/>
              <w:rPr>
                <w:del w:id="1313" w:author="Microsoft Office User" w:date="2025-07-28T04:51:00Z"/>
                <w:color w:val="000000"/>
                <w:sz w:val="22"/>
                <w:szCs w:val="22"/>
              </w:rPr>
            </w:pPr>
            <w:del w:id="1314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4495177</w:delText>
              </w:r>
            </w:del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DB299" w14:textId="57579C0C" w:rsidR="006B2360" w:rsidRPr="00CA3827" w:rsidDel="000351F1" w:rsidRDefault="006B2360" w:rsidP="006B2360">
            <w:pPr>
              <w:jc w:val="right"/>
              <w:rPr>
                <w:del w:id="1315" w:author="Microsoft Office User" w:date="2025-07-28T04:51:00Z"/>
                <w:color w:val="000000"/>
                <w:sz w:val="22"/>
                <w:szCs w:val="22"/>
              </w:rPr>
            </w:pPr>
            <w:del w:id="1316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212</w:delText>
              </w:r>
            </w:del>
          </w:p>
        </w:tc>
      </w:tr>
      <w:tr w:rsidR="00F17D07" w:rsidRPr="00414DE8" w:rsidDel="000351F1" w14:paraId="3145C438" w14:textId="145A3BF1" w:rsidTr="00D02B8D">
        <w:trPr>
          <w:trHeight w:val="320"/>
          <w:del w:id="1317" w:author="Microsoft Office User" w:date="2025-07-28T04:51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7B19B" w14:textId="70FB6EBC" w:rsidR="006B2360" w:rsidRPr="00CA3827" w:rsidDel="000351F1" w:rsidRDefault="006B2360" w:rsidP="006B2360">
            <w:pPr>
              <w:rPr>
                <w:del w:id="1318" w:author="Microsoft Office User" w:date="2025-07-28T04:51:00Z"/>
                <w:color w:val="000000"/>
                <w:sz w:val="22"/>
                <w:szCs w:val="22"/>
              </w:rPr>
            </w:pPr>
            <w:del w:id="1319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Отдых и путешествия</w:delText>
              </w:r>
            </w:del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52D00" w14:textId="7BE6498F" w:rsidR="006B2360" w:rsidRPr="00CA3827" w:rsidDel="000351F1" w:rsidRDefault="006B2360" w:rsidP="006B2360">
            <w:pPr>
              <w:jc w:val="right"/>
              <w:rPr>
                <w:del w:id="1320" w:author="Microsoft Office User" w:date="2025-07-28T04:51:00Z"/>
                <w:color w:val="000000"/>
                <w:sz w:val="22"/>
                <w:szCs w:val="22"/>
              </w:rPr>
            </w:pPr>
            <w:del w:id="1321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23716751</w:delText>
              </w:r>
            </w:del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C1A7D" w14:textId="544F7FEA" w:rsidR="006B2360" w:rsidRPr="00CA3827" w:rsidDel="000351F1" w:rsidRDefault="006B2360" w:rsidP="006B2360">
            <w:pPr>
              <w:jc w:val="right"/>
              <w:rPr>
                <w:del w:id="1322" w:author="Microsoft Office User" w:date="2025-07-28T04:51:00Z"/>
                <w:color w:val="000000"/>
                <w:sz w:val="22"/>
                <w:szCs w:val="22"/>
              </w:rPr>
            </w:pPr>
            <w:del w:id="1323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3009079</w:delText>
              </w:r>
            </w:del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0FDCF" w14:textId="401F85BB" w:rsidR="006B2360" w:rsidRPr="00CA3827" w:rsidDel="000351F1" w:rsidRDefault="006B2360" w:rsidP="006B2360">
            <w:pPr>
              <w:jc w:val="right"/>
              <w:rPr>
                <w:del w:id="1324" w:author="Microsoft Office User" w:date="2025-07-28T04:51:00Z"/>
                <w:color w:val="000000"/>
                <w:sz w:val="22"/>
                <w:szCs w:val="22"/>
              </w:rPr>
            </w:pPr>
            <w:del w:id="1325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131</w:delText>
              </w:r>
            </w:del>
          </w:p>
        </w:tc>
      </w:tr>
      <w:tr w:rsidR="00F17D07" w:rsidRPr="00414DE8" w:rsidDel="000351F1" w14:paraId="4E4A2A09" w14:textId="5213448B" w:rsidTr="00D02B8D">
        <w:trPr>
          <w:trHeight w:val="320"/>
          <w:del w:id="1326" w:author="Microsoft Office User" w:date="2025-07-28T04:51:00Z"/>
        </w:trPr>
        <w:tc>
          <w:tcPr>
            <w:tcW w:w="4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55FE6" w14:textId="575CA80B" w:rsidR="006B2360" w:rsidRPr="00CA3827" w:rsidDel="000351F1" w:rsidRDefault="006B2360" w:rsidP="006B2360">
            <w:pPr>
              <w:rPr>
                <w:del w:id="1327" w:author="Microsoft Office User" w:date="2025-07-28T04:51:00Z"/>
                <w:color w:val="000000"/>
                <w:sz w:val="22"/>
                <w:szCs w:val="22"/>
              </w:rPr>
            </w:pPr>
            <w:del w:id="1328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Финансы</w:delText>
              </w:r>
            </w:del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CE64E" w14:textId="6EF32453" w:rsidR="006B2360" w:rsidRPr="00CA3827" w:rsidDel="000351F1" w:rsidRDefault="006B2360" w:rsidP="006B2360">
            <w:pPr>
              <w:jc w:val="right"/>
              <w:rPr>
                <w:del w:id="1329" w:author="Microsoft Office User" w:date="2025-07-28T04:51:00Z"/>
                <w:color w:val="000000"/>
                <w:sz w:val="22"/>
                <w:szCs w:val="22"/>
              </w:rPr>
            </w:pPr>
            <w:del w:id="1330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20572934</w:delText>
              </w:r>
            </w:del>
          </w:p>
        </w:tc>
        <w:tc>
          <w:tcPr>
            <w:tcW w:w="1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BF975" w14:textId="323482AC" w:rsidR="006B2360" w:rsidRPr="00CA3827" w:rsidDel="000351F1" w:rsidRDefault="006B2360" w:rsidP="006B2360">
            <w:pPr>
              <w:jc w:val="right"/>
              <w:rPr>
                <w:del w:id="1331" w:author="Microsoft Office User" w:date="2025-07-28T04:51:00Z"/>
                <w:color w:val="000000"/>
                <w:sz w:val="22"/>
                <w:szCs w:val="22"/>
              </w:rPr>
            </w:pPr>
            <w:del w:id="1332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2743664</w:delText>
              </w:r>
            </w:del>
          </w:p>
        </w:tc>
        <w:tc>
          <w:tcPr>
            <w:tcW w:w="22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DBD0C" w14:textId="5F18B637" w:rsidR="006B2360" w:rsidRPr="00CA3827" w:rsidDel="000351F1" w:rsidRDefault="006B2360" w:rsidP="006B2360">
            <w:pPr>
              <w:jc w:val="right"/>
              <w:rPr>
                <w:del w:id="1333" w:author="Microsoft Office User" w:date="2025-07-28T04:51:00Z"/>
                <w:color w:val="000000"/>
                <w:sz w:val="22"/>
                <w:szCs w:val="22"/>
              </w:rPr>
            </w:pPr>
            <w:del w:id="1334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362</w:delText>
              </w:r>
            </w:del>
          </w:p>
        </w:tc>
      </w:tr>
      <w:tr w:rsidR="00F17D07" w:rsidRPr="00414DE8" w:rsidDel="000351F1" w14:paraId="23A414AB" w14:textId="53080C7A" w:rsidTr="00F17D07">
        <w:trPr>
          <w:trHeight w:val="320"/>
          <w:del w:id="1335" w:author="Microsoft Office User" w:date="2025-07-28T04:51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B74DA" w14:textId="5C5EB056" w:rsidR="006B2360" w:rsidRPr="00CA3827" w:rsidDel="000351F1" w:rsidRDefault="006B2360" w:rsidP="006B2360">
            <w:pPr>
              <w:rPr>
                <w:del w:id="1336" w:author="Microsoft Office User" w:date="2025-07-28T04:51:00Z"/>
                <w:color w:val="000000"/>
                <w:sz w:val="22"/>
                <w:szCs w:val="22"/>
              </w:rPr>
            </w:pPr>
            <w:del w:id="1337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Транспорт</w:delText>
              </w:r>
            </w:del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E7543" w14:textId="04B9E50E" w:rsidR="006B2360" w:rsidRPr="00CA3827" w:rsidDel="000351F1" w:rsidRDefault="006B2360" w:rsidP="006B2360">
            <w:pPr>
              <w:jc w:val="right"/>
              <w:rPr>
                <w:del w:id="1338" w:author="Microsoft Office User" w:date="2025-07-28T04:51:00Z"/>
                <w:color w:val="000000"/>
                <w:sz w:val="22"/>
                <w:szCs w:val="22"/>
              </w:rPr>
            </w:pPr>
            <w:del w:id="1339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20076438</w:delText>
              </w:r>
            </w:del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5494E" w14:textId="6EC246A6" w:rsidR="006B2360" w:rsidRPr="00CA3827" w:rsidDel="000351F1" w:rsidRDefault="006B2360" w:rsidP="006B2360">
            <w:pPr>
              <w:jc w:val="right"/>
              <w:rPr>
                <w:del w:id="1340" w:author="Microsoft Office User" w:date="2025-07-28T04:51:00Z"/>
                <w:color w:val="000000"/>
                <w:sz w:val="22"/>
                <w:szCs w:val="22"/>
              </w:rPr>
            </w:pPr>
            <w:del w:id="1341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2566073</w:delText>
              </w:r>
            </w:del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A177D" w14:textId="33515A75" w:rsidR="006B2360" w:rsidRPr="00CA3827" w:rsidDel="000351F1" w:rsidRDefault="006B2360" w:rsidP="006B2360">
            <w:pPr>
              <w:jc w:val="right"/>
              <w:rPr>
                <w:del w:id="1342" w:author="Microsoft Office User" w:date="2025-07-28T04:51:00Z"/>
                <w:color w:val="000000"/>
                <w:sz w:val="22"/>
                <w:szCs w:val="22"/>
              </w:rPr>
            </w:pPr>
            <w:del w:id="1343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268</w:delText>
              </w:r>
            </w:del>
          </w:p>
        </w:tc>
      </w:tr>
      <w:tr w:rsidR="00F17D07" w:rsidRPr="00414DE8" w:rsidDel="000351F1" w14:paraId="3E3364C9" w14:textId="09C5A5BB" w:rsidTr="00F17D07">
        <w:trPr>
          <w:trHeight w:val="320"/>
          <w:del w:id="1344" w:author="Microsoft Office User" w:date="2025-07-28T04:51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99A11" w14:textId="28F80F73" w:rsidR="006B2360" w:rsidRPr="00CA3827" w:rsidDel="000351F1" w:rsidRDefault="006B2360" w:rsidP="006B2360">
            <w:pPr>
              <w:rPr>
                <w:del w:id="1345" w:author="Microsoft Office User" w:date="2025-07-28T04:51:00Z"/>
                <w:color w:val="000000"/>
                <w:sz w:val="22"/>
                <w:szCs w:val="22"/>
              </w:rPr>
            </w:pPr>
            <w:del w:id="1346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Спорт</w:delText>
              </w:r>
            </w:del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875FD" w14:textId="6923FCCB" w:rsidR="006B2360" w:rsidRPr="00CA3827" w:rsidDel="000351F1" w:rsidRDefault="006B2360" w:rsidP="006B2360">
            <w:pPr>
              <w:jc w:val="right"/>
              <w:rPr>
                <w:del w:id="1347" w:author="Microsoft Office User" w:date="2025-07-28T04:51:00Z"/>
                <w:color w:val="000000"/>
                <w:sz w:val="22"/>
                <w:szCs w:val="22"/>
              </w:rPr>
            </w:pPr>
            <w:del w:id="1348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18024446</w:delText>
              </w:r>
            </w:del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32F65" w14:textId="0E59B4A0" w:rsidR="006B2360" w:rsidRPr="00CA3827" w:rsidDel="000351F1" w:rsidRDefault="006B2360" w:rsidP="006B2360">
            <w:pPr>
              <w:jc w:val="right"/>
              <w:rPr>
                <w:del w:id="1349" w:author="Microsoft Office User" w:date="2025-07-28T04:51:00Z"/>
                <w:color w:val="000000"/>
                <w:sz w:val="22"/>
                <w:szCs w:val="22"/>
              </w:rPr>
            </w:pPr>
            <w:del w:id="1350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2266186</w:delText>
              </w:r>
            </w:del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E1047" w14:textId="33C78EFF" w:rsidR="006B2360" w:rsidRPr="00CA3827" w:rsidDel="000351F1" w:rsidRDefault="006B2360" w:rsidP="006B2360">
            <w:pPr>
              <w:jc w:val="right"/>
              <w:rPr>
                <w:del w:id="1351" w:author="Microsoft Office User" w:date="2025-07-28T04:51:00Z"/>
                <w:color w:val="000000"/>
                <w:sz w:val="22"/>
                <w:szCs w:val="22"/>
              </w:rPr>
            </w:pPr>
            <w:del w:id="1352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227</w:delText>
              </w:r>
            </w:del>
          </w:p>
        </w:tc>
      </w:tr>
      <w:tr w:rsidR="00F17D07" w:rsidRPr="00414DE8" w:rsidDel="000351F1" w14:paraId="69688E12" w14:textId="0FB5D1A6" w:rsidTr="00F17D07">
        <w:trPr>
          <w:trHeight w:val="320"/>
          <w:del w:id="1353" w:author="Microsoft Office User" w:date="2025-07-28T04:51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E4990" w14:textId="363231C2" w:rsidR="006B2360" w:rsidRPr="00CA3827" w:rsidDel="000351F1" w:rsidRDefault="006B2360" w:rsidP="006B2360">
            <w:pPr>
              <w:rPr>
                <w:del w:id="1354" w:author="Microsoft Office User" w:date="2025-07-28T04:51:00Z"/>
                <w:color w:val="000000"/>
                <w:sz w:val="22"/>
                <w:szCs w:val="22"/>
              </w:rPr>
            </w:pPr>
            <w:del w:id="1355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Телеком</w:delText>
              </w:r>
            </w:del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8EB49" w14:textId="5AA6C47B" w:rsidR="006B2360" w:rsidRPr="00CA3827" w:rsidDel="000351F1" w:rsidRDefault="006B2360" w:rsidP="006B2360">
            <w:pPr>
              <w:jc w:val="right"/>
              <w:rPr>
                <w:del w:id="1356" w:author="Microsoft Office User" w:date="2025-07-28T04:51:00Z"/>
                <w:color w:val="000000"/>
                <w:sz w:val="22"/>
                <w:szCs w:val="22"/>
              </w:rPr>
            </w:pPr>
            <w:del w:id="1357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17387875</w:delText>
              </w:r>
            </w:del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71E6C" w14:textId="214238D2" w:rsidR="006B2360" w:rsidRPr="00CA3827" w:rsidDel="000351F1" w:rsidRDefault="006B2360" w:rsidP="006B2360">
            <w:pPr>
              <w:jc w:val="right"/>
              <w:rPr>
                <w:del w:id="1358" w:author="Microsoft Office User" w:date="2025-07-28T04:51:00Z"/>
                <w:color w:val="000000"/>
                <w:sz w:val="22"/>
                <w:szCs w:val="22"/>
              </w:rPr>
            </w:pPr>
            <w:del w:id="1359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2284850</w:delText>
              </w:r>
            </w:del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6D2FA" w14:textId="52FEB014" w:rsidR="006B2360" w:rsidRPr="00CA3827" w:rsidDel="000351F1" w:rsidRDefault="006B2360" w:rsidP="006B2360">
            <w:pPr>
              <w:jc w:val="right"/>
              <w:rPr>
                <w:del w:id="1360" w:author="Microsoft Office User" w:date="2025-07-28T04:51:00Z"/>
                <w:color w:val="000000"/>
                <w:sz w:val="22"/>
                <w:szCs w:val="22"/>
              </w:rPr>
            </w:pPr>
            <w:del w:id="1361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180</w:delText>
              </w:r>
            </w:del>
          </w:p>
        </w:tc>
      </w:tr>
      <w:tr w:rsidR="00F17D07" w:rsidRPr="00414DE8" w:rsidDel="000351F1" w14:paraId="37CFC112" w14:textId="3C939D0F" w:rsidTr="00F17D07">
        <w:trPr>
          <w:trHeight w:val="320"/>
          <w:del w:id="1362" w:author="Microsoft Office User" w:date="2025-07-28T04:51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F2CCA" w14:textId="0E88899D" w:rsidR="006B2360" w:rsidRPr="00CA3827" w:rsidDel="000351F1" w:rsidRDefault="006B2360" w:rsidP="006B2360">
            <w:pPr>
              <w:rPr>
                <w:del w:id="1363" w:author="Microsoft Office User" w:date="2025-07-28T04:51:00Z"/>
                <w:color w:val="000000"/>
                <w:sz w:val="22"/>
                <w:szCs w:val="22"/>
              </w:rPr>
            </w:pPr>
            <w:del w:id="1364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Электроника</w:delText>
              </w:r>
            </w:del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642F0" w14:textId="442742CE" w:rsidR="006B2360" w:rsidRPr="00CA3827" w:rsidDel="000351F1" w:rsidRDefault="006B2360" w:rsidP="006B2360">
            <w:pPr>
              <w:jc w:val="right"/>
              <w:rPr>
                <w:del w:id="1365" w:author="Microsoft Office User" w:date="2025-07-28T04:51:00Z"/>
                <w:color w:val="000000"/>
                <w:sz w:val="22"/>
                <w:szCs w:val="22"/>
              </w:rPr>
            </w:pPr>
            <w:del w:id="1366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15923089</w:delText>
              </w:r>
            </w:del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2A6E9" w14:textId="363E2D7E" w:rsidR="006B2360" w:rsidRPr="00CA3827" w:rsidDel="000351F1" w:rsidRDefault="006B2360" w:rsidP="006B2360">
            <w:pPr>
              <w:jc w:val="right"/>
              <w:rPr>
                <w:del w:id="1367" w:author="Microsoft Office User" w:date="2025-07-28T04:51:00Z"/>
                <w:color w:val="000000"/>
                <w:sz w:val="22"/>
                <w:szCs w:val="22"/>
              </w:rPr>
            </w:pPr>
            <w:del w:id="1368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2511203</w:delText>
              </w:r>
            </w:del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A1B8C" w14:textId="39CE5B5C" w:rsidR="006B2360" w:rsidRPr="00CA3827" w:rsidDel="000351F1" w:rsidRDefault="006B2360" w:rsidP="006B2360">
            <w:pPr>
              <w:jc w:val="right"/>
              <w:rPr>
                <w:del w:id="1369" w:author="Microsoft Office User" w:date="2025-07-28T04:51:00Z"/>
                <w:color w:val="000000"/>
                <w:sz w:val="22"/>
                <w:szCs w:val="22"/>
              </w:rPr>
            </w:pPr>
            <w:del w:id="1370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112</w:delText>
              </w:r>
            </w:del>
          </w:p>
        </w:tc>
      </w:tr>
      <w:tr w:rsidR="00F17D07" w:rsidRPr="00414DE8" w:rsidDel="000351F1" w14:paraId="1EB2205C" w14:textId="163A1CDA" w:rsidTr="00F17D07">
        <w:trPr>
          <w:trHeight w:val="320"/>
          <w:del w:id="1371" w:author="Microsoft Office User" w:date="2025-07-28T04:51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EA914" w14:textId="578CEB6C" w:rsidR="006B2360" w:rsidRPr="00CA3827" w:rsidDel="000351F1" w:rsidRDefault="006B2360" w:rsidP="006B2360">
            <w:pPr>
              <w:rPr>
                <w:del w:id="1372" w:author="Microsoft Office User" w:date="2025-07-28T04:51:00Z"/>
                <w:color w:val="000000"/>
                <w:sz w:val="22"/>
                <w:szCs w:val="22"/>
              </w:rPr>
            </w:pPr>
            <w:del w:id="1373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Недвижимость</w:delText>
              </w:r>
            </w:del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9406D" w14:textId="5FB3B6F8" w:rsidR="006B2360" w:rsidRPr="00CA3827" w:rsidDel="000351F1" w:rsidRDefault="006B2360" w:rsidP="006B2360">
            <w:pPr>
              <w:jc w:val="right"/>
              <w:rPr>
                <w:del w:id="1374" w:author="Microsoft Office User" w:date="2025-07-28T04:51:00Z"/>
                <w:color w:val="000000"/>
                <w:sz w:val="22"/>
                <w:szCs w:val="22"/>
              </w:rPr>
            </w:pPr>
            <w:del w:id="1375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14191394</w:delText>
              </w:r>
            </w:del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97F78" w14:textId="07F47515" w:rsidR="006B2360" w:rsidRPr="00CA3827" w:rsidDel="000351F1" w:rsidRDefault="006B2360" w:rsidP="006B2360">
            <w:pPr>
              <w:jc w:val="right"/>
              <w:rPr>
                <w:del w:id="1376" w:author="Microsoft Office User" w:date="2025-07-28T04:51:00Z"/>
                <w:color w:val="000000"/>
                <w:sz w:val="22"/>
                <w:szCs w:val="22"/>
              </w:rPr>
            </w:pPr>
            <w:del w:id="1377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2051871</w:delText>
              </w:r>
            </w:del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C11C1" w14:textId="4CEF5FC6" w:rsidR="006B2360" w:rsidRPr="00CA3827" w:rsidDel="000351F1" w:rsidRDefault="006B2360" w:rsidP="006B2360">
            <w:pPr>
              <w:jc w:val="right"/>
              <w:rPr>
                <w:del w:id="1378" w:author="Microsoft Office User" w:date="2025-07-28T04:51:00Z"/>
                <w:color w:val="000000"/>
                <w:sz w:val="22"/>
                <w:szCs w:val="22"/>
              </w:rPr>
            </w:pPr>
            <w:del w:id="1379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161</w:delText>
              </w:r>
            </w:del>
          </w:p>
        </w:tc>
      </w:tr>
      <w:tr w:rsidR="00F17D07" w:rsidRPr="00414DE8" w:rsidDel="000351F1" w14:paraId="75104990" w14:textId="176BA0B7" w:rsidTr="00F17D07">
        <w:trPr>
          <w:trHeight w:val="320"/>
          <w:del w:id="1380" w:author="Microsoft Office User" w:date="2025-07-28T04:51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03E04" w14:textId="7790BB3F" w:rsidR="006B2360" w:rsidRPr="00CA3827" w:rsidDel="000351F1" w:rsidRDefault="006B2360" w:rsidP="006B2360">
            <w:pPr>
              <w:rPr>
                <w:del w:id="1381" w:author="Microsoft Office User" w:date="2025-07-28T04:51:00Z"/>
                <w:color w:val="000000"/>
                <w:sz w:val="22"/>
                <w:szCs w:val="22"/>
              </w:rPr>
            </w:pPr>
            <w:del w:id="1382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Строительство, обустройство и ремонт</w:delText>
              </w:r>
            </w:del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7FC10" w14:textId="02BE316D" w:rsidR="006B2360" w:rsidRPr="00CA3827" w:rsidDel="000351F1" w:rsidRDefault="006B2360" w:rsidP="006B2360">
            <w:pPr>
              <w:jc w:val="right"/>
              <w:rPr>
                <w:del w:id="1383" w:author="Microsoft Office User" w:date="2025-07-28T04:51:00Z"/>
                <w:color w:val="000000"/>
                <w:sz w:val="22"/>
                <w:szCs w:val="22"/>
              </w:rPr>
            </w:pPr>
            <w:del w:id="1384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13888679</w:delText>
              </w:r>
            </w:del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DDF22" w14:textId="62B01CE1" w:rsidR="006B2360" w:rsidRPr="00CA3827" w:rsidDel="000351F1" w:rsidRDefault="006B2360" w:rsidP="006B2360">
            <w:pPr>
              <w:jc w:val="right"/>
              <w:rPr>
                <w:del w:id="1385" w:author="Microsoft Office User" w:date="2025-07-28T04:51:00Z"/>
                <w:color w:val="000000"/>
                <w:sz w:val="22"/>
                <w:szCs w:val="22"/>
              </w:rPr>
            </w:pPr>
            <w:del w:id="1386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2131094</w:delText>
              </w:r>
            </w:del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5F5B7" w14:textId="4C208A6F" w:rsidR="006B2360" w:rsidRPr="00CA3827" w:rsidDel="000351F1" w:rsidRDefault="006B2360" w:rsidP="006B2360">
            <w:pPr>
              <w:jc w:val="right"/>
              <w:rPr>
                <w:del w:id="1387" w:author="Microsoft Office User" w:date="2025-07-28T04:51:00Z"/>
                <w:color w:val="000000"/>
                <w:sz w:val="22"/>
                <w:szCs w:val="22"/>
              </w:rPr>
            </w:pPr>
            <w:del w:id="1388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125</w:delText>
              </w:r>
            </w:del>
          </w:p>
        </w:tc>
      </w:tr>
      <w:tr w:rsidR="00F17D07" w:rsidRPr="00414DE8" w:rsidDel="000351F1" w14:paraId="79861693" w14:textId="42AADA46" w:rsidTr="00F17D07">
        <w:trPr>
          <w:trHeight w:val="320"/>
          <w:del w:id="1389" w:author="Microsoft Office User" w:date="2025-07-28T04:51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32296" w14:textId="2398C951" w:rsidR="006B2360" w:rsidRPr="00CA3827" w:rsidDel="000351F1" w:rsidRDefault="006B2360" w:rsidP="006B2360">
            <w:pPr>
              <w:rPr>
                <w:del w:id="1390" w:author="Microsoft Office User" w:date="2025-07-28T04:51:00Z"/>
                <w:color w:val="000000"/>
                <w:sz w:val="22"/>
                <w:szCs w:val="22"/>
              </w:rPr>
            </w:pPr>
            <w:del w:id="1391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Одежда, обувь и аксессуары</w:delText>
              </w:r>
            </w:del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27EFB" w14:textId="5C451CB4" w:rsidR="006B2360" w:rsidRPr="00CA3827" w:rsidDel="000351F1" w:rsidRDefault="006B2360" w:rsidP="006B2360">
            <w:pPr>
              <w:jc w:val="right"/>
              <w:rPr>
                <w:del w:id="1392" w:author="Microsoft Office User" w:date="2025-07-28T04:51:00Z"/>
                <w:color w:val="000000"/>
                <w:sz w:val="22"/>
                <w:szCs w:val="22"/>
              </w:rPr>
            </w:pPr>
            <w:del w:id="1393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13017416</w:delText>
              </w:r>
            </w:del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E1649" w14:textId="42A8143D" w:rsidR="006B2360" w:rsidRPr="00CA3827" w:rsidDel="000351F1" w:rsidRDefault="006B2360" w:rsidP="006B2360">
            <w:pPr>
              <w:jc w:val="right"/>
              <w:rPr>
                <w:del w:id="1394" w:author="Microsoft Office User" w:date="2025-07-28T04:51:00Z"/>
                <w:color w:val="000000"/>
                <w:sz w:val="22"/>
                <w:szCs w:val="22"/>
              </w:rPr>
            </w:pPr>
            <w:del w:id="1395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2066621</w:delText>
              </w:r>
            </w:del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9C3B7" w14:textId="0C12A75A" w:rsidR="006B2360" w:rsidRPr="00CA3827" w:rsidDel="000351F1" w:rsidRDefault="006B2360" w:rsidP="006B2360">
            <w:pPr>
              <w:jc w:val="right"/>
              <w:rPr>
                <w:del w:id="1396" w:author="Microsoft Office User" w:date="2025-07-28T04:51:00Z"/>
                <w:color w:val="000000"/>
                <w:sz w:val="22"/>
                <w:szCs w:val="22"/>
              </w:rPr>
            </w:pPr>
            <w:del w:id="1397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95</w:delText>
              </w:r>
            </w:del>
          </w:p>
        </w:tc>
      </w:tr>
      <w:tr w:rsidR="00F17D07" w:rsidRPr="00414DE8" w:rsidDel="000351F1" w14:paraId="27DB8C15" w14:textId="1743E375" w:rsidTr="00F17D07">
        <w:trPr>
          <w:trHeight w:val="320"/>
          <w:del w:id="1398" w:author="Microsoft Office User" w:date="2025-07-28T04:51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CF01A" w14:textId="085127BD" w:rsidR="006B2360" w:rsidRPr="00CA3827" w:rsidDel="000351F1" w:rsidRDefault="006B2360" w:rsidP="006B2360">
            <w:pPr>
              <w:rPr>
                <w:del w:id="1399" w:author="Microsoft Office User" w:date="2025-07-28T04:51:00Z"/>
                <w:color w:val="000000"/>
                <w:sz w:val="22"/>
                <w:szCs w:val="22"/>
              </w:rPr>
            </w:pPr>
            <w:del w:id="1400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Бизнес</w:delText>
              </w:r>
            </w:del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3E218" w14:textId="17F5D932" w:rsidR="006B2360" w:rsidRPr="00CA3827" w:rsidDel="000351F1" w:rsidRDefault="006B2360" w:rsidP="006B2360">
            <w:pPr>
              <w:jc w:val="right"/>
              <w:rPr>
                <w:del w:id="1401" w:author="Microsoft Office User" w:date="2025-07-28T04:51:00Z"/>
                <w:color w:val="000000"/>
                <w:sz w:val="22"/>
                <w:szCs w:val="22"/>
              </w:rPr>
            </w:pPr>
            <w:del w:id="1402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12626826</w:delText>
              </w:r>
            </w:del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5ABF4" w14:textId="29792DB1" w:rsidR="006B2360" w:rsidRPr="00CA3827" w:rsidDel="000351F1" w:rsidRDefault="006B2360" w:rsidP="006B2360">
            <w:pPr>
              <w:jc w:val="right"/>
              <w:rPr>
                <w:del w:id="1403" w:author="Microsoft Office User" w:date="2025-07-28T04:51:00Z"/>
                <w:color w:val="000000"/>
                <w:sz w:val="22"/>
                <w:szCs w:val="22"/>
              </w:rPr>
            </w:pPr>
            <w:del w:id="1404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1991048</w:delText>
              </w:r>
            </w:del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28595" w14:textId="665CF585" w:rsidR="006B2360" w:rsidRPr="00CA3827" w:rsidDel="000351F1" w:rsidRDefault="006B2360" w:rsidP="006B2360">
            <w:pPr>
              <w:jc w:val="right"/>
              <w:rPr>
                <w:del w:id="1405" w:author="Microsoft Office User" w:date="2025-07-28T04:51:00Z"/>
                <w:color w:val="000000"/>
                <w:sz w:val="22"/>
                <w:szCs w:val="22"/>
              </w:rPr>
            </w:pPr>
            <w:del w:id="1406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111</w:delText>
              </w:r>
            </w:del>
          </w:p>
        </w:tc>
      </w:tr>
      <w:tr w:rsidR="00F17D07" w:rsidRPr="00414DE8" w:rsidDel="000351F1" w14:paraId="44880BF7" w14:textId="6F4AA717" w:rsidTr="00F17D07">
        <w:trPr>
          <w:trHeight w:val="320"/>
          <w:del w:id="1407" w:author="Microsoft Office User" w:date="2025-07-28T04:51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9CB49" w14:textId="34F334E7" w:rsidR="006B2360" w:rsidRPr="00CA3827" w:rsidDel="000351F1" w:rsidRDefault="006B2360" w:rsidP="006B2360">
            <w:pPr>
              <w:rPr>
                <w:del w:id="1408" w:author="Microsoft Office User" w:date="2025-07-28T04:51:00Z"/>
                <w:color w:val="000000"/>
                <w:sz w:val="22"/>
                <w:szCs w:val="22"/>
              </w:rPr>
            </w:pPr>
            <w:del w:id="1409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Работа</w:delText>
              </w:r>
            </w:del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87834" w14:textId="7421EADE" w:rsidR="006B2360" w:rsidRPr="00CA3827" w:rsidDel="000351F1" w:rsidRDefault="006B2360" w:rsidP="006B2360">
            <w:pPr>
              <w:jc w:val="right"/>
              <w:rPr>
                <w:del w:id="1410" w:author="Microsoft Office User" w:date="2025-07-28T04:51:00Z"/>
                <w:color w:val="000000"/>
                <w:sz w:val="22"/>
                <w:szCs w:val="22"/>
              </w:rPr>
            </w:pPr>
            <w:del w:id="1411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12432908</w:delText>
              </w:r>
            </w:del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81DB5" w14:textId="2823632F" w:rsidR="006B2360" w:rsidRPr="00CA3827" w:rsidDel="000351F1" w:rsidRDefault="006B2360" w:rsidP="006B2360">
            <w:pPr>
              <w:jc w:val="right"/>
              <w:rPr>
                <w:del w:id="1412" w:author="Microsoft Office User" w:date="2025-07-28T04:51:00Z"/>
                <w:color w:val="000000"/>
                <w:sz w:val="22"/>
                <w:szCs w:val="22"/>
              </w:rPr>
            </w:pPr>
            <w:del w:id="1413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2137748</w:delText>
              </w:r>
            </w:del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89926" w14:textId="648C23EA" w:rsidR="006B2360" w:rsidRPr="00CA3827" w:rsidDel="000351F1" w:rsidRDefault="006B2360" w:rsidP="006B2360">
            <w:pPr>
              <w:jc w:val="right"/>
              <w:rPr>
                <w:del w:id="1414" w:author="Microsoft Office User" w:date="2025-07-28T04:51:00Z"/>
                <w:color w:val="000000"/>
                <w:sz w:val="22"/>
                <w:szCs w:val="22"/>
              </w:rPr>
            </w:pPr>
            <w:del w:id="1415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106</w:delText>
              </w:r>
            </w:del>
          </w:p>
        </w:tc>
      </w:tr>
      <w:tr w:rsidR="00F17D07" w:rsidRPr="00414DE8" w:rsidDel="000351F1" w14:paraId="4E413795" w14:textId="5CA1A2B9" w:rsidTr="00F17D07">
        <w:trPr>
          <w:trHeight w:val="320"/>
          <w:del w:id="1416" w:author="Microsoft Office User" w:date="2025-07-28T04:51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FCF4F" w14:textId="7612C999" w:rsidR="006B2360" w:rsidRPr="00CA3827" w:rsidDel="000351F1" w:rsidRDefault="006B2360" w:rsidP="006B2360">
            <w:pPr>
              <w:rPr>
                <w:del w:id="1417" w:author="Microsoft Office User" w:date="2025-07-28T04:51:00Z"/>
                <w:color w:val="000000"/>
                <w:sz w:val="22"/>
                <w:szCs w:val="22"/>
              </w:rPr>
            </w:pPr>
            <w:del w:id="1418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Еда и напитки</w:delText>
              </w:r>
            </w:del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0D59A" w14:textId="52FBA3D6" w:rsidR="006B2360" w:rsidRPr="00CA3827" w:rsidDel="000351F1" w:rsidRDefault="006B2360" w:rsidP="006B2360">
            <w:pPr>
              <w:jc w:val="right"/>
              <w:rPr>
                <w:del w:id="1419" w:author="Microsoft Office User" w:date="2025-07-28T04:51:00Z"/>
                <w:color w:val="000000"/>
                <w:sz w:val="22"/>
                <w:szCs w:val="22"/>
              </w:rPr>
            </w:pPr>
            <w:del w:id="1420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7961468</w:delText>
              </w:r>
            </w:del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F4EDD" w14:textId="33938508" w:rsidR="006B2360" w:rsidRPr="00CA3827" w:rsidDel="000351F1" w:rsidRDefault="006B2360" w:rsidP="006B2360">
            <w:pPr>
              <w:jc w:val="right"/>
              <w:rPr>
                <w:del w:id="1421" w:author="Microsoft Office User" w:date="2025-07-28T04:51:00Z"/>
                <w:color w:val="000000"/>
                <w:sz w:val="22"/>
                <w:szCs w:val="22"/>
              </w:rPr>
            </w:pPr>
            <w:del w:id="1422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1441173</w:delText>
              </w:r>
            </w:del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12691" w14:textId="26A32A7C" w:rsidR="006B2360" w:rsidRPr="00CA3827" w:rsidDel="000351F1" w:rsidRDefault="006B2360" w:rsidP="006B2360">
            <w:pPr>
              <w:jc w:val="right"/>
              <w:rPr>
                <w:del w:id="1423" w:author="Microsoft Office User" w:date="2025-07-28T04:51:00Z"/>
                <w:color w:val="000000"/>
                <w:sz w:val="22"/>
                <w:szCs w:val="22"/>
              </w:rPr>
            </w:pPr>
            <w:del w:id="1424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71</w:delText>
              </w:r>
            </w:del>
          </w:p>
        </w:tc>
      </w:tr>
      <w:tr w:rsidR="00F17D07" w:rsidRPr="00414DE8" w:rsidDel="000351F1" w14:paraId="411157F8" w14:textId="0EDD7FD0" w:rsidTr="00F17D07">
        <w:trPr>
          <w:trHeight w:val="320"/>
          <w:del w:id="1425" w:author="Microsoft Office User" w:date="2025-07-28T04:51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E1DBB" w14:textId="6EC0D8C4" w:rsidR="006B2360" w:rsidRPr="00CA3827" w:rsidDel="000351F1" w:rsidRDefault="006B2360" w:rsidP="006B2360">
            <w:pPr>
              <w:rPr>
                <w:del w:id="1426" w:author="Microsoft Office User" w:date="2025-07-28T04:51:00Z"/>
                <w:color w:val="000000"/>
                <w:sz w:val="22"/>
                <w:szCs w:val="22"/>
              </w:rPr>
            </w:pPr>
            <w:del w:id="1427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Бытовая техника</w:delText>
              </w:r>
            </w:del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7572A" w14:textId="3FA20C5B" w:rsidR="006B2360" w:rsidRPr="00CA3827" w:rsidDel="000351F1" w:rsidRDefault="006B2360" w:rsidP="006B2360">
            <w:pPr>
              <w:jc w:val="right"/>
              <w:rPr>
                <w:del w:id="1428" w:author="Microsoft Office User" w:date="2025-07-28T04:51:00Z"/>
                <w:color w:val="000000"/>
                <w:sz w:val="22"/>
                <w:szCs w:val="22"/>
              </w:rPr>
            </w:pPr>
            <w:del w:id="1429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7895916</w:delText>
              </w:r>
            </w:del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7C3FE" w14:textId="713C2AFB" w:rsidR="006B2360" w:rsidRPr="00CA3827" w:rsidDel="000351F1" w:rsidRDefault="006B2360" w:rsidP="006B2360">
            <w:pPr>
              <w:jc w:val="right"/>
              <w:rPr>
                <w:del w:id="1430" w:author="Microsoft Office User" w:date="2025-07-28T04:51:00Z"/>
                <w:color w:val="000000"/>
                <w:sz w:val="22"/>
                <w:szCs w:val="22"/>
              </w:rPr>
            </w:pPr>
            <w:del w:id="1431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1286404</w:delText>
              </w:r>
            </w:del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6CA07" w14:textId="263D0B0C" w:rsidR="006B2360" w:rsidRPr="00CA3827" w:rsidDel="000351F1" w:rsidRDefault="006B2360" w:rsidP="006B2360">
            <w:pPr>
              <w:jc w:val="right"/>
              <w:rPr>
                <w:del w:id="1432" w:author="Microsoft Office User" w:date="2025-07-28T04:51:00Z"/>
                <w:color w:val="000000"/>
                <w:sz w:val="22"/>
                <w:szCs w:val="22"/>
              </w:rPr>
            </w:pPr>
            <w:del w:id="1433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113</w:delText>
              </w:r>
            </w:del>
          </w:p>
        </w:tc>
      </w:tr>
      <w:tr w:rsidR="00F17D07" w:rsidRPr="00414DE8" w:rsidDel="000351F1" w14:paraId="39D723A4" w14:textId="4B48708D" w:rsidTr="00F17D07">
        <w:trPr>
          <w:trHeight w:val="320"/>
          <w:del w:id="1434" w:author="Microsoft Office User" w:date="2025-07-28T04:51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88E73" w14:textId="719E8179" w:rsidR="006B2360" w:rsidRPr="00CA3827" w:rsidDel="000351F1" w:rsidRDefault="006B2360" w:rsidP="006B2360">
            <w:pPr>
              <w:rPr>
                <w:del w:id="1435" w:author="Microsoft Office User" w:date="2025-07-28T04:51:00Z"/>
                <w:color w:val="000000"/>
                <w:sz w:val="22"/>
                <w:szCs w:val="22"/>
              </w:rPr>
            </w:pPr>
            <w:del w:id="1436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Образование</w:delText>
              </w:r>
            </w:del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DA4F3" w14:textId="0D1BE549" w:rsidR="006B2360" w:rsidRPr="00CA3827" w:rsidDel="000351F1" w:rsidRDefault="006B2360" w:rsidP="006B2360">
            <w:pPr>
              <w:jc w:val="right"/>
              <w:rPr>
                <w:del w:id="1437" w:author="Microsoft Office User" w:date="2025-07-28T04:51:00Z"/>
                <w:color w:val="000000"/>
                <w:sz w:val="22"/>
                <w:szCs w:val="22"/>
              </w:rPr>
            </w:pPr>
            <w:del w:id="1438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6574154</w:delText>
              </w:r>
            </w:del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DC994" w14:textId="3204770B" w:rsidR="006B2360" w:rsidRPr="00CA3827" w:rsidDel="000351F1" w:rsidRDefault="006B2360" w:rsidP="006B2360">
            <w:pPr>
              <w:jc w:val="right"/>
              <w:rPr>
                <w:del w:id="1439" w:author="Microsoft Office User" w:date="2025-07-28T04:51:00Z"/>
                <w:color w:val="000000"/>
                <w:sz w:val="22"/>
                <w:szCs w:val="22"/>
              </w:rPr>
            </w:pPr>
            <w:del w:id="1440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1308915</w:delText>
              </w:r>
            </w:del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B21AA" w14:textId="701AB2C0" w:rsidR="006B2360" w:rsidRPr="00CA3827" w:rsidDel="000351F1" w:rsidRDefault="006B2360" w:rsidP="006B2360">
            <w:pPr>
              <w:jc w:val="right"/>
              <w:rPr>
                <w:del w:id="1441" w:author="Microsoft Office User" w:date="2025-07-28T04:51:00Z"/>
                <w:color w:val="000000"/>
                <w:sz w:val="22"/>
                <w:szCs w:val="22"/>
              </w:rPr>
            </w:pPr>
            <w:del w:id="1442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87</w:delText>
              </w:r>
            </w:del>
          </w:p>
        </w:tc>
      </w:tr>
      <w:tr w:rsidR="00F17D07" w:rsidRPr="00414DE8" w:rsidDel="000351F1" w14:paraId="7A331EC8" w14:textId="44AD286B" w:rsidTr="00F17D07">
        <w:trPr>
          <w:trHeight w:val="320"/>
          <w:del w:id="1443" w:author="Microsoft Office User" w:date="2025-07-28T04:51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F1CDA" w14:textId="299DC673" w:rsidR="006B2360" w:rsidRPr="00CA3827" w:rsidDel="000351F1" w:rsidRDefault="006B2360" w:rsidP="006B2360">
            <w:pPr>
              <w:rPr>
                <w:del w:id="1444" w:author="Microsoft Office User" w:date="2025-07-28T04:51:00Z"/>
                <w:color w:val="000000"/>
                <w:sz w:val="22"/>
                <w:szCs w:val="22"/>
              </w:rPr>
            </w:pPr>
            <w:del w:id="1445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Семья и дети</w:delText>
              </w:r>
            </w:del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29B9A" w14:textId="4C55EC0E" w:rsidR="006B2360" w:rsidRPr="00CA3827" w:rsidDel="000351F1" w:rsidRDefault="006B2360" w:rsidP="006B2360">
            <w:pPr>
              <w:jc w:val="right"/>
              <w:rPr>
                <w:del w:id="1446" w:author="Microsoft Office User" w:date="2025-07-28T04:51:00Z"/>
                <w:color w:val="000000"/>
                <w:sz w:val="22"/>
                <w:szCs w:val="22"/>
              </w:rPr>
            </w:pPr>
            <w:del w:id="1447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6368568</w:delText>
              </w:r>
            </w:del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85CEF" w14:textId="1BAC7B38" w:rsidR="006B2360" w:rsidRPr="00CA3827" w:rsidDel="000351F1" w:rsidRDefault="006B2360" w:rsidP="006B2360">
            <w:pPr>
              <w:jc w:val="right"/>
              <w:rPr>
                <w:del w:id="1448" w:author="Microsoft Office User" w:date="2025-07-28T04:51:00Z"/>
                <w:color w:val="000000"/>
                <w:sz w:val="22"/>
                <w:szCs w:val="22"/>
              </w:rPr>
            </w:pPr>
            <w:del w:id="1449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1272287</w:delText>
              </w:r>
            </w:del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1E536" w14:textId="6AD9E82E" w:rsidR="006B2360" w:rsidRPr="00CA3827" w:rsidDel="000351F1" w:rsidRDefault="006B2360" w:rsidP="006B2360">
            <w:pPr>
              <w:jc w:val="right"/>
              <w:rPr>
                <w:del w:id="1450" w:author="Microsoft Office User" w:date="2025-07-28T04:51:00Z"/>
                <w:color w:val="000000"/>
                <w:sz w:val="22"/>
                <w:szCs w:val="22"/>
              </w:rPr>
            </w:pPr>
            <w:del w:id="1451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67</w:delText>
              </w:r>
            </w:del>
          </w:p>
        </w:tc>
      </w:tr>
      <w:tr w:rsidR="00F17D07" w:rsidRPr="00414DE8" w:rsidDel="000351F1" w14:paraId="5440492F" w14:textId="71BF2C34" w:rsidTr="00F17D07">
        <w:trPr>
          <w:trHeight w:val="320"/>
          <w:del w:id="1452" w:author="Microsoft Office User" w:date="2025-07-28T04:51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0DA84" w14:textId="580DA108" w:rsidR="006B2360" w:rsidRPr="00CA3827" w:rsidDel="000351F1" w:rsidRDefault="006B2360" w:rsidP="006B2360">
            <w:pPr>
              <w:rPr>
                <w:del w:id="1453" w:author="Microsoft Office User" w:date="2025-07-28T04:51:00Z"/>
                <w:color w:val="000000"/>
                <w:sz w:val="22"/>
                <w:szCs w:val="22"/>
              </w:rPr>
            </w:pPr>
            <w:del w:id="1454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Животные</w:delText>
              </w:r>
            </w:del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BB72B" w14:textId="56A1F5CD" w:rsidR="006B2360" w:rsidRPr="00CA3827" w:rsidDel="000351F1" w:rsidRDefault="006B2360" w:rsidP="006B2360">
            <w:pPr>
              <w:jc w:val="right"/>
              <w:rPr>
                <w:del w:id="1455" w:author="Microsoft Office User" w:date="2025-07-28T04:51:00Z"/>
                <w:color w:val="000000"/>
                <w:sz w:val="22"/>
                <w:szCs w:val="22"/>
              </w:rPr>
            </w:pPr>
            <w:del w:id="1456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3432322</w:delText>
              </w:r>
            </w:del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ED5D1" w14:textId="5255C4BC" w:rsidR="006B2360" w:rsidRPr="00CA3827" w:rsidDel="000351F1" w:rsidRDefault="006B2360" w:rsidP="006B2360">
            <w:pPr>
              <w:jc w:val="right"/>
              <w:rPr>
                <w:del w:id="1457" w:author="Microsoft Office User" w:date="2025-07-28T04:51:00Z"/>
                <w:color w:val="000000"/>
                <w:sz w:val="22"/>
                <w:szCs w:val="22"/>
              </w:rPr>
            </w:pPr>
            <w:del w:id="1458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776518</w:delText>
              </w:r>
            </w:del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DB408" w14:textId="457D44A4" w:rsidR="006B2360" w:rsidRPr="00CA3827" w:rsidDel="000351F1" w:rsidRDefault="006B2360" w:rsidP="006B2360">
            <w:pPr>
              <w:jc w:val="right"/>
              <w:rPr>
                <w:del w:id="1459" w:author="Microsoft Office User" w:date="2025-07-28T04:51:00Z"/>
                <w:color w:val="000000"/>
                <w:sz w:val="22"/>
                <w:szCs w:val="22"/>
              </w:rPr>
            </w:pPr>
            <w:del w:id="1460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60</w:delText>
              </w:r>
            </w:del>
          </w:p>
        </w:tc>
      </w:tr>
      <w:tr w:rsidR="00F17D07" w:rsidRPr="00414DE8" w:rsidDel="000351F1" w14:paraId="7DB89B3A" w14:textId="48EA4BF8" w:rsidTr="00F17D07">
        <w:trPr>
          <w:trHeight w:val="320"/>
          <w:del w:id="1461" w:author="Microsoft Office User" w:date="2025-07-28T04:51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46558" w14:textId="4E02594A" w:rsidR="006B2360" w:rsidRPr="00CA3827" w:rsidDel="000351F1" w:rsidRDefault="006B2360" w:rsidP="006B2360">
            <w:pPr>
              <w:rPr>
                <w:del w:id="1462" w:author="Microsoft Office User" w:date="2025-07-28T04:51:00Z"/>
                <w:color w:val="000000"/>
                <w:sz w:val="22"/>
                <w:szCs w:val="22"/>
              </w:rPr>
            </w:pPr>
            <w:del w:id="1463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Красота и здоровье</w:delText>
              </w:r>
            </w:del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0AF91" w14:textId="65B69CF8" w:rsidR="006B2360" w:rsidRPr="00CA3827" w:rsidDel="000351F1" w:rsidRDefault="006B2360" w:rsidP="006B2360">
            <w:pPr>
              <w:jc w:val="right"/>
              <w:rPr>
                <w:del w:id="1464" w:author="Microsoft Office User" w:date="2025-07-28T04:51:00Z"/>
                <w:color w:val="000000"/>
                <w:sz w:val="22"/>
                <w:szCs w:val="22"/>
              </w:rPr>
            </w:pPr>
            <w:del w:id="1465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3059753</w:delText>
              </w:r>
            </w:del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C3C45" w14:textId="7C2900AC" w:rsidR="006B2360" w:rsidRPr="00CA3827" w:rsidDel="000351F1" w:rsidRDefault="006B2360" w:rsidP="006B2360">
            <w:pPr>
              <w:jc w:val="right"/>
              <w:rPr>
                <w:del w:id="1466" w:author="Microsoft Office User" w:date="2025-07-28T04:51:00Z"/>
                <w:color w:val="000000"/>
                <w:sz w:val="22"/>
                <w:szCs w:val="22"/>
              </w:rPr>
            </w:pPr>
            <w:del w:id="1467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671045</w:delText>
              </w:r>
            </w:del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100CE" w14:textId="790ED40F" w:rsidR="006B2360" w:rsidRPr="00CA3827" w:rsidDel="000351F1" w:rsidRDefault="006B2360" w:rsidP="006B2360">
            <w:pPr>
              <w:jc w:val="right"/>
              <w:rPr>
                <w:del w:id="1468" w:author="Microsoft Office User" w:date="2025-07-28T04:51:00Z"/>
                <w:color w:val="000000"/>
                <w:sz w:val="22"/>
                <w:szCs w:val="22"/>
              </w:rPr>
            </w:pPr>
            <w:del w:id="1469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54</w:delText>
              </w:r>
            </w:del>
          </w:p>
        </w:tc>
      </w:tr>
      <w:tr w:rsidR="00F17D07" w:rsidRPr="00414DE8" w:rsidDel="000351F1" w14:paraId="39E39323" w14:textId="7220F995" w:rsidTr="00F17D07">
        <w:trPr>
          <w:trHeight w:val="320"/>
          <w:del w:id="1470" w:author="Microsoft Office User" w:date="2025-07-28T04:51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7E959" w14:textId="16DC9F9A" w:rsidR="006B2360" w:rsidRPr="00CA3827" w:rsidDel="000351F1" w:rsidRDefault="006B2360" w:rsidP="006B2360">
            <w:pPr>
              <w:rPr>
                <w:del w:id="1471" w:author="Microsoft Office User" w:date="2025-07-28T04:51:00Z"/>
                <w:color w:val="000000"/>
                <w:sz w:val="22"/>
                <w:szCs w:val="22"/>
              </w:rPr>
            </w:pPr>
            <w:del w:id="1472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Канцелярские товары</w:delText>
              </w:r>
            </w:del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FB6C0" w14:textId="3F83BD67" w:rsidR="006B2360" w:rsidRPr="00CA3827" w:rsidDel="000351F1" w:rsidRDefault="006B2360" w:rsidP="006B2360">
            <w:pPr>
              <w:jc w:val="right"/>
              <w:rPr>
                <w:del w:id="1473" w:author="Microsoft Office User" w:date="2025-07-28T04:51:00Z"/>
                <w:color w:val="000000"/>
                <w:sz w:val="22"/>
                <w:szCs w:val="22"/>
              </w:rPr>
            </w:pPr>
            <w:del w:id="1474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1716238</w:delText>
              </w:r>
            </w:del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2BF29" w14:textId="4A3A2A83" w:rsidR="006B2360" w:rsidRPr="00CA3827" w:rsidDel="000351F1" w:rsidRDefault="006B2360" w:rsidP="006B2360">
            <w:pPr>
              <w:jc w:val="right"/>
              <w:rPr>
                <w:del w:id="1475" w:author="Microsoft Office User" w:date="2025-07-28T04:51:00Z"/>
                <w:color w:val="000000"/>
                <w:sz w:val="22"/>
                <w:szCs w:val="22"/>
              </w:rPr>
            </w:pPr>
            <w:del w:id="1476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342673</w:delText>
              </w:r>
            </w:del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C78CF" w14:textId="56EA35DB" w:rsidR="006B2360" w:rsidRPr="00CA3827" w:rsidDel="000351F1" w:rsidRDefault="006B2360" w:rsidP="006B2360">
            <w:pPr>
              <w:jc w:val="right"/>
              <w:rPr>
                <w:del w:id="1477" w:author="Microsoft Office User" w:date="2025-07-28T04:51:00Z"/>
                <w:color w:val="000000"/>
                <w:sz w:val="22"/>
                <w:szCs w:val="22"/>
              </w:rPr>
            </w:pPr>
            <w:del w:id="1478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77</w:delText>
              </w:r>
            </w:del>
          </w:p>
        </w:tc>
      </w:tr>
      <w:tr w:rsidR="00F17D07" w:rsidRPr="00414DE8" w:rsidDel="000351F1" w14:paraId="0E3631EB" w14:textId="2399BB5C" w:rsidTr="00791DD6">
        <w:tblPrEx>
          <w:tblW w:w="9629" w:type="dxa"/>
          <w:tblPrExChange w:id="1479" w:author="Microsoft Office User" w:date="2025-07-28T04:52:00Z">
            <w:tblPrEx>
              <w:tblW w:w="9629" w:type="dxa"/>
            </w:tblPrEx>
          </w:tblPrExChange>
        </w:tblPrEx>
        <w:trPr>
          <w:trHeight w:val="320"/>
          <w:del w:id="1480" w:author="Microsoft Office User" w:date="2025-07-28T04:51:00Z"/>
          <w:trPrChange w:id="1481" w:author="Microsoft Office User" w:date="2025-07-28T04:52:00Z">
            <w:trPr>
              <w:trHeight w:val="320"/>
            </w:trPr>
          </w:trPrChange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482" w:author="Microsoft Office User" w:date="2025-07-28T04:52:00Z">
              <w:tcPr>
                <w:tcW w:w="4237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6A907BF4" w14:textId="6EB843DD" w:rsidR="006B2360" w:rsidRPr="00CA3827" w:rsidDel="000351F1" w:rsidRDefault="006B2360" w:rsidP="006B2360">
            <w:pPr>
              <w:rPr>
                <w:del w:id="1483" w:author="Microsoft Office User" w:date="2025-07-28T04:51:00Z"/>
                <w:color w:val="000000"/>
                <w:sz w:val="22"/>
                <w:szCs w:val="22"/>
              </w:rPr>
            </w:pPr>
            <w:del w:id="1484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Подарки и цветы</w:delText>
              </w:r>
            </w:del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485" w:author="Microsoft Office User" w:date="2025-07-28T04:52:00Z">
              <w:tcPr>
                <w:tcW w:w="157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43F04277" w14:textId="47361CA4" w:rsidR="006B2360" w:rsidRPr="00CA3827" w:rsidDel="000351F1" w:rsidRDefault="006B2360" w:rsidP="006B2360">
            <w:pPr>
              <w:jc w:val="right"/>
              <w:rPr>
                <w:del w:id="1486" w:author="Microsoft Office User" w:date="2025-07-28T04:51:00Z"/>
                <w:color w:val="000000"/>
                <w:sz w:val="22"/>
                <w:szCs w:val="22"/>
              </w:rPr>
            </w:pPr>
            <w:del w:id="1487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1342027</w:delText>
              </w:r>
            </w:del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488" w:author="Microsoft Office User" w:date="2025-07-28T04:52:00Z">
              <w:tcPr>
                <w:tcW w:w="15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7332AE9D" w14:textId="47338239" w:rsidR="006B2360" w:rsidRPr="00CA3827" w:rsidDel="000351F1" w:rsidRDefault="006B2360" w:rsidP="006B2360">
            <w:pPr>
              <w:jc w:val="right"/>
              <w:rPr>
                <w:del w:id="1489" w:author="Microsoft Office User" w:date="2025-07-28T04:51:00Z"/>
                <w:color w:val="000000"/>
                <w:sz w:val="22"/>
                <w:szCs w:val="22"/>
              </w:rPr>
            </w:pPr>
            <w:del w:id="1490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334774</w:delText>
              </w:r>
            </w:del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491" w:author="Microsoft Office User" w:date="2025-07-28T04:52:00Z">
              <w:tcPr>
                <w:tcW w:w="224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7A619FA3" w14:textId="0ABA2E95" w:rsidR="006B2360" w:rsidRPr="00CA3827" w:rsidDel="000351F1" w:rsidRDefault="006B2360" w:rsidP="006B2360">
            <w:pPr>
              <w:jc w:val="right"/>
              <w:rPr>
                <w:del w:id="1492" w:author="Microsoft Office User" w:date="2025-07-28T04:51:00Z"/>
                <w:color w:val="000000"/>
                <w:sz w:val="22"/>
                <w:szCs w:val="22"/>
              </w:rPr>
            </w:pPr>
            <w:del w:id="1493" w:author="Microsoft Office User" w:date="2025-07-28T04:51:00Z">
              <w:r w:rsidRPr="00CA3827" w:rsidDel="000351F1">
                <w:rPr>
                  <w:color w:val="000000"/>
                  <w:sz w:val="22"/>
                  <w:szCs w:val="22"/>
                </w:rPr>
                <w:delText>99</w:delText>
              </w:r>
            </w:del>
          </w:p>
        </w:tc>
      </w:tr>
      <w:tr w:rsidR="00791DD6" w:rsidRPr="00132EAD" w14:paraId="7E6B59EB" w14:textId="77777777" w:rsidTr="00791DD6">
        <w:tblPrEx>
          <w:tblW w:w="9629" w:type="dxa"/>
          <w:tblPrExChange w:id="1494" w:author="Microsoft Office User" w:date="2025-07-28T04:52:00Z">
            <w:tblPrEx>
              <w:tblW w:w="9629" w:type="dxa"/>
            </w:tblPrEx>
          </w:tblPrExChange>
        </w:tblPrEx>
        <w:trPr>
          <w:trHeight w:val="320"/>
          <w:ins w:id="1495" w:author="Microsoft Office User" w:date="2025-07-28T04:52:00Z"/>
          <w:trPrChange w:id="1496" w:author="Microsoft Office User" w:date="2025-07-28T04:52:00Z">
            <w:trPr>
              <w:trHeight w:val="320"/>
            </w:trPr>
          </w:trPrChange>
        </w:trPr>
        <w:tc>
          <w:tcPr>
            <w:tcW w:w="4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497" w:author="Microsoft Office User" w:date="2025-07-28T04:52:00Z">
              <w:tcPr>
                <w:tcW w:w="4237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61EC2461" w14:textId="7541D368" w:rsidR="00791DD6" w:rsidRPr="00791DD6" w:rsidRDefault="00791DD6" w:rsidP="00791DD6">
            <w:pPr>
              <w:rPr>
                <w:ins w:id="1498" w:author="Microsoft Office User" w:date="2025-07-28T04:52:00Z"/>
                <w:color w:val="000000"/>
                <w:sz w:val="22"/>
                <w:szCs w:val="22"/>
              </w:rPr>
            </w:pPr>
            <w:ins w:id="1499" w:author="Microsoft Office User" w:date="2025-07-28T04:53:00Z">
              <w:r w:rsidRPr="00132EAD">
                <w:rPr>
                  <w:b/>
                  <w:bCs/>
                  <w:sz w:val="22"/>
                  <w:szCs w:val="22"/>
                </w:rPr>
                <w:t>Категория интересов</w:t>
              </w:r>
            </w:ins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500" w:author="Microsoft Office User" w:date="2025-07-28T04:52:00Z">
              <w:tcPr>
                <w:tcW w:w="157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3B3C7534" w14:textId="49E338D0" w:rsidR="00791DD6" w:rsidRPr="00791DD6" w:rsidRDefault="00791DD6" w:rsidP="00791DD6">
            <w:pPr>
              <w:rPr>
                <w:ins w:id="1501" w:author="Microsoft Office User" w:date="2025-07-28T04:52:00Z"/>
                <w:color w:val="000000"/>
                <w:sz w:val="22"/>
                <w:szCs w:val="22"/>
              </w:rPr>
            </w:pPr>
            <w:ins w:id="1502" w:author="Microsoft Office User" w:date="2025-07-28T04:53:00Z">
              <w:r w:rsidRPr="00132EAD">
                <w:rPr>
                  <w:b/>
                  <w:bCs/>
                  <w:sz w:val="22"/>
                  <w:szCs w:val="22"/>
                </w:rPr>
                <w:t>Визиты</w:t>
              </w:r>
            </w:ins>
          </w:p>
        </w:tc>
        <w:tc>
          <w:tcPr>
            <w:tcW w:w="1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503" w:author="Microsoft Office User" w:date="2025-07-28T04:52:00Z">
              <w:tcPr>
                <w:tcW w:w="15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19692F2C" w14:textId="0EA28993" w:rsidR="00791DD6" w:rsidRPr="00791DD6" w:rsidRDefault="00791DD6" w:rsidP="00791DD6">
            <w:pPr>
              <w:rPr>
                <w:ins w:id="1504" w:author="Microsoft Office User" w:date="2025-07-28T04:52:00Z"/>
                <w:color w:val="000000"/>
                <w:sz w:val="22"/>
                <w:szCs w:val="22"/>
              </w:rPr>
            </w:pPr>
            <w:ins w:id="1505" w:author="Microsoft Office User" w:date="2025-07-28T04:53:00Z">
              <w:r w:rsidRPr="00132EAD">
                <w:rPr>
                  <w:b/>
                  <w:bCs/>
                  <w:sz w:val="22"/>
                  <w:szCs w:val="22"/>
                </w:rPr>
                <w:t>Посетители</w:t>
              </w:r>
            </w:ins>
          </w:p>
        </w:tc>
        <w:tc>
          <w:tcPr>
            <w:tcW w:w="22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506" w:author="Microsoft Office User" w:date="2025-07-28T04:52:00Z">
              <w:tcPr>
                <w:tcW w:w="224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7343784F" w14:textId="5560C76C" w:rsidR="00791DD6" w:rsidRPr="00791DD6" w:rsidRDefault="00791DD6" w:rsidP="00791DD6">
            <w:pPr>
              <w:rPr>
                <w:ins w:id="1507" w:author="Microsoft Office User" w:date="2025-07-28T04:52:00Z"/>
                <w:color w:val="000000"/>
                <w:sz w:val="22"/>
                <w:szCs w:val="22"/>
              </w:rPr>
            </w:pPr>
            <w:ins w:id="1508" w:author="Microsoft Office User" w:date="2025-07-28T04:53:00Z">
              <w:r w:rsidRPr="00132EAD">
                <w:rPr>
                  <w:b/>
                  <w:bCs/>
                  <w:sz w:val="22"/>
                  <w:szCs w:val="22"/>
                </w:rPr>
                <w:t>Аффинити</w:t>
              </w:r>
              <w:r w:rsidRPr="00132EAD">
                <w:rPr>
                  <w:b/>
                  <w:bCs/>
                  <w:sz w:val="22"/>
                  <w:szCs w:val="22"/>
                </w:rPr>
                <w:noBreakHyphen/>
                <w:t>индекс</w:t>
              </w:r>
            </w:ins>
          </w:p>
        </w:tc>
      </w:tr>
      <w:tr w:rsidR="00791DD6" w:rsidRPr="00132EAD" w14:paraId="1C9FA886" w14:textId="77777777" w:rsidTr="00791DD6">
        <w:trPr>
          <w:trHeight w:val="320"/>
          <w:ins w:id="1509" w:author="Microsoft Office User" w:date="2025-07-28T04:52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589DF" w14:textId="77777777" w:rsidR="00791DD6" w:rsidRPr="00791DD6" w:rsidRDefault="00791DD6" w:rsidP="001C0562">
            <w:pPr>
              <w:rPr>
                <w:ins w:id="1510" w:author="Microsoft Office User" w:date="2025-07-28T04:52:00Z"/>
                <w:color w:val="000000"/>
                <w:sz w:val="22"/>
                <w:szCs w:val="22"/>
              </w:rPr>
            </w:pPr>
            <w:ins w:id="1511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Развлечения и досуг</w:t>
              </w:r>
            </w:ins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739CF" w14:textId="77777777" w:rsidR="00791DD6" w:rsidRPr="00791DD6" w:rsidRDefault="00791DD6" w:rsidP="00791DD6">
            <w:pPr>
              <w:rPr>
                <w:ins w:id="1512" w:author="Microsoft Office User" w:date="2025-07-28T04:52:00Z"/>
                <w:color w:val="000000"/>
                <w:sz w:val="22"/>
                <w:szCs w:val="22"/>
              </w:rPr>
            </w:pPr>
            <w:ins w:id="1513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45 200 000</w:t>
              </w:r>
            </w:ins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16F2C" w14:textId="77777777" w:rsidR="00791DD6" w:rsidRPr="00791DD6" w:rsidRDefault="00791DD6" w:rsidP="00791DD6">
            <w:pPr>
              <w:rPr>
                <w:ins w:id="1514" w:author="Microsoft Office User" w:date="2025-07-28T04:52:00Z"/>
                <w:color w:val="000000"/>
                <w:sz w:val="22"/>
                <w:szCs w:val="22"/>
              </w:rPr>
            </w:pPr>
            <w:ins w:id="1515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5 580 000</w:t>
              </w:r>
            </w:ins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2D4EF" w14:textId="77777777" w:rsidR="00791DD6" w:rsidRPr="00791DD6" w:rsidRDefault="00791DD6" w:rsidP="00791DD6">
            <w:pPr>
              <w:rPr>
                <w:ins w:id="1516" w:author="Microsoft Office User" w:date="2025-07-28T04:52:00Z"/>
                <w:color w:val="000000"/>
                <w:sz w:val="22"/>
                <w:szCs w:val="22"/>
              </w:rPr>
            </w:pPr>
            <w:ins w:id="1517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313</w:t>
              </w:r>
            </w:ins>
          </w:p>
        </w:tc>
      </w:tr>
      <w:tr w:rsidR="00791DD6" w:rsidRPr="00132EAD" w14:paraId="5240120F" w14:textId="77777777" w:rsidTr="00791DD6">
        <w:trPr>
          <w:trHeight w:val="320"/>
          <w:ins w:id="1518" w:author="Microsoft Office User" w:date="2025-07-28T04:52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0CC09" w14:textId="77777777" w:rsidR="00791DD6" w:rsidRPr="00791DD6" w:rsidRDefault="00791DD6" w:rsidP="001C0562">
            <w:pPr>
              <w:rPr>
                <w:ins w:id="1519" w:author="Microsoft Office User" w:date="2025-07-28T04:52:00Z"/>
                <w:color w:val="000000"/>
                <w:sz w:val="22"/>
                <w:szCs w:val="22"/>
              </w:rPr>
            </w:pPr>
            <w:ins w:id="1520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Спорт</w:t>
              </w:r>
            </w:ins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04752" w14:textId="77777777" w:rsidR="00791DD6" w:rsidRPr="00791DD6" w:rsidRDefault="00791DD6" w:rsidP="00791DD6">
            <w:pPr>
              <w:rPr>
                <w:ins w:id="1521" w:author="Microsoft Office User" w:date="2025-07-28T04:52:00Z"/>
                <w:color w:val="000000"/>
                <w:sz w:val="22"/>
                <w:szCs w:val="22"/>
              </w:rPr>
            </w:pPr>
            <w:ins w:id="1522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25 200 000</w:t>
              </w:r>
            </w:ins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CC44C" w14:textId="77777777" w:rsidR="00791DD6" w:rsidRPr="00791DD6" w:rsidRDefault="00791DD6" w:rsidP="00791DD6">
            <w:pPr>
              <w:rPr>
                <w:ins w:id="1523" w:author="Microsoft Office User" w:date="2025-07-28T04:52:00Z"/>
                <w:color w:val="000000"/>
                <w:sz w:val="22"/>
                <w:szCs w:val="22"/>
              </w:rPr>
            </w:pPr>
            <w:ins w:id="1524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2 690 000</w:t>
              </w:r>
            </w:ins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3513B" w14:textId="77777777" w:rsidR="00791DD6" w:rsidRPr="00791DD6" w:rsidRDefault="00791DD6" w:rsidP="00791DD6">
            <w:pPr>
              <w:rPr>
                <w:ins w:id="1525" w:author="Microsoft Office User" w:date="2025-07-28T04:52:00Z"/>
                <w:color w:val="000000"/>
                <w:sz w:val="22"/>
                <w:szCs w:val="22"/>
              </w:rPr>
            </w:pPr>
            <w:ins w:id="1526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349</w:t>
              </w:r>
            </w:ins>
          </w:p>
        </w:tc>
      </w:tr>
      <w:tr w:rsidR="00791DD6" w:rsidRPr="00132EAD" w14:paraId="35FA7DB6" w14:textId="77777777" w:rsidTr="00791DD6">
        <w:trPr>
          <w:trHeight w:val="320"/>
          <w:ins w:id="1527" w:author="Microsoft Office User" w:date="2025-07-28T04:52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1AA2E" w14:textId="77777777" w:rsidR="00791DD6" w:rsidRPr="00791DD6" w:rsidRDefault="00791DD6" w:rsidP="001C0562">
            <w:pPr>
              <w:rPr>
                <w:ins w:id="1528" w:author="Microsoft Office User" w:date="2025-07-28T04:52:00Z"/>
                <w:color w:val="000000"/>
                <w:sz w:val="22"/>
                <w:szCs w:val="22"/>
              </w:rPr>
            </w:pPr>
            <w:ins w:id="1529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Финансы</w:t>
              </w:r>
            </w:ins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A93A7" w14:textId="77777777" w:rsidR="00791DD6" w:rsidRPr="00791DD6" w:rsidRDefault="00791DD6" w:rsidP="00791DD6">
            <w:pPr>
              <w:rPr>
                <w:ins w:id="1530" w:author="Microsoft Office User" w:date="2025-07-28T04:52:00Z"/>
                <w:color w:val="000000"/>
                <w:sz w:val="22"/>
                <w:szCs w:val="22"/>
              </w:rPr>
            </w:pPr>
            <w:ins w:id="1531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23 600 000</w:t>
              </w:r>
            </w:ins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F7211" w14:textId="77777777" w:rsidR="00791DD6" w:rsidRPr="00791DD6" w:rsidRDefault="00791DD6" w:rsidP="00791DD6">
            <w:pPr>
              <w:rPr>
                <w:ins w:id="1532" w:author="Microsoft Office User" w:date="2025-07-28T04:52:00Z"/>
                <w:color w:val="000000"/>
                <w:sz w:val="22"/>
                <w:szCs w:val="22"/>
              </w:rPr>
            </w:pPr>
            <w:ins w:id="1533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2 930 000</w:t>
              </w:r>
            </w:ins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7CE84" w14:textId="77777777" w:rsidR="00791DD6" w:rsidRPr="00791DD6" w:rsidRDefault="00791DD6" w:rsidP="00791DD6">
            <w:pPr>
              <w:rPr>
                <w:ins w:id="1534" w:author="Microsoft Office User" w:date="2025-07-28T04:52:00Z"/>
                <w:color w:val="000000"/>
                <w:sz w:val="22"/>
                <w:szCs w:val="22"/>
              </w:rPr>
            </w:pPr>
            <w:ins w:id="1535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399</w:t>
              </w:r>
            </w:ins>
          </w:p>
        </w:tc>
      </w:tr>
      <w:tr w:rsidR="00791DD6" w:rsidRPr="00132EAD" w14:paraId="14BEA104" w14:textId="77777777" w:rsidTr="00791DD6">
        <w:trPr>
          <w:trHeight w:val="320"/>
          <w:ins w:id="1536" w:author="Microsoft Office User" w:date="2025-07-28T04:52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58E33" w14:textId="77777777" w:rsidR="00791DD6" w:rsidRPr="00791DD6" w:rsidRDefault="00791DD6" w:rsidP="001C0562">
            <w:pPr>
              <w:rPr>
                <w:ins w:id="1537" w:author="Microsoft Office User" w:date="2025-07-28T04:52:00Z"/>
                <w:color w:val="000000"/>
                <w:sz w:val="22"/>
                <w:szCs w:val="22"/>
              </w:rPr>
            </w:pPr>
            <w:ins w:id="1538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Отдых и путешествия</w:t>
              </w:r>
            </w:ins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D27A1" w14:textId="77777777" w:rsidR="00791DD6" w:rsidRPr="00791DD6" w:rsidRDefault="00791DD6" w:rsidP="00791DD6">
            <w:pPr>
              <w:rPr>
                <w:ins w:id="1539" w:author="Microsoft Office User" w:date="2025-07-28T04:52:00Z"/>
                <w:color w:val="000000"/>
                <w:sz w:val="22"/>
                <w:szCs w:val="22"/>
              </w:rPr>
            </w:pPr>
            <w:ins w:id="1540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23 400 000</w:t>
              </w:r>
            </w:ins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5EA95" w14:textId="77777777" w:rsidR="00791DD6" w:rsidRPr="00791DD6" w:rsidRDefault="00791DD6" w:rsidP="00791DD6">
            <w:pPr>
              <w:rPr>
                <w:ins w:id="1541" w:author="Microsoft Office User" w:date="2025-07-28T04:52:00Z"/>
                <w:color w:val="000000"/>
                <w:sz w:val="22"/>
                <w:szCs w:val="22"/>
              </w:rPr>
            </w:pPr>
            <w:ins w:id="1542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2 830 000</w:t>
              </w:r>
            </w:ins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53E94" w14:textId="77777777" w:rsidR="00791DD6" w:rsidRPr="00791DD6" w:rsidRDefault="00791DD6" w:rsidP="00791DD6">
            <w:pPr>
              <w:rPr>
                <w:ins w:id="1543" w:author="Microsoft Office User" w:date="2025-07-28T04:52:00Z"/>
                <w:color w:val="000000"/>
                <w:sz w:val="22"/>
                <w:szCs w:val="22"/>
              </w:rPr>
            </w:pPr>
            <w:ins w:id="1544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130</w:t>
              </w:r>
            </w:ins>
          </w:p>
        </w:tc>
      </w:tr>
      <w:tr w:rsidR="00791DD6" w:rsidRPr="00132EAD" w14:paraId="5B92926B" w14:textId="77777777" w:rsidTr="00791DD6">
        <w:trPr>
          <w:trHeight w:val="320"/>
          <w:ins w:id="1545" w:author="Microsoft Office User" w:date="2025-07-28T04:52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3C37B" w14:textId="77777777" w:rsidR="00791DD6" w:rsidRPr="00791DD6" w:rsidRDefault="00791DD6" w:rsidP="001C0562">
            <w:pPr>
              <w:rPr>
                <w:ins w:id="1546" w:author="Microsoft Office User" w:date="2025-07-28T04:52:00Z"/>
                <w:color w:val="000000"/>
                <w:sz w:val="22"/>
                <w:szCs w:val="22"/>
              </w:rPr>
            </w:pPr>
            <w:ins w:id="1547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Транспорт</w:t>
              </w:r>
            </w:ins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F4C42" w14:textId="77777777" w:rsidR="00791DD6" w:rsidRPr="00791DD6" w:rsidRDefault="00791DD6" w:rsidP="00791DD6">
            <w:pPr>
              <w:rPr>
                <w:ins w:id="1548" w:author="Microsoft Office User" w:date="2025-07-28T04:52:00Z"/>
                <w:color w:val="000000"/>
                <w:sz w:val="22"/>
                <w:szCs w:val="22"/>
              </w:rPr>
            </w:pPr>
            <w:ins w:id="1549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19 700 000</w:t>
              </w:r>
            </w:ins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D3C24" w14:textId="77777777" w:rsidR="00791DD6" w:rsidRPr="00791DD6" w:rsidRDefault="00791DD6" w:rsidP="00791DD6">
            <w:pPr>
              <w:rPr>
                <w:ins w:id="1550" w:author="Microsoft Office User" w:date="2025-07-28T04:52:00Z"/>
                <w:color w:val="000000"/>
                <w:sz w:val="22"/>
                <w:szCs w:val="22"/>
              </w:rPr>
            </w:pPr>
            <w:ins w:id="1551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2 300 000</w:t>
              </w:r>
            </w:ins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92BCF" w14:textId="77777777" w:rsidR="00791DD6" w:rsidRPr="00791DD6" w:rsidRDefault="00791DD6" w:rsidP="00791DD6">
            <w:pPr>
              <w:rPr>
                <w:ins w:id="1552" w:author="Microsoft Office User" w:date="2025-07-28T04:52:00Z"/>
                <w:color w:val="000000"/>
                <w:sz w:val="22"/>
                <w:szCs w:val="22"/>
              </w:rPr>
            </w:pPr>
            <w:ins w:id="1553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349</w:t>
              </w:r>
            </w:ins>
          </w:p>
        </w:tc>
      </w:tr>
      <w:tr w:rsidR="00791DD6" w:rsidRPr="00132EAD" w14:paraId="609DEA2F" w14:textId="77777777" w:rsidTr="00791DD6">
        <w:trPr>
          <w:trHeight w:val="320"/>
          <w:ins w:id="1554" w:author="Microsoft Office User" w:date="2025-07-28T04:52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7F435" w14:textId="77777777" w:rsidR="00791DD6" w:rsidRPr="00791DD6" w:rsidRDefault="00791DD6" w:rsidP="001C0562">
            <w:pPr>
              <w:rPr>
                <w:ins w:id="1555" w:author="Microsoft Office User" w:date="2025-07-28T04:52:00Z"/>
                <w:color w:val="000000"/>
                <w:sz w:val="22"/>
                <w:szCs w:val="22"/>
              </w:rPr>
            </w:pPr>
            <w:ins w:id="1556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Телеком</w:t>
              </w:r>
            </w:ins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046DB" w14:textId="77777777" w:rsidR="00791DD6" w:rsidRPr="00791DD6" w:rsidRDefault="00791DD6" w:rsidP="00791DD6">
            <w:pPr>
              <w:rPr>
                <w:ins w:id="1557" w:author="Microsoft Office User" w:date="2025-07-28T04:52:00Z"/>
                <w:color w:val="000000"/>
                <w:sz w:val="22"/>
                <w:szCs w:val="22"/>
              </w:rPr>
            </w:pPr>
            <w:ins w:id="1558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16 000 000</w:t>
              </w:r>
            </w:ins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B22D6" w14:textId="77777777" w:rsidR="00791DD6" w:rsidRPr="00791DD6" w:rsidRDefault="00791DD6" w:rsidP="00791DD6">
            <w:pPr>
              <w:rPr>
                <w:ins w:id="1559" w:author="Microsoft Office User" w:date="2025-07-28T04:52:00Z"/>
                <w:color w:val="000000"/>
                <w:sz w:val="22"/>
                <w:szCs w:val="22"/>
              </w:rPr>
            </w:pPr>
            <w:ins w:id="1560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1 980 000</w:t>
              </w:r>
            </w:ins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45F6F" w14:textId="77777777" w:rsidR="00791DD6" w:rsidRPr="00791DD6" w:rsidRDefault="00791DD6" w:rsidP="00791DD6">
            <w:pPr>
              <w:rPr>
                <w:ins w:id="1561" w:author="Microsoft Office User" w:date="2025-07-28T04:52:00Z"/>
                <w:color w:val="000000"/>
                <w:sz w:val="22"/>
                <w:szCs w:val="22"/>
              </w:rPr>
            </w:pPr>
            <w:ins w:id="1562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221</w:t>
              </w:r>
            </w:ins>
          </w:p>
        </w:tc>
      </w:tr>
      <w:tr w:rsidR="00791DD6" w:rsidRPr="00132EAD" w14:paraId="3FB6D916" w14:textId="77777777" w:rsidTr="00791DD6">
        <w:trPr>
          <w:trHeight w:val="320"/>
          <w:ins w:id="1563" w:author="Microsoft Office User" w:date="2025-07-28T04:52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DE425" w14:textId="77777777" w:rsidR="00791DD6" w:rsidRPr="00791DD6" w:rsidRDefault="00791DD6" w:rsidP="001C0562">
            <w:pPr>
              <w:rPr>
                <w:ins w:id="1564" w:author="Microsoft Office User" w:date="2025-07-28T04:52:00Z"/>
                <w:color w:val="000000"/>
                <w:sz w:val="22"/>
                <w:szCs w:val="22"/>
              </w:rPr>
            </w:pPr>
            <w:ins w:id="1565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Недвижимость</w:t>
              </w:r>
            </w:ins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61576" w14:textId="77777777" w:rsidR="00791DD6" w:rsidRPr="00791DD6" w:rsidRDefault="00791DD6" w:rsidP="00791DD6">
            <w:pPr>
              <w:rPr>
                <w:ins w:id="1566" w:author="Microsoft Office User" w:date="2025-07-28T04:52:00Z"/>
                <w:color w:val="000000"/>
                <w:sz w:val="22"/>
                <w:szCs w:val="22"/>
              </w:rPr>
            </w:pPr>
            <w:ins w:id="1567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14 400 000</w:t>
              </w:r>
            </w:ins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24EA5" w14:textId="77777777" w:rsidR="00791DD6" w:rsidRPr="00791DD6" w:rsidRDefault="00791DD6" w:rsidP="00791DD6">
            <w:pPr>
              <w:rPr>
                <w:ins w:id="1568" w:author="Microsoft Office User" w:date="2025-07-28T04:52:00Z"/>
                <w:color w:val="000000"/>
                <w:sz w:val="22"/>
                <w:szCs w:val="22"/>
              </w:rPr>
            </w:pPr>
            <w:ins w:id="1569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1 940 000</w:t>
              </w:r>
            </w:ins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FF6AB" w14:textId="77777777" w:rsidR="00791DD6" w:rsidRPr="00791DD6" w:rsidRDefault="00791DD6" w:rsidP="00791DD6">
            <w:pPr>
              <w:rPr>
                <w:ins w:id="1570" w:author="Microsoft Office User" w:date="2025-07-28T04:52:00Z"/>
                <w:color w:val="000000"/>
                <w:sz w:val="22"/>
                <w:szCs w:val="22"/>
              </w:rPr>
            </w:pPr>
            <w:ins w:id="1571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150</w:t>
              </w:r>
            </w:ins>
          </w:p>
        </w:tc>
      </w:tr>
      <w:tr w:rsidR="00791DD6" w:rsidRPr="00132EAD" w14:paraId="1D6C7759" w14:textId="77777777" w:rsidTr="00791DD6">
        <w:trPr>
          <w:trHeight w:val="320"/>
          <w:ins w:id="1572" w:author="Microsoft Office User" w:date="2025-07-28T04:52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2E819" w14:textId="77777777" w:rsidR="00791DD6" w:rsidRPr="00791DD6" w:rsidRDefault="00791DD6" w:rsidP="001C0562">
            <w:pPr>
              <w:rPr>
                <w:ins w:id="1573" w:author="Microsoft Office User" w:date="2025-07-28T04:52:00Z"/>
                <w:color w:val="000000"/>
                <w:sz w:val="22"/>
                <w:szCs w:val="22"/>
              </w:rPr>
            </w:pPr>
            <w:ins w:id="1574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Одежда, обувь и аксессуары</w:t>
              </w:r>
            </w:ins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EEF62" w14:textId="77777777" w:rsidR="00791DD6" w:rsidRPr="00791DD6" w:rsidRDefault="00791DD6" w:rsidP="00791DD6">
            <w:pPr>
              <w:rPr>
                <w:ins w:id="1575" w:author="Microsoft Office User" w:date="2025-07-28T04:52:00Z"/>
                <w:color w:val="000000"/>
                <w:sz w:val="22"/>
                <w:szCs w:val="22"/>
              </w:rPr>
            </w:pPr>
            <w:ins w:id="1576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12 800 000</w:t>
              </w:r>
            </w:ins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25673" w14:textId="77777777" w:rsidR="00791DD6" w:rsidRPr="00791DD6" w:rsidRDefault="00791DD6" w:rsidP="00791DD6">
            <w:pPr>
              <w:rPr>
                <w:ins w:id="1577" w:author="Microsoft Office User" w:date="2025-07-28T04:52:00Z"/>
                <w:color w:val="000000"/>
                <w:sz w:val="22"/>
                <w:szCs w:val="22"/>
              </w:rPr>
            </w:pPr>
            <w:ins w:id="1578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1 830 000</w:t>
              </w:r>
            </w:ins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B3712" w14:textId="77777777" w:rsidR="00791DD6" w:rsidRPr="00791DD6" w:rsidRDefault="00791DD6" w:rsidP="00791DD6">
            <w:pPr>
              <w:rPr>
                <w:ins w:id="1579" w:author="Microsoft Office User" w:date="2025-07-28T04:52:00Z"/>
                <w:color w:val="000000"/>
                <w:sz w:val="22"/>
                <w:szCs w:val="22"/>
              </w:rPr>
            </w:pPr>
            <w:ins w:id="1580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94</w:t>
              </w:r>
            </w:ins>
          </w:p>
        </w:tc>
      </w:tr>
      <w:tr w:rsidR="00791DD6" w:rsidRPr="00132EAD" w14:paraId="6DB297D3" w14:textId="77777777" w:rsidTr="00791DD6">
        <w:trPr>
          <w:trHeight w:val="320"/>
          <w:ins w:id="1581" w:author="Microsoft Office User" w:date="2025-07-28T04:52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B4195" w14:textId="77777777" w:rsidR="00791DD6" w:rsidRPr="00791DD6" w:rsidRDefault="00791DD6" w:rsidP="001C0562">
            <w:pPr>
              <w:rPr>
                <w:ins w:id="1582" w:author="Microsoft Office User" w:date="2025-07-28T04:52:00Z"/>
                <w:color w:val="000000"/>
                <w:sz w:val="22"/>
                <w:szCs w:val="22"/>
              </w:rPr>
            </w:pPr>
            <w:ins w:id="1583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Строительство, обустройство и ремонт</w:t>
              </w:r>
            </w:ins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FF06F" w14:textId="77777777" w:rsidR="00791DD6" w:rsidRPr="00791DD6" w:rsidRDefault="00791DD6" w:rsidP="00791DD6">
            <w:pPr>
              <w:rPr>
                <w:ins w:id="1584" w:author="Microsoft Office User" w:date="2025-07-28T04:52:00Z"/>
                <w:color w:val="000000"/>
                <w:sz w:val="22"/>
                <w:szCs w:val="22"/>
              </w:rPr>
            </w:pPr>
            <w:ins w:id="1585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12 200 000</w:t>
              </w:r>
            </w:ins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79D1B" w14:textId="77777777" w:rsidR="00791DD6" w:rsidRPr="00791DD6" w:rsidRDefault="00791DD6" w:rsidP="00791DD6">
            <w:pPr>
              <w:rPr>
                <w:ins w:id="1586" w:author="Microsoft Office User" w:date="2025-07-28T04:52:00Z"/>
                <w:color w:val="000000"/>
                <w:sz w:val="22"/>
                <w:szCs w:val="22"/>
              </w:rPr>
            </w:pPr>
            <w:ins w:id="1587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1 640 000</w:t>
              </w:r>
            </w:ins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2D2EC" w14:textId="77777777" w:rsidR="00791DD6" w:rsidRPr="00791DD6" w:rsidRDefault="00791DD6" w:rsidP="00791DD6">
            <w:pPr>
              <w:rPr>
                <w:ins w:id="1588" w:author="Microsoft Office User" w:date="2025-07-28T04:52:00Z"/>
                <w:color w:val="000000"/>
                <w:sz w:val="22"/>
                <w:szCs w:val="22"/>
              </w:rPr>
            </w:pPr>
            <w:ins w:id="1589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174</w:t>
              </w:r>
            </w:ins>
          </w:p>
        </w:tc>
      </w:tr>
      <w:tr w:rsidR="00791DD6" w:rsidRPr="00132EAD" w14:paraId="57E6378D" w14:textId="77777777" w:rsidTr="00791DD6">
        <w:trPr>
          <w:trHeight w:val="320"/>
          <w:ins w:id="1590" w:author="Microsoft Office User" w:date="2025-07-28T04:52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76FA9" w14:textId="77777777" w:rsidR="00791DD6" w:rsidRPr="00791DD6" w:rsidRDefault="00791DD6" w:rsidP="001C0562">
            <w:pPr>
              <w:rPr>
                <w:ins w:id="1591" w:author="Microsoft Office User" w:date="2025-07-28T04:52:00Z"/>
                <w:color w:val="000000"/>
                <w:sz w:val="22"/>
                <w:szCs w:val="22"/>
              </w:rPr>
            </w:pPr>
            <w:ins w:id="1592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Работа</w:t>
              </w:r>
            </w:ins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3A9E5" w14:textId="77777777" w:rsidR="00791DD6" w:rsidRPr="00791DD6" w:rsidRDefault="00791DD6" w:rsidP="00791DD6">
            <w:pPr>
              <w:rPr>
                <w:ins w:id="1593" w:author="Microsoft Office User" w:date="2025-07-28T04:52:00Z"/>
                <w:color w:val="000000"/>
                <w:sz w:val="22"/>
                <w:szCs w:val="22"/>
              </w:rPr>
            </w:pPr>
            <w:ins w:id="1594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11 700 000</w:t>
              </w:r>
            </w:ins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987A3" w14:textId="77777777" w:rsidR="00791DD6" w:rsidRPr="00791DD6" w:rsidRDefault="00791DD6" w:rsidP="00791DD6">
            <w:pPr>
              <w:rPr>
                <w:ins w:id="1595" w:author="Microsoft Office User" w:date="2025-07-28T04:52:00Z"/>
                <w:color w:val="000000"/>
                <w:sz w:val="22"/>
                <w:szCs w:val="22"/>
              </w:rPr>
            </w:pPr>
            <w:ins w:id="1596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2 030 000</w:t>
              </w:r>
            </w:ins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56310" w14:textId="77777777" w:rsidR="00791DD6" w:rsidRPr="00791DD6" w:rsidRDefault="00791DD6" w:rsidP="00791DD6">
            <w:pPr>
              <w:rPr>
                <w:ins w:id="1597" w:author="Microsoft Office User" w:date="2025-07-28T04:52:00Z"/>
                <w:color w:val="000000"/>
                <w:sz w:val="22"/>
                <w:szCs w:val="22"/>
              </w:rPr>
            </w:pPr>
            <w:ins w:id="1598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87</w:t>
              </w:r>
            </w:ins>
          </w:p>
        </w:tc>
      </w:tr>
      <w:tr w:rsidR="00791DD6" w:rsidRPr="00132EAD" w14:paraId="3EEC5490" w14:textId="77777777" w:rsidTr="00791DD6">
        <w:tblPrEx>
          <w:tblW w:w="9629" w:type="dxa"/>
          <w:tblPrExChange w:id="1599" w:author="Microsoft Office User" w:date="2025-07-28T04:52:00Z">
            <w:tblPrEx>
              <w:tblW w:w="9629" w:type="dxa"/>
            </w:tblPrEx>
          </w:tblPrExChange>
        </w:tblPrEx>
        <w:trPr>
          <w:trHeight w:val="320"/>
          <w:ins w:id="1600" w:author="Microsoft Office User" w:date="2025-07-28T04:52:00Z"/>
          <w:trPrChange w:id="1601" w:author="Microsoft Office User" w:date="2025-07-28T04:52:00Z">
            <w:trPr>
              <w:trHeight w:val="320"/>
            </w:trPr>
          </w:trPrChange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602" w:author="Microsoft Office User" w:date="2025-07-28T04:52:00Z">
              <w:tcPr>
                <w:tcW w:w="4237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35EDF4CA" w14:textId="77777777" w:rsidR="00791DD6" w:rsidRPr="00791DD6" w:rsidRDefault="00791DD6" w:rsidP="001C0562">
            <w:pPr>
              <w:rPr>
                <w:ins w:id="1603" w:author="Microsoft Office User" w:date="2025-07-28T04:52:00Z"/>
                <w:color w:val="000000"/>
                <w:sz w:val="22"/>
                <w:szCs w:val="22"/>
              </w:rPr>
            </w:pPr>
            <w:ins w:id="1604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Электроника</w:t>
              </w:r>
            </w:ins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605" w:author="Microsoft Office User" w:date="2025-07-28T04:52:00Z">
              <w:tcPr>
                <w:tcW w:w="157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04D4B7B0" w14:textId="77777777" w:rsidR="00791DD6" w:rsidRPr="00791DD6" w:rsidRDefault="00791DD6" w:rsidP="00791DD6">
            <w:pPr>
              <w:rPr>
                <w:ins w:id="1606" w:author="Microsoft Office User" w:date="2025-07-28T04:52:00Z"/>
                <w:color w:val="000000"/>
                <w:sz w:val="22"/>
                <w:szCs w:val="22"/>
              </w:rPr>
            </w:pPr>
            <w:ins w:id="1607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10 900 000</w:t>
              </w:r>
            </w:ins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608" w:author="Microsoft Office User" w:date="2025-07-28T04:52:00Z">
              <w:tcPr>
                <w:tcW w:w="15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6F97874B" w14:textId="77777777" w:rsidR="00791DD6" w:rsidRPr="00791DD6" w:rsidRDefault="00791DD6" w:rsidP="00791DD6">
            <w:pPr>
              <w:rPr>
                <w:ins w:id="1609" w:author="Microsoft Office User" w:date="2025-07-28T04:52:00Z"/>
                <w:color w:val="000000"/>
                <w:sz w:val="22"/>
                <w:szCs w:val="22"/>
              </w:rPr>
            </w:pPr>
            <w:ins w:id="1610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1 830 000</w:t>
              </w:r>
            </w:ins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611" w:author="Microsoft Office User" w:date="2025-07-28T04:52:00Z">
              <w:tcPr>
                <w:tcW w:w="224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232E3678" w14:textId="77777777" w:rsidR="00791DD6" w:rsidRPr="00791DD6" w:rsidRDefault="00791DD6" w:rsidP="00791DD6">
            <w:pPr>
              <w:rPr>
                <w:ins w:id="1612" w:author="Microsoft Office User" w:date="2025-07-28T04:52:00Z"/>
                <w:color w:val="000000"/>
                <w:sz w:val="22"/>
                <w:szCs w:val="22"/>
              </w:rPr>
            </w:pPr>
            <w:ins w:id="1613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99</w:t>
              </w:r>
            </w:ins>
          </w:p>
        </w:tc>
      </w:tr>
      <w:tr w:rsidR="00791DD6" w:rsidRPr="00132EAD" w14:paraId="62E6A950" w14:textId="77777777" w:rsidTr="00791DD6">
        <w:tblPrEx>
          <w:tblW w:w="9629" w:type="dxa"/>
          <w:tblPrExChange w:id="1614" w:author="Microsoft Office User" w:date="2025-07-28T04:52:00Z">
            <w:tblPrEx>
              <w:tblW w:w="9629" w:type="dxa"/>
            </w:tblPrEx>
          </w:tblPrExChange>
        </w:tblPrEx>
        <w:trPr>
          <w:trHeight w:val="320"/>
          <w:ins w:id="1615" w:author="Microsoft Office User" w:date="2025-07-28T04:52:00Z"/>
          <w:trPrChange w:id="1616" w:author="Microsoft Office User" w:date="2025-07-28T04:52:00Z">
            <w:trPr>
              <w:trHeight w:val="320"/>
            </w:trPr>
          </w:trPrChange>
        </w:trPr>
        <w:tc>
          <w:tcPr>
            <w:tcW w:w="4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617" w:author="Microsoft Office User" w:date="2025-07-28T04:52:00Z">
              <w:tcPr>
                <w:tcW w:w="4237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0B74F048" w14:textId="77777777" w:rsidR="00791DD6" w:rsidRPr="00791DD6" w:rsidRDefault="00791DD6" w:rsidP="001C0562">
            <w:pPr>
              <w:rPr>
                <w:ins w:id="1618" w:author="Microsoft Office User" w:date="2025-07-28T04:52:00Z"/>
                <w:color w:val="000000"/>
                <w:sz w:val="22"/>
                <w:szCs w:val="22"/>
              </w:rPr>
            </w:pPr>
            <w:ins w:id="1619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Еда и напитки</w:t>
              </w:r>
            </w:ins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620" w:author="Microsoft Office User" w:date="2025-07-28T04:52:00Z">
              <w:tcPr>
                <w:tcW w:w="157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2032B713" w14:textId="77777777" w:rsidR="00791DD6" w:rsidRPr="00791DD6" w:rsidRDefault="00791DD6" w:rsidP="00791DD6">
            <w:pPr>
              <w:rPr>
                <w:ins w:id="1621" w:author="Microsoft Office User" w:date="2025-07-28T04:52:00Z"/>
                <w:color w:val="000000"/>
                <w:sz w:val="22"/>
                <w:szCs w:val="22"/>
              </w:rPr>
            </w:pPr>
            <w:ins w:id="1622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7 850 000</w:t>
              </w:r>
            </w:ins>
          </w:p>
        </w:tc>
        <w:tc>
          <w:tcPr>
            <w:tcW w:w="1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623" w:author="Microsoft Office User" w:date="2025-07-28T04:52:00Z">
              <w:tcPr>
                <w:tcW w:w="15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54A6213A" w14:textId="77777777" w:rsidR="00791DD6" w:rsidRPr="00791DD6" w:rsidRDefault="00791DD6" w:rsidP="00791DD6">
            <w:pPr>
              <w:rPr>
                <w:ins w:id="1624" w:author="Microsoft Office User" w:date="2025-07-28T04:52:00Z"/>
                <w:color w:val="000000"/>
                <w:sz w:val="22"/>
                <w:szCs w:val="22"/>
              </w:rPr>
            </w:pPr>
            <w:ins w:id="1625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1 310 000</w:t>
              </w:r>
            </w:ins>
          </w:p>
        </w:tc>
        <w:tc>
          <w:tcPr>
            <w:tcW w:w="22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626" w:author="Microsoft Office User" w:date="2025-07-28T04:52:00Z">
              <w:tcPr>
                <w:tcW w:w="224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0455994C" w14:textId="77777777" w:rsidR="00791DD6" w:rsidRPr="00791DD6" w:rsidRDefault="00791DD6" w:rsidP="00791DD6">
            <w:pPr>
              <w:rPr>
                <w:ins w:id="1627" w:author="Microsoft Office User" w:date="2025-07-28T04:52:00Z"/>
                <w:color w:val="000000"/>
                <w:sz w:val="22"/>
                <w:szCs w:val="22"/>
              </w:rPr>
            </w:pPr>
            <w:ins w:id="1628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76</w:t>
              </w:r>
            </w:ins>
          </w:p>
        </w:tc>
      </w:tr>
      <w:tr w:rsidR="00791DD6" w:rsidRPr="00132EAD" w14:paraId="6975C1D5" w14:textId="77777777" w:rsidTr="00791DD6">
        <w:trPr>
          <w:trHeight w:val="320"/>
          <w:ins w:id="1629" w:author="Microsoft Office User" w:date="2025-07-28T04:52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A3E73" w14:textId="77777777" w:rsidR="00791DD6" w:rsidRPr="00791DD6" w:rsidRDefault="00791DD6" w:rsidP="001C0562">
            <w:pPr>
              <w:rPr>
                <w:ins w:id="1630" w:author="Microsoft Office User" w:date="2025-07-28T04:52:00Z"/>
                <w:color w:val="000000"/>
                <w:sz w:val="22"/>
                <w:szCs w:val="22"/>
              </w:rPr>
            </w:pPr>
            <w:ins w:id="1631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Бытовая техника</w:t>
              </w:r>
            </w:ins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A9A32" w14:textId="77777777" w:rsidR="00791DD6" w:rsidRPr="00791DD6" w:rsidRDefault="00791DD6" w:rsidP="00791DD6">
            <w:pPr>
              <w:rPr>
                <w:ins w:id="1632" w:author="Microsoft Office User" w:date="2025-07-28T04:52:00Z"/>
                <w:color w:val="000000"/>
                <w:sz w:val="22"/>
                <w:szCs w:val="22"/>
              </w:rPr>
            </w:pPr>
            <w:ins w:id="1633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7 440 000</w:t>
              </w:r>
            </w:ins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A3087" w14:textId="77777777" w:rsidR="00791DD6" w:rsidRPr="00791DD6" w:rsidRDefault="00791DD6" w:rsidP="00791DD6">
            <w:pPr>
              <w:rPr>
                <w:ins w:id="1634" w:author="Microsoft Office User" w:date="2025-07-28T04:52:00Z"/>
                <w:color w:val="000000"/>
                <w:sz w:val="22"/>
                <w:szCs w:val="22"/>
              </w:rPr>
            </w:pPr>
            <w:ins w:id="1635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1 120 000</w:t>
              </w:r>
            </w:ins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48601" w14:textId="77777777" w:rsidR="00791DD6" w:rsidRPr="00791DD6" w:rsidRDefault="00791DD6" w:rsidP="00791DD6">
            <w:pPr>
              <w:rPr>
                <w:ins w:id="1636" w:author="Microsoft Office User" w:date="2025-07-28T04:52:00Z"/>
                <w:color w:val="000000"/>
                <w:sz w:val="22"/>
                <w:szCs w:val="22"/>
              </w:rPr>
            </w:pPr>
            <w:ins w:id="1637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109</w:t>
              </w:r>
            </w:ins>
          </w:p>
        </w:tc>
      </w:tr>
      <w:tr w:rsidR="00791DD6" w:rsidRPr="00132EAD" w14:paraId="1F3CE4A3" w14:textId="77777777" w:rsidTr="00791DD6">
        <w:trPr>
          <w:trHeight w:val="320"/>
          <w:ins w:id="1638" w:author="Microsoft Office User" w:date="2025-07-28T04:52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9F0AD" w14:textId="77777777" w:rsidR="00791DD6" w:rsidRPr="00791DD6" w:rsidRDefault="00791DD6" w:rsidP="001C0562">
            <w:pPr>
              <w:rPr>
                <w:ins w:id="1639" w:author="Microsoft Office User" w:date="2025-07-28T04:52:00Z"/>
                <w:color w:val="000000"/>
                <w:sz w:val="22"/>
                <w:szCs w:val="22"/>
              </w:rPr>
            </w:pPr>
            <w:ins w:id="1640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Бизнес</w:t>
              </w:r>
            </w:ins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3170E" w14:textId="77777777" w:rsidR="00791DD6" w:rsidRPr="00791DD6" w:rsidRDefault="00791DD6" w:rsidP="00791DD6">
            <w:pPr>
              <w:rPr>
                <w:ins w:id="1641" w:author="Microsoft Office User" w:date="2025-07-28T04:52:00Z"/>
                <w:color w:val="000000"/>
                <w:sz w:val="22"/>
                <w:szCs w:val="22"/>
              </w:rPr>
            </w:pPr>
            <w:ins w:id="1642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7 400 000</w:t>
              </w:r>
            </w:ins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857BE" w14:textId="77777777" w:rsidR="00791DD6" w:rsidRPr="00791DD6" w:rsidRDefault="00791DD6" w:rsidP="00791DD6">
            <w:pPr>
              <w:rPr>
                <w:ins w:id="1643" w:author="Microsoft Office User" w:date="2025-07-28T04:52:00Z"/>
                <w:color w:val="000000"/>
                <w:sz w:val="22"/>
                <w:szCs w:val="22"/>
              </w:rPr>
            </w:pPr>
            <w:ins w:id="1644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1 350 000</w:t>
              </w:r>
            </w:ins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ADDD5" w14:textId="77777777" w:rsidR="00791DD6" w:rsidRPr="00791DD6" w:rsidRDefault="00791DD6" w:rsidP="00791DD6">
            <w:pPr>
              <w:rPr>
                <w:ins w:id="1645" w:author="Microsoft Office User" w:date="2025-07-28T04:52:00Z"/>
                <w:color w:val="000000"/>
                <w:sz w:val="22"/>
                <w:szCs w:val="22"/>
              </w:rPr>
            </w:pPr>
            <w:ins w:id="1646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84</w:t>
              </w:r>
            </w:ins>
          </w:p>
        </w:tc>
      </w:tr>
      <w:tr w:rsidR="00791DD6" w:rsidRPr="00132EAD" w14:paraId="683D058E" w14:textId="77777777" w:rsidTr="00791DD6">
        <w:trPr>
          <w:trHeight w:val="320"/>
          <w:ins w:id="1647" w:author="Microsoft Office User" w:date="2025-07-28T04:52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BF3CA" w14:textId="77777777" w:rsidR="00791DD6" w:rsidRPr="00791DD6" w:rsidRDefault="00791DD6" w:rsidP="001C0562">
            <w:pPr>
              <w:rPr>
                <w:ins w:id="1648" w:author="Microsoft Office User" w:date="2025-07-28T04:52:00Z"/>
                <w:color w:val="000000"/>
                <w:sz w:val="22"/>
                <w:szCs w:val="22"/>
              </w:rPr>
            </w:pPr>
            <w:ins w:id="1649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Семья и дети</w:t>
              </w:r>
            </w:ins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47D87" w14:textId="77777777" w:rsidR="00791DD6" w:rsidRPr="00791DD6" w:rsidRDefault="00791DD6" w:rsidP="00791DD6">
            <w:pPr>
              <w:rPr>
                <w:ins w:id="1650" w:author="Microsoft Office User" w:date="2025-07-28T04:52:00Z"/>
                <w:color w:val="000000"/>
                <w:sz w:val="22"/>
                <w:szCs w:val="22"/>
              </w:rPr>
            </w:pPr>
            <w:ins w:id="1651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7 140 000</w:t>
              </w:r>
            </w:ins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0624F" w14:textId="77777777" w:rsidR="00791DD6" w:rsidRPr="00791DD6" w:rsidRDefault="00791DD6" w:rsidP="00791DD6">
            <w:pPr>
              <w:rPr>
                <w:ins w:id="1652" w:author="Microsoft Office User" w:date="2025-07-28T04:52:00Z"/>
                <w:color w:val="000000"/>
                <w:sz w:val="22"/>
                <w:szCs w:val="22"/>
              </w:rPr>
            </w:pPr>
            <w:ins w:id="1653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1 230 000</w:t>
              </w:r>
            </w:ins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8485D" w14:textId="77777777" w:rsidR="00791DD6" w:rsidRPr="00791DD6" w:rsidRDefault="00791DD6" w:rsidP="00791DD6">
            <w:pPr>
              <w:rPr>
                <w:ins w:id="1654" w:author="Microsoft Office User" w:date="2025-07-28T04:52:00Z"/>
                <w:color w:val="000000"/>
                <w:sz w:val="22"/>
                <w:szCs w:val="22"/>
              </w:rPr>
            </w:pPr>
            <w:ins w:id="1655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66</w:t>
              </w:r>
            </w:ins>
          </w:p>
        </w:tc>
      </w:tr>
      <w:tr w:rsidR="00791DD6" w:rsidRPr="00132EAD" w14:paraId="3ADB82C3" w14:textId="77777777" w:rsidTr="00791DD6">
        <w:trPr>
          <w:trHeight w:val="320"/>
          <w:ins w:id="1656" w:author="Microsoft Office User" w:date="2025-07-28T04:52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AF67A" w14:textId="77777777" w:rsidR="00791DD6" w:rsidRPr="00791DD6" w:rsidRDefault="00791DD6" w:rsidP="001C0562">
            <w:pPr>
              <w:rPr>
                <w:ins w:id="1657" w:author="Microsoft Office User" w:date="2025-07-28T04:52:00Z"/>
                <w:color w:val="000000"/>
                <w:sz w:val="22"/>
                <w:szCs w:val="22"/>
              </w:rPr>
            </w:pPr>
            <w:ins w:id="1658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Образование</w:t>
              </w:r>
            </w:ins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E4A4A" w14:textId="77777777" w:rsidR="00791DD6" w:rsidRPr="00791DD6" w:rsidRDefault="00791DD6" w:rsidP="00791DD6">
            <w:pPr>
              <w:rPr>
                <w:ins w:id="1659" w:author="Microsoft Office User" w:date="2025-07-28T04:52:00Z"/>
                <w:color w:val="000000"/>
                <w:sz w:val="22"/>
                <w:szCs w:val="22"/>
              </w:rPr>
            </w:pPr>
            <w:ins w:id="1660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5 270 000</w:t>
              </w:r>
            </w:ins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4B38C" w14:textId="77777777" w:rsidR="00791DD6" w:rsidRPr="00791DD6" w:rsidRDefault="00791DD6" w:rsidP="00791DD6">
            <w:pPr>
              <w:rPr>
                <w:ins w:id="1661" w:author="Microsoft Office User" w:date="2025-07-28T04:52:00Z"/>
                <w:color w:val="000000"/>
                <w:sz w:val="22"/>
                <w:szCs w:val="22"/>
              </w:rPr>
            </w:pPr>
            <w:ins w:id="1662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1 060 000</w:t>
              </w:r>
            </w:ins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90AAE" w14:textId="77777777" w:rsidR="00791DD6" w:rsidRPr="00791DD6" w:rsidRDefault="00791DD6" w:rsidP="00791DD6">
            <w:pPr>
              <w:rPr>
                <w:ins w:id="1663" w:author="Microsoft Office User" w:date="2025-07-28T04:52:00Z"/>
                <w:color w:val="000000"/>
                <w:sz w:val="22"/>
                <w:szCs w:val="22"/>
              </w:rPr>
            </w:pPr>
            <w:ins w:id="1664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91</w:t>
              </w:r>
            </w:ins>
          </w:p>
        </w:tc>
      </w:tr>
      <w:tr w:rsidR="00791DD6" w:rsidRPr="00132EAD" w14:paraId="3E001375" w14:textId="77777777" w:rsidTr="00791DD6">
        <w:trPr>
          <w:trHeight w:val="320"/>
          <w:ins w:id="1665" w:author="Microsoft Office User" w:date="2025-07-28T04:52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44C9B" w14:textId="77777777" w:rsidR="00791DD6" w:rsidRPr="00791DD6" w:rsidRDefault="00791DD6" w:rsidP="001C0562">
            <w:pPr>
              <w:rPr>
                <w:ins w:id="1666" w:author="Microsoft Office User" w:date="2025-07-28T04:52:00Z"/>
                <w:color w:val="000000"/>
                <w:sz w:val="22"/>
                <w:szCs w:val="22"/>
              </w:rPr>
            </w:pPr>
            <w:ins w:id="1667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Красота и здоровье</w:t>
              </w:r>
            </w:ins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BA102" w14:textId="77777777" w:rsidR="00791DD6" w:rsidRPr="00791DD6" w:rsidRDefault="00791DD6" w:rsidP="00791DD6">
            <w:pPr>
              <w:rPr>
                <w:ins w:id="1668" w:author="Microsoft Office User" w:date="2025-07-28T04:52:00Z"/>
                <w:color w:val="000000"/>
                <w:sz w:val="22"/>
                <w:szCs w:val="22"/>
              </w:rPr>
            </w:pPr>
            <w:ins w:id="1669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3 200 000</w:t>
              </w:r>
            </w:ins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CCD99" w14:textId="77777777" w:rsidR="00791DD6" w:rsidRPr="00791DD6" w:rsidRDefault="00791DD6" w:rsidP="00791DD6">
            <w:pPr>
              <w:rPr>
                <w:ins w:id="1670" w:author="Microsoft Office User" w:date="2025-07-28T04:52:00Z"/>
                <w:color w:val="000000"/>
                <w:sz w:val="22"/>
                <w:szCs w:val="22"/>
              </w:rPr>
            </w:pPr>
            <w:ins w:id="1671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583 736</w:t>
              </w:r>
            </w:ins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85ACB" w14:textId="77777777" w:rsidR="00791DD6" w:rsidRPr="00791DD6" w:rsidRDefault="00791DD6" w:rsidP="00791DD6">
            <w:pPr>
              <w:rPr>
                <w:ins w:id="1672" w:author="Microsoft Office User" w:date="2025-07-28T04:52:00Z"/>
                <w:color w:val="000000"/>
                <w:sz w:val="22"/>
                <w:szCs w:val="22"/>
              </w:rPr>
            </w:pPr>
            <w:ins w:id="1673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60</w:t>
              </w:r>
            </w:ins>
          </w:p>
        </w:tc>
      </w:tr>
      <w:tr w:rsidR="00791DD6" w:rsidRPr="00132EAD" w14:paraId="4FB38C11" w14:textId="77777777" w:rsidTr="00791DD6">
        <w:trPr>
          <w:trHeight w:val="320"/>
          <w:ins w:id="1674" w:author="Microsoft Office User" w:date="2025-07-28T04:52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7570F" w14:textId="77777777" w:rsidR="00791DD6" w:rsidRPr="00791DD6" w:rsidRDefault="00791DD6" w:rsidP="001C0562">
            <w:pPr>
              <w:rPr>
                <w:ins w:id="1675" w:author="Microsoft Office User" w:date="2025-07-28T04:52:00Z"/>
                <w:color w:val="000000"/>
                <w:sz w:val="22"/>
                <w:szCs w:val="22"/>
              </w:rPr>
            </w:pPr>
            <w:ins w:id="1676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Животные</w:t>
              </w:r>
            </w:ins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38EF9" w14:textId="77777777" w:rsidR="00791DD6" w:rsidRPr="00791DD6" w:rsidRDefault="00791DD6" w:rsidP="00791DD6">
            <w:pPr>
              <w:rPr>
                <w:ins w:id="1677" w:author="Microsoft Office User" w:date="2025-07-28T04:52:00Z"/>
                <w:color w:val="000000"/>
                <w:sz w:val="22"/>
                <w:szCs w:val="22"/>
              </w:rPr>
            </w:pPr>
            <w:ins w:id="1678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2 680 000</w:t>
              </w:r>
            </w:ins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0CCF5" w14:textId="77777777" w:rsidR="00791DD6" w:rsidRPr="00791DD6" w:rsidRDefault="00791DD6" w:rsidP="00791DD6">
            <w:pPr>
              <w:rPr>
                <w:ins w:id="1679" w:author="Microsoft Office User" w:date="2025-07-28T04:52:00Z"/>
                <w:color w:val="000000"/>
                <w:sz w:val="22"/>
                <w:szCs w:val="22"/>
              </w:rPr>
            </w:pPr>
            <w:ins w:id="1680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507 294</w:t>
              </w:r>
            </w:ins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3BF6D" w14:textId="77777777" w:rsidR="00791DD6" w:rsidRPr="00791DD6" w:rsidRDefault="00791DD6" w:rsidP="00791DD6">
            <w:pPr>
              <w:rPr>
                <w:ins w:id="1681" w:author="Microsoft Office User" w:date="2025-07-28T04:52:00Z"/>
                <w:color w:val="000000"/>
                <w:sz w:val="22"/>
                <w:szCs w:val="22"/>
              </w:rPr>
            </w:pPr>
            <w:ins w:id="1682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72</w:t>
              </w:r>
            </w:ins>
          </w:p>
        </w:tc>
      </w:tr>
      <w:tr w:rsidR="00791DD6" w:rsidRPr="00132EAD" w14:paraId="74508FA4" w14:textId="77777777" w:rsidTr="00791DD6">
        <w:trPr>
          <w:trHeight w:val="320"/>
          <w:ins w:id="1683" w:author="Microsoft Office User" w:date="2025-07-28T04:52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14F5A" w14:textId="77777777" w:rsidR="00791DD6" w:rsidRPr="00791DD6" w:rsidRDefault="00791DD6" w:rsidP="001C0562">
            <w:pPr>
              <w:rPr>
                <w:ins w:id="1684" w:author="Microsoft Office User" w:date="2025-07-28T04:52:00Z"/>
                <w:color w:val="000000"/>
                <w:sz w:val="22"/>
                <w:szCs w:val="22"/>
              </w:rPr>
            </w:pPr>
            <w:ins w:id="1685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Канцелярские товары</w:t>
              </w:r>
            </w:ins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E0E1B" w14:textId="77777777" w:rsidR="00791DD6" w:rsidRPr="00791DD6" w:rsidRDefault="00791DD6" w:rsidP="00791DD6">
            <w:pPr>
              <w:rPr>
                <w:ins w:id="1686" w:author="Microsoft Office User" w:date="2025-07-28T04:52:00Z"/>
                <w:color w:val="000000"/>
                <w:sz w:val="22"/>
                <w:szCs w:val="22"/>
              </w:rPr>
            </w:pPr>
            <w:ins w:id="1687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1 690 000</w:t>
              </w:r>
            </w:ins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FF68E" w14:textId="77777777" w:rsidR="00791DD6" w:rsidRPr="00791DD6" w:rsidRDefault="00791DD6" w:rsidP="00791DD6">
            <w:pPr>
              <w:rPr>
                <w:ins w:id="1688" w:author="Microsoft Office User" w:date="2025-07-28T04:52:00Z"/>
                <w:color w:val="000000"/>
                <w:sz w:val="22"/>
                <w:szCs w:val="22"/>
              </w:rPr>
            </w:pPr>
            <w:ins w:id="1689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305 502</w:t>
              </w:r>
            </w:ins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269C5" w14:textId="77777777" w:rsidR="00791DD6" w:rsidRPr="00791DD6" w:rsidRDefault="00791DD6" w:rsidP="00791DD6">
            <w:pPr>
              <w:rPr>
                <w:ins w:id="1690" w:author="Microsoft Office User" w:date="2025-07-28T04:52:00Z"/>
                <w:color w:val="000000"/>
                <w:sz w:val="22"/>
                <w:szCs w:val="22"/>
              </w:rPr>
            </w:pPr>
            <w:ins w:id="1691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72</w:t>
              </w:r>
            </w:ins>
          </w:p>
        </w:tc>
      </w:tr>
      <w:tr w:rsidR="00791DD6" w:rsidRPr="00132EAD" w14:paraId="7FBE1D53" w14:textId="77777777" w:rsidTr="00791DD6">
        <w:trPr>
          <w:trHeight w:val="320"/>
          <w:ins w:id="1692" w:author="Microsoft Office User" w:date="2025-07-28T04:52:00Z"/>
        </w:trPr>
        <w:tc>
          <w:tcPr>
            <w:tcW w:w="4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3880E" w14:textId="77777777" w:rsidR="00791DD6" w:rsidRPr="00791DD6" w:rsidRDefault="00791DD6" w:rsidP="001C0562">
            <w:pPr>
              <w:rPr>
                <w:ins w:id="1693" w:author="Microsoft Office User" w:date="2025-07-28T04:52:00Z"/>
                <w:color w:val="000000"/>
                <w:sz w:val="22"/>
                <w:szCs w:val="22"/>
              </w:rPr>
            </w:pPr>
            <w:ins w:id="1694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Подарки и цветы</w:t>
              </w:r>
            </w:ins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75622" w14:textId="77777777" w:rsidR="00791DD6" w:rsidRPr="00791DD6" w:rsidRDefault="00791DD6" w:rsidP="00791DD6">
            <w:pPr>
              <w:rPr>
                <w:ins w:id="1695" w:author="Microsoft Office User" w:date="2025-07-28T04:52:00Z"/>
                <w:color w:val="000000"/>
                <w:sz w:val="22"/>
                <w:szCs w:val="22"/>
              </w:rPr>
            </w:pPr>
            <w:ins w:id="1696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1 180 000</w:t>
              </w:r>
            </w:ins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0100B" w14:textId="77777777" w:rsidR="00791DD6" w:rsidRPr="00791DD6" w:rsidRDefault="00791DD6" w:rsidP="00791DD6">
            <w:pPr>
              <w:rPr>
                <w:ins w:id="1697" w:author="Microsoft Office User" w:date="2025-07-28T04:52:00Z"/>
                <w:color w:val="000000"/>
                <w:sz w:val="22"/>
                <w:szCs w:val="22"/>
              </w:rPr>
            </w:pPr>
            <w:ins w:id="1698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241 493</w:t>
              </w:r>
            </w:ins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470F4" w14:textId="77777777" w:rsidR="00791DD6" w:rsidRPr="00791DD6" w:rsidRDefault="00791DD6" w:rsidP="00791DD6">
            <w:pPr>
              <w:rPr>
                <w:ins w:id="1699" w:author="Microsoft Office User" w:date="2025-07-28T04:52:00Z"/>
                <w:color w:val="000000"/>
                <w:sz w:val="22"/>
                <w:szCs w:val="22"/>
              </w:rPr>
            </w:pPr>
            <w:ins w:id="1700" w:author="Microsoft Office User" w:date="2025-07-28T04:52:00Z">
              <w:r w:rsidRPr="00791DD6">
                <w:rPr>
                  <w:color w:val="000000"/>
                  <w:sz w:val="22"/>
                  <w:szCs w:val="22"/>
                </w:rPr>
                <w:t>177</w:t>
              </w:r>
            </w:ins>
          </w:p>
        </w:tc>
      </w:tr>
    </w:tbl>
    <w:p w14:paraId="45C950AC" w14:textId="77777777" w:rsidR="003F1DF6" w:rsidRDefault="003F1DF6" w:rsidP="003F1DF6">
      <w:pPr>
        <w:spacing w:line="360" w:lineRule="auto"/>
        <w:jc w:val="both"/>
      </w:pPr>
    </w:p>
    <w:p w14:paraId="3180F3A6" w14:textId="260F4DAC" w:rsidR="008A63BD" w:rsidRDefault="00BE4BEA" w:rsidP="000835DC">
      <w:pPr>
        <w:spacing w:line="360" w:lineRule="auto"/>
        <w:ind w:firstLine="708"/>
        <w:jc w:val="both"/>
      </w:pPr>
      <w:r w:rsidRPr="00BC3CEA">
        <w:rPr>
          <w:sz w:val="28"/>
          <w:szCs w:val="28"/>
        </w:rPr>
        <w:t xml:space="preserve">На основе данных сервиса Я.Метрика </w:t>
      </w:r>
      <w:r>
        <w:rPr>
          <w:sz w:val="28"/>
          <w:szCs w:val="28"/>
        </w:rPr>
        <w:t>были проанализированы</w:t>
      </w:r>
      <w:r w:rsidRPr="00BC3CE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основные </w:t>
      </w:r>
      <w:r w:rsidRPr="00BC3CEA">
        <w:rPr>
          <w:sz w:val="28"/>
          <w:szCs w:val="28"/>
        </w:rPr>
        <w:t>интересы пользователей.</w:t>
      </w:r>
      <w:r>
        <w:rPr>
          <w:sz w:val="28"/>
          <w:szCs w:val="28"/>
        </w:rPr>
        <w:t xml:space="preserve"> В рамках интересах первого уровня можно отметить, что аудитория КХЛ сильно интересуется финансами.</w:t>
      </w:r>
      <w:r w:rsidRPr="00BE4BEA">
        <w:rPr>
          <w:sz w:val="28"/>
          <w:szCs w:val="28"/>
        </w:rPr>
        <w:t xml:space="preserve"> Аффинити</w:t>
      </w:r>
      <w:r w:rsidR="00B25F1E">
        <w:rPr>
          <w:sz w:val="28"/>
          <w:szCs w:val="28"/>
        </w:rPr>
        <w:t>-</w:t>
      </w:r>
      <w:r w:rsidRPr="00BE4BEA">
        <w:rPr>
          <w:sz w:val="28"/>
          <w:szCs w:val="28"/>
        </w:rPr>
        <w:t xml:space="preserve">индекс </w:t>
      </w:r>
      <w:r>
        <w:rPr>
          <w:sz w:val="28"/>
          <w:szCs w:val="28"/>
        </w:rPr>
        <w:t xml:space="preserve">для этой категории </w:t>
      </w:r>
      <w:r w:rsidR="006B2360">
        <w:rPr>
          <w:sz w:val="28"/>
          <w:szCs w:val="28"/>
        </w:rPr>
        <w:t>составил 362</w:t>
      </w:r>
      <w:ins w:id="1701" w:author="Microsoft Office User" w:date="2025-07-28T13:23:00Z">
        <w:r w:rsidR="00056C9F" w:rsidRPr="00056C9F">
          <w:rPr>
            <w:sz w:val="28"/>
            <w:szCs w:val="28"/>
            <w:rPrChange w:id="1702" w:author="Microsoft Office User" w:date="2025-07-28T13:23:00Z">
              <w:rPr>
                <w:sz w:val="28"/>
                <w:szCs w:val="28"/>
                <w:lang w:val="en-US"/>
              </w:rPr>
            </w:rPrChange>
          </w:rPr>
          <w:t>**</w:t>
        </w:r>
      </w:ins>
      <w:r w:rsidRPr="00BE4BE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является самым высоким среди </w:t>
      </w:r>
      <w:r w:rsidR="004A550B">
        <w:rPr>
          <w:sz w:val="28"/>
          <w:szCs w:val="28"/>
        </w:rPr>
        <w:t xml:space="preserve">всех </w:t>
      </w:r>
      <w:r>
        <w:rPr>
          <w:sz w:val="28"/>
          <w:szCs w:val="28"/>
        </w:rPr>
        <w:t xml:space="preserve">интересов. </w:t>
      </w:r>
      <w:r w:rsidR="006B2360">
        <w:rPr>
          <w:sz w:val="28"/>
          <w:szCs w:val="28"/>
        </w:rPr>
        <w:lastRenderedPageBreak/>
        <w:t>Вероятно, это может быть связано с тем, что один из главных партнеров Лиги является финансовой организацией</w:t>
      </w:r>
      <w:r w:rsidR="00F17D07">
        <w:rPr>
          <w:sz w:val="28"/>
          <w:szCs w:val="28"/>
        </w:rPr>
        <w:t xml:space="preserve">. </w:t>
      </w:r>
      <w:r w:rsidR="00714FA4" w:rsidRPr="00714FA4">
        <w:rPr>
          <w:sz w:val="28"/>
          <w:szCs w:val="28"/>
        </w:rPr>
        <w:t xml:space="preserve">В течение сезона </w:t>
      </w:r>
      <w:r w:rsidR="00714FA4">
        <w:rPr>
          <w:sz w:val="28"/>
          <w:szCs w:val="28"/>
        </w:rPr>
        <w:t>этим</w:t>
      </w:r>
      <w:r w:rsidR="00F17D07">
        <w:rPr>
          <w:sz w:val="28"/>
          <w:szCs w:val="28"/>
        </w:rPr>
        <w:t xml:space="preserve"> партнером было запущено множество рекламных кампаний </w:t>
      </w:r>
      <w:r w:rsidR="003F1DF6" w:rsidRPr="00714FA4">
        <w:rPr>
          <w:sz w:val="28"/>
        </w:rPr>
        <w:t>с использованием посадочных страниц на сайте КХЛ</w:t>
      </w:r>
      <w:r w:rsidR="00F17D07">
        <w:rPr>
          <w:sz w:val="28"/>
          <w:szCs w:val="28"/>
        </w:rPr>
        <w:t>.</w:t>
      </w:r>
    </w:p>
    <w:p w14:paraId="6D47F4C5" w14:textId="77777777" w:rsidR="003764A9" w:rsidRPr="003F2C4F" w:rsidRDefault="003764A9" w:rsidP="00C03366">
      <w:pPr>
        <w:jc w:val="both"/>
      </w:pPr>
    </w:p>
    <w:p w14:paraId="03F0838A" w14:textId="647EAFDE" w:rsidR="00C03366" w:rsidRDefault="00C03366" w:rsidP="00C03366">
      <w:pPr>
        <w:jc w:val="center"/>
        <w:rPr>
          <w:b/>
          <w:sz w:val="28"/>
          <w:szCs w:val="28"/>
        </w:rPr>
      </w:pPr>
      <w:r w:rsidRPr="003F2C4F">
        <w:rPr>
          <w:b/>
          <w:sz w:val="28"/>
          <w:szCs w:val="28"/>
        </w:rPr>
        <w:t>Источники трафика</w:t>
      </w:r>
      <w:r w:rsidR="00B25F1E">
        <w:rPr>
          <w:b/>
          <w:sz w:val="28"/>
          <w:szCs w:val="28"/>
        </w:rPr>
        <w:t xml:space="preserve"> в сезоне 202</w:t>
      </w:r>
      <w:ins w:id="1703" w:author="Microsoft Office User" w:date="2025-07-28T13:22:00Z">
        <w:r w:rsidR="00056C9F">
          <w:rPr>
            <w:b/>
            <w:sz w:val="28"/>
            <w:szCs w:val="28"/>
          </w:rPr>
          <w:t>4</w:t>
        </w:r>
      </w:ins>
      <w:del w:id="1704" w:author="Microsoft Office User" w:date="2025-07-28T13:22:00Z">
        <w:r w:rsidR="00B26587" w:rsidDel="00056C9F">
          <w:rPr>
            <w:b/>
            <w:sz w:val="28"/>
            <w:szCs w:val="28"/>
          </w:rPr>
          <w:delText>3</w:delText>
        </w:r>
      </w:del>
      <w:r w:rsidR="00B25F1E">
        <w:rPr>
          <w:b/>
          <w:sz w:val="28"/>
          <w:szCs w:val="28"/>
        </w:rPr>
        <w:t>/202</w:t>
      </w:r>
      <w:ins w:id="1705" w:author="Microsoft Office User" w:date="2025-07-28T13:22:00Z">
        <w:r w:rsidR="00056C9F">
          <w:rPr>
            <w:b/>
            <w:sz w:val="28"/>
            <w:szCs w:val="28"/>
          </w:rPr>
          <w:t>5</w:t>
        </w:r>
      </w:ins>
      <w:del w:id="1706" w:author="Microsoft Office User" w:date="2025-07-28T13:22:00Z">
        <w:r w:rsidR="00B26587" w:rsidDel="00056C9F">
          <w:rPr>
            <w:b/>
            <w:sz w:val="28"/>
            <w:szCs w:val="28"/>
          </w:rPr>
          <w:delText>4</w:delText>
        </w:r>
      </w:del>
    </w:p>
    <w:p w14:paraId="1CB9D7EE" w14:textId="77777777" w:rsidR="00C03366" w:rsidRPr="003F2C4F" w:rsidRDefault="00C03366" w:rsidP="00D02B8D">
      <w:pPr>
        <w:rPr>
          <w:b/>
          <w:sz w:val="28"/>
          <w:szCs w:val="28"/>
        </w:rPr>
      </w:pPr>
    </w:p>
    <w:tbl>
      <w:tblPr>
        <w:tblW w:w="9634" w:type="dxa"/>
        <w:tblLook w:val="04A0" w:firstRow="1" w:lastRow="0" w:firstColumn="1" w:lastColumn="0" w:noHBand="0" w:noVBand="1"/>
      </w:tblPr>
      <w:tblGrid>
        <w:gridCol w:w="3760"/>
        <w:gridCol w:w="2540"/>
        <w:gridCol w:w="3334"/>
      </w:tblGrid>
      <w:tr w:rsidR="00F17D07" w:rsidRPr="005E7976" w14:paraId="6A202559" w14:textId="77777777" w:rsidTr="00F17D07">
        <w:trPr>
          <w:trHeight w:val="320"/>
        </w:trPr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2751B" w14:textId="77777777" w:rsidR="00F17D07" w:rsidRPr="00CA3827" w:rsidRDefault="00F17D07">
            <w:pPr>
              <w:jc w:val="center"/>
              <w:rPr>
                <w:b/>
                <w:bCs/>
                <w:sz w:val="22"/>
                <w:szCs w:val="22"/>
              </w:rPr>
            </w:pPr>
            <w:r w:rsidRPr="00CA3827">
              <w:rPr>
                <w:b/>
                <w:bCs/>
                <w:sz w:val="22"/>
                <w:szCs w:val="22"/>
              </w:rPr>
              <w:t>Источник трафика</w:t>
            </w: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34707" w14:textId="77777777" w:rsidR="00F17D07" w:rsidRPr="00CA3827" w:rsidRDefault="00F17D07">
            <w:pPr>
              <w:jc w:val="center"/>
              <w:rPr>
                <w:b/>
                <w:bCs/>
                <w:sz w:val="22"/>
                <w:szCs w:val="22"/>
              </w:rPr>
            </w:pPr>
            <w:r w:rsidRPr="00CA3827">
              <w:rPr>
                <w:b/>
                <w:bCs/>
                <w:sz w:val="22"/>
                <w:szCs w:val="22"/>
              </w:rPr>
              <w:t>Сессии</w:t>
            </w:r>
          </w:p>
        </w:tc>
        <w:tc>
          <w:tcPr>
            <w:tcW w:w="3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8B68D" w14:textId="77777777" w:rsidR="00F17D07" w:rsidRPr="00CA3827" w:rsidRDefault="00F17D07">
            <w:pPr>
              <w:jc w:val="center"/>
              <w:rPr>
                <w:b/>
                <w:bCs/>
                <w:sz w:val="22"/>
                <w:szCs w:val="22"/>
              </w:rPr>
            </w:pPr>
            <w:r w:rsidRPr="00CA3827">
              <w:rPr>
                <w:b/>
                <w:bCs/>
                <w:sz w:val="22"/>
                <w:szCs w:val="22"/>
              </w:rPr>
              <w:t>Изменение</w:t>
            </w:r>
          </w:p>
        </w:tc>
      </w:tr>
      <w:tr w:rsidR="009F2343" w:rsidRPr="005E7976" w14:paraId="17AB0D26" w14:textId="77777777" w:rsidTr="00F17D07">
        <w:trPr>
          <w:trHeight w:val="320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5B746" w14:textId="77777777" w:rsidR="009F2343" w:rsidRPr="009F2343" w:rsidRDefault="009F2343" w:rsidP="009F2343">
            <w:pPr>
              <w:rPr>
                <w:color w:val="000000"/>
                <w:sz w:val="22"/>
                <w:szCs w:val="22"/>
              </w:rPr>
            </w:pPr>
            <w:r w:rsidRPr="009F2343">
              <w:rPr>
                <w:color w:val="000000"/>
                <w:sz w:val="22"/>
                <w:szCs w:val="22"/>
              </w:rPr>
              <w:t>Переходы из поисковых систем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4E082" w14:textId="3C51E192" w:rsidR="009F2343" w:rsidRPr="009F2343" w:rsidRDefault="009F2343" w:rsidP="009F2343">
            <w:pPr>
              <w:jc w:val="right"/>
              <w:rPr>
                <w:color w:val="000000"/>
                <w:sz w:val="22"/>
                <w:szCs w:val="22"/>
              </w:rPr>
            </w:pPr>
            <w:ins w:id="1707" w:author="Microsoft Office User" w:date="2025-07-28T05:19:00Z">
              <w:r w:rsidRPr="009F2343">
                <w:rPr>
                  <w:color w:val="000000"/>
                  <w:sz w:val="22"/>
                  <w:szCs w:val="22"/>
                  <w:rPrChange w:id="1708" w:author="Microsoft Office User" w:date="2025-07-28T05:20:00Z">
                    <w:rPr>
                      <w:rFonts w:ascii="Calibri" w:hAnsi="Calibri" w:cs="Calibri"/>
                      <w:color w:val="000000"/>
                    </w:rPr>
                  </w:rPrChange>
                </w:rPr>
                <w:t>56</w:t>
              </w:r>
              <w:r w:rsidRPr="009F2343">
                <w:rPr>
                  <w:color w:val="000000"/>
                  <w:sz w:val="22"/>
                  <w:szCs w:val="22"/>
                  <w:lang w:val="en-US"/>
                  <w:rPrChange w:id="1709" w:author="Microsoft Office User" w:date="2025-07-28T05:20:00Z">
                    <w:rPr>
                      <w:rFonts w:ascii="Calibri" w:hAnsi="Calibri" w:cs="Calibri"/>
                      <w:color w:val="000000"/>
                      <w:lang w:val="en-US"/>
                    </w:rPr>
                  </w:rPrChange>
                </w:rPr>
                <w:t xml:space="preserve"> </w:t>
              </w:r>
              <w:r w:rsidRPr="009F2343">
                <w:rPr>
                  <w:color w:val="000000"/>
                  <w:sz w:val="22"/>
                  <w:szCs w:val="22"/>
                  <w:rPrChange w:id="1710" w:author="Microsoft Office User" w:date="2025-07-28T05:20:00Z">
                    <w:rPr>
                      <w:rFonts w:ascii="Calibri" w:hAnsi="Calibri" w:cs="Calibri"/>
                      <w:color w:val="000000"/>
                    </w:rPr>
                  </w:rPrChange>
                </w:rPr>
                <w:t>503</w:t>
              </w:r>
              <w:r w:rsidRPr="009F2343">
                <w:rPr>
                  <w:color w:val="000000"/>
                  <w:sz w:val="22"/>
                  <w:szCs w:val="22"/>
                  <w:lang w:val="en-US"/>
                  <w:rPrChange w:id="1711" w:author="Microsoft Office User" w:date="2025-07-28T05:20:00Z">
                    <w:rPr>
                      <w:rFonts w:ascii="Calibri" w:hAnsi="Calibri" w:cs="Calibri"/>
                      <w:color w:val="000000"/>
                      <w:lang w:val="en-US"/>
                    </w:rPr>
                  </w:rPrChange>
                </w:rPr>
                <w:t xml:space="preserve"> </w:t>
              </w:r>
              <w:r w:rsidRPr="009F2343">
                <w:rPr>
                  <w:color w:val="000000"/>
                  <w:sz w:val="22"/>
                  <w:szCs w:val="22"/>
                  <w:rPrChange w:id="1712" w:author="Microsoft Office User" w:date="2025-07-28T05:20:00Z">
                    <w:rPr>
                      <w:rFonts w:ascii="Calibri" w:hAnsi="Calibri" w:cs="Calibri"/>
                      <w:color w:val="000000"/>
                    </w:rPr>
                  </w:rPrChange>
                </w:rPr>
                <w:t>157</w:t>
              </w:r>
            </w:ins>
            <w:del w:id="1713" w:author="Microsoft Office User" w:date="2025-07-28T05:19:00Z">
              <w:r w:rsidRPr="009F2343" w:rsidDel="00AC35CF">
                <w:rPr>
                  <w:color w:val="000000"/>
                  <w:sz w:val="22"/>
                  <w:szCs w:val="22"/>
                </w:rPr>
                <w:delText>44 091 471</w:delText>
              </w:r>
            </w:del>
          </w:p>
        </w:tc>
        <w:tc>
          <w:tcPr>
            <w:tcW w:w="3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59A3F" w14:textId="658B7EC1" w:rsidR="009F2343" w:rsidRPr="009F2343" w:rsidRDefault="009F2343" w:rsidP="009F2343">
            <w:pPr>
              <w:jc w:val="right"/>
              <w:rPr>
                <w:color w:val="000000"/>
                <w:sz w:val="22"/>
                <w:szCs w:val="22"/>
              </w:rPr>
            </w:pPr>
            <w:ins w:id="1714" w:author="Microsoft Office User" w:date="2025-07-28T05:20:00Z">
              <w:r w:rsidRPr="009F2343">
                <w:rPr>
                  <w:color w:val="000000"/>
                  <w:sz w:val="22"/>
                  <w:szCs w:val="22"/>
                  <w:lang w:val="en-US"/>
                  <w:rPrChange w:id="1715" w:author="Microsoft Office User" w:date="2025-07-28T05:20:00Z">
                    <w:rPr>
                      <w:rFonts w:ascii="Calibri" w:hAnsi="Calibri" w:cs="Calibri"/>
                      <w:color w:val="000000"/>
                      <w:lang w:val="en-US"/>
                    </w:rPr>
                  </w:rPrChange>
                </w:rPr>
                <w:t>+</w:t>
              </w:r>
              <w:r w:rsidRPr="009F2343">
                <w:rPr>
                  <w:color w:val="000000"/>
                  <w:sz w:val="22"/>
                  <w:szCs w:val="22"/>
                  <w:rPrChange w:id="1716" w:author="Microsoft Office User" w:date="2025-07-28T05:20:00Z">
                    <w:rPr>
                      <w:rFonts w:ascii="Calibri" w:hAnsi="Calibri" w:cs="Calibri"/>
                      <w:color w:val="000000"/>
                    </w:rPr>
                  </w:rPrChange>
                </w:rPr>
                <w:t>28,15%</w:t>
              </w:r>
            </w:ins>
            <w:del w:id="1717" w:author="Microsoft Office User" w:date="2025-07-28T05:20:00Z">
              <w:r w:rsidRPr="009F2343" w:rsidDel="003D16EB">
                <w:rPr>
                  <w:color w:val="000000"/>
                  <w:sz w:val="22"/>
                  <w:szCs w:val="22"/>
                </w:rPr>
                <w:delText>+52,63%</w:delText>
              </w:r>
            </w:del>
          </w:p>
        </w:tc>
      </w:tr>
      <w:tr w:rsidR="009F2343" w:rsidRPr="005E7976" w14:paraId="6B11FF7D" w14:textId="77777777" w:rsidTr="00F17D07">
        <w:trPr>
          <w:trHeight w:val="320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42F5E" w14:textId="77777777" w:rsidR="009F2343" w:rsidRPr="009F2343" w:rsidRDefault="009F2343" w:rsidP="009F2343">
            <w:pPr>
              <w:rPr>
                <w:color w:val="000000"/>
                <w:sz w:val="22"/>
                <w:szCs w:val="22"/>
              </w:rPr>
            </w:pPr>
            <w:r w:rsidRPr="009F2343">
              <w:rPr>
                <w:color w:val="000000"/>
                <w:sz w:val="22"/>
                <w:szCs w:val="22"/>
              </w:rPr>
              <w:t>Прямые заходы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9EFD8" w14:textId="44E8A918" w:rsidR="009F2343" w:rsidRPr="009F2343" w:rsidRDefault="009F2343" w:rsidP="009F2343">
            <w:pPr>
              <w:jc w:val="right"/>
              <w:rPr>
                <w:color w:val="000000"/>
                <w:sz w:val="22"/>
                <w:szCs w:val="22"/>
              </w:rPr>
            </w:pPr>
            <w:ins w:id="1718" w:author="Microsoft Office User" w:date="2025-07-28T05:19:00Z">
              <w:r w:rsidRPr="009F2343">
                <w:rPr>
                  <w:color w:val="000000"/>
                  <w:sz w:val="22"/>
                  <w:szCs w:val="22"/>
                  <w:rPrChange w:id="1719" w:author="Microsoft Office User" w:date="2025-07-28T05:20:00Z">
                    <w:rPr>
                      <w:rFonts w:ascii="Calibri" w:hAnsi="Calibri" w:cs="Calibri"/>
                      <w:color w:val="000000"/>
                    </w:rPr>
                  </w:rPrChange>
                </w:rPr>
                <w:t>15</w:t>
              </w:r>
              <w:r w:rsidRPr="009F2343">
                <w:rPr>
                  <w:color w:val="000000"/>
                  <w:sz w:val="22"/>
                  <w:szCs w:val="22"/>
                  <w:lang w:val="en-US"/>
                  <w:rPrChange w:id="1720" w:author="Microsoft Office User" w:date="2025-07-28T05:20:00Z">
                    <w:rPr>
                      <w:rFonts w:ascii="Calibri" w:hAnsi="Calibri" w:cs="Calibri"/>
                      <w:color w:val="000000"/>
                      <w:lang w:val="en-US"/>
                    </w:rPr>
                  </w:rPrChange>
                </w:rPr>
                <w:t xml:space="preserve"> </w:t>
              </w:r>
              <w:r w:rsidRPr="009F2343">
                <w:rPr>
                  <w:color w:val="000000"/>
                  <w:sz w:val="22"/>
                  <w:szCs w:val="22"/>
                  <w:rPrChange w:id="1721" w:author="Microsoft Office User" w:date="2025-07-28T05:20:00Z">
                    <w:rPr>
                      <w:rFonts w:ascii="Calibri" w:hAnsi="Calibri" w:cs="Calibri"/>
                      <w:color w:val="000000"/>
                    </w:rPr>
                  </w:rPrChange>
                </w:rPr>
                <w:t>909</w:t>
              </w:r>
              <w:r w:rsidRPr="009F2343">
                <w:rPr>
                  <w:color w:val="000000"/>
                  <w:sz w:val="22"/>
                  <w:szCs w:val="22"/>
                  <w:lang w:val="en-US"/>
                  <w:rPrChange w:id="1722" w:author="Microsoft Office User" w:date="2025-07-28T05:20:00Z">
                    <w:rPr>
                      <w:rFonts w:ascii="Calibri" w:hAnsi="Calibri" w:cs="Calibri"/>
                      <w:color w:val="000000"/>
                      <w:lang w:val="en-US"/>
                    </w:rPr>
                  </w:rPrChange>
                </w:rPr>
                <w:t xml:space="preserve"> </w:t>
              </w:r>
              <w:r w:rsidRPr="009F2343">
                <w:rPr>
                  <w:color w:val="000000"/>
                  <w:sz w:val="22"/>
                  <w:szCs w:val="22"/>
                  <w:rPrChange w:id="1723" w:author="Microsoft Office User" w:date="2025-07-28T05:20:00Z">
                    <w:rPr>
                      <w:rFonts w:ascii="Calibri" w:hAnsi="Calibri" w:cs="Calibri"/>
                      <w:color w:val="000000"/>
                    </w:rPr>
                  </w:rPrChange>
                </w:rPr>
                <w:t>916</w:t>
              </w:r>
            </w:ins>
            <w:del w:id="1724" w:author="Microsoft Office User" w:date="2025-07-28T05:19:00Z">
              <w:r w:rsidRPr="009F2343" w:rsidDel="00AC35CF">
                <w:rPr>
                  <w:color w:val="000000"/>
                  <w:sz w:val="22"/>
                  <w:szCs w:val="22"/>
                </w:rPr>
                <w:delText>9 487 837</w:delText>
              </w:r>
            </w:del>
          </w:p>
        </w:tc>
        <w:tc>
          <w:tcPr>
            <w:tcW w:w="3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306A0" w14:textId="048EC8DD" w:rsidR="009F2343" w:rsidRPr="009F2343" w:rsidRDefault="009F2343" w:rsidP="009F2343">
            <w:pPr>
              <w:jc w:val="right"/>
              <w:rPr>
                <w:color w:val="000000"/>
                <w:sz w:val="22"/>
                <w:szCs w:val="22"/>
              </w:rPr>
            </w:pPr>
            <w:ins w:id="1725" w:author="Microsoft Office User" w:date="2025-07-28T05:20:00Z">
              <w:r w:rsidRPr="009F2343">
                <w:rPr>
                  <w:color w:val="000000"/>
                  <w:sz w:val="22"/>
                  <w:szCs w:val="22"/>
                  <w:lang w:val="en-US"/>
                  <w:rPrChange w:id="1726" w:author="Microsoft Office User" w:date="2025-07-28T05:20:00Z">
                    <w:rPr>
                      <w:rFonts w:ascii="Calibri" w:hAnsi="Calibri" w:cs="Calibri"/>
                      <w:color w:val="000000"/>
                      <w:lang w:val="en-US"/>
                    </w:rPr>
                  </w:rPrChange>
                </w:rPr>
                <w:t>+</w:t>
              </w:r>
              <w:r w:rsidRPr="009F2343">
                <w:rPr>
                  <w:color w:val="000000"/>
                  <w:sz w:val="22"/>
                  <w:szCs w:val="22"/>
                  <w:rPrChange w:id="1727" w:author="Microsoft Office User" w:date="2025-07-28T05:20:00Z">
                    <w:rPr>
                      <w:rFonts w:ascii="Calibri" w:hAnsi="Calibri" w:cs="Calibri"/>
                      <w:color w:val="000000"/>
                    </w:rPr>
                  </w:rPrChange>
                </w:rPr>
                <w:t>67,69%</w:t>
              </w:r>
            </w:ins>
            <w:del w:id="1728" w:author="Microsoft Office User" w:date="2025-07-28T05:20:00Z">
              <w:r w:rsidRPr="009F2343" w:rsidDel="003D16EB">
                <w:rPr>
                  <w:color w:val="000000"/>
                  <w:sz w:val="22"/>
                  <w:szCs w:val="22"/>
                </w:rPr>
                <w:delText>+16,82%</w:delText>
              </w:r>
            </w:del>
          </w:p>
        </w:tc>
      </w:tr>
      <w:tr w:rsidR="009F2343" w:rsidRPr="005E7976" w14:paraId="3EBCF110" w14:textId="77777777" w:rsidTr="00F17D07">
        <w:trPr>
          <w:trHeight w:val="320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356AC" w14:textId="77777777" w:rsidR="009F2343" w:rsidRPr="009F2343" w:rsidRDefault="009F2343" w:rsidP="009F2343">
            <w:pPr>
              <w:rPr>
                <w:color w:val="000000"/>
                <w:sz w:val="22"/>
                <w:szCs w:val="22"/>
              </w:rPr>
            </w:pPr>
            <w:r w:rsidRPr="009F2343">
              <w:rPr>
                <w:color w:val="000000"/>
                <w:sz w:val="22"/>
                <w:szCs w:val="22"/>
              </w:rPr>
              <w:t>Переходы по ссылкам на сайтах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0CC7E" w14:textId="5866C2B9" w:rsidR="009F2343" w:rsidRPr="009F2343" w:rsidRDefault="009F2343" w:rsidP="009F2343">
            <w:pPr>
              <w:jc w:val="right"/>
              <w:rPr>
                <w:color w:val="000000"/>
                <w:sz w:val="22"/>
                <w:szCs w:val="22"/>
              </w:rPr>
            </w:pPr>
            <w:ins w:id="1729" w:author="Microsoft Office User" w:date="2025-07-28T05:19:00Z">
              <w:r w:rsidRPr="009F2343">
                <w:rPr>
                  <w:color w:val="000000"/>
                  <w:sz w:val="22"/>
                  <w:szCs w:val="22"/>
                  <w:rPrChange w:id="1730" w:author="Microsoft Office User" w:date="2025-07-28T05:20:00Z">
                    <w:rPr>
                      <w:rFonts w:ascii="Calibri" w:hAnsi="Calibri" w:cs="Calibri"/>
                      <w:color w:val="000000"/>
                    </w:rPr>
                  </w:rPrChange>
                </w:rPr>
                <w:t>5</w:t>
              </w:r>
              <w:r w:rsidRPr="009F2343">
                <w:rPr>
                  <w:color w:val="000000"/>
                  <w:sz w:val="22"/>
                  <w:szCs w:val="22"/>
                  <w:lang w:val="en-US"/>
                  <w:rPrChange w:id="1731" w:author="Microsoft Office User" w:date="2025-07-28T05:20:00Z">
                    <w:rPr>
                      <w:rFonts w:ascii="Calibri" w:hAnsi="Calibri" w:cs="Calibri"/>
                      <w:color w:val="000000"/>
                      <w:lang w:val="en-US"/>
                    </w:rPr>
                  </w:rPrChange>
                </w:rPr>
                <w:t xml:space="preserve"> </w:t>
              </w:r>
              <w:r w:rsidRPr="009F2343">
                <w:rPr>
                  <w:color w:val="000000"/>
                  <w:sz w:val="22"/>
                  <w:szCs w:val="22"/>
                  <w:rPrChange w:id="1732" w:author="Microsoft Office User" w:date="2025-07-28T05:20:00Z">
                    <w:rPr>
                      <w:rFonts w:ascii="Calibri" w:hAnsi="Calibri" w:cs="Calibri"/>
                      <w:color w:val="000000"/>
                    </w:rPr>
                  </w:rPrChange>
                </w:rPr>
                <w:t>253</w:t>
              </w:r>
              <w:r w:rsidRPr="009F2343">
                <w:rPr>
                  <w:color w:val="000000"/>
                  <w:sz w:val="22"/>
                  <w:szCs w:val="22"/>
                  <w:lang w:val="en-US"/>
                  <w:rPrChange w:id="1733" w:author="Microsoft Office User" w:date="2025-07-28T05:20:00Z">
                    <w:rPr>
                      <w:rFonts w:ascii="Calibri" w:hAnsi="Calibri" w:cs="Calibri"/>
                      <w:color w:val="000000"/>
                      <w:lang w:val="en-US"/>
                    </w:rPr>
                  </w:rPrChange>
                </w:rPr>
                <w:t xml:space="preserve"> </w:t>
              </w:r>
              <w:r w:rsidRPr="009F2343">
                <w:rPr>
                  <w:color w:val="000000"/>
                  <w:sz w:val="22"/>
                  <w:szCs w:val="22"/>
                  <w:rPrChange w:id="1734" w:author="Microsoft Office User" w:date="2025-07-28T05:20:00Z">
                    <w:rPr>
                      <w:rFonts w:ascii="Calibri" w:hAnsi="Calibri" w:cs="Calibri"/>
                      <w:color w:val="000000"/>
                    </w:rPr>
                  </w:rPrChange>
                </w:rPr>
                <w:t>612</w:t>
              </w:r>
            </w:ins>
            <w:del w:id="1735" w:author="Microsoft Office User" w:date="2025-07-28T05:19:00Z">
              <w:r w:rsidRPr="009F2343" w:rsidDel="00AC35CF">
                <w:rPr>
                  <w:color w:val="000000"/>
                  <w:sz w:val="22"/>
                  <w:szCs w:val="22"/>
                </w:rPr>
                <w:delText>4 934 239</w:delText>
              </w:r>
            </w:del>
          </w:p>
        </w:tc>
        <w:tc>
          <w:tcPr>
            <w:tcW w:w="3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1C69B" w14:textId="2AB1A9A4" w:rsidR="009F2343" w:rsidRPr="009F2343" w:rsidRDefault="009F2343" w:rsidP="009F2343">
            <w:pPr>
              <w:jc w:val="right"/>
              <w:rPr>
                <w:color w:val="000000"/>
                <w:sz w:val="22"/>
                <w:szCs w:val="22"/>
              </w:rPr>
            </w:pPr>
            <w:ins w:id="1736" w:author="Microsoft Office User" w:date="2025-07-28T05:20:00Z">
              <w:r w:rsidRPr="009F2343">
                <w:rPr>
                  <w:color w:val="000000"/>
                  <w:sz w:val="22"/>
                  <w:szCs w:val="22"/>
                  <w:lang w:val="en-US"/>
                  <w:rPrChange w:id="1737" w:author="Microsoft Office User" w:date="2025-07-28T05:20:00Z">
                    <w:rPr>
                      <w:rFonts w:ascii="Calibri" w:hAnsi="Calibri" w:cs="Calibri"/>
                      <w:color w:val="000000"/>
                      <w:lang w:val="en-US"/>
                    </w:rPr>
                  </w:rPrChange>
                </w:rPr>
                <w:t>+</w:t>
              </w:r>
              <w:r w:rsidRPr="009F2343">
                <w:rPr>
                  <w:color w:val="000000"/>
                  <w:sz w:val="22"/>
                  <w:szCs w:val="22"/>
                  <w:rPrChange w:id="1738" w:author="Microsoft Office User" w:date="2025-07-28T05:20:00Z">
                    <w:rPr>
                      <w:rFonts w:ascii="Calibri" w:hAnsi="Calibri" w:cs="Calibri"/>
                      <w:color w:val="000000"/>
                    </w:rPr>
                  </w:rPrChange>
                </w:rPr>
                <w:t>6,47%</w:t>
              </w:r>
            </w:ins>
            <w:del w:id="1739" w:author="Microsoft Office User" w:date="2025-07-28T05:20:00Z">
              <w:r w:rsidRPr="009F2343" w:rsidDel="003D16EB">
                <w:rPr>
                  <w:color w:val="000000"/>
                  <w:sz w:val="22"/>
                  <w:szCs w:val="22"/>
                </w:rPr>
                <w:delText>+27,66%</w:delText>
              </w:r>
            </w:del>
          </w:p>
        </w:tc>
      </w:tr>
      <w:tr w:rsidR="009F2343" w:rsidRPr="005E7976" w14:paraId="65036975" w14:textId="77777777" w:rsidTr="00F17D07">
        <w:trPr>
          <w:trHeight w:val="320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8DAF6" w14:textId="77777777" w:rsidR="009F2343" w:rsidRPr="009F2343" w:rsidRDefault="009F2343" w:rsidP="009F2343">
            <w:pPr>
              <w:rPr>
                <w:color w:val="000000"/>
                <w:sz w:val="22"/>
                <w:szCs w:val="22"/>
              </w:rPr>
            </w:pPr>
            <w:r w:rsidRPr="009F2343">
              <w:rPr>
                <w:color w:val="000000"/>
                <w:sz w:val="22"/>
                <w:szCs w:val="22"/>
              </w:rPr>
              <w:t>Переходы из социальных сетей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4FBA3" w14:textId="327A8169" w:rsidR="009F2343" w:rsidRPr="009F2343" w:rsidRDefault="009F2343" w:rsidP="009F2343">
            <w:pPr>
              <w:jc w:val="right"/>
              <w:rPr>
                <w:color w:val="000000"/>
                <w:sz w:val="22"/>
                <w:szCs w:val="22"/>
              </w:rPr>
            </w:pPr>
            <w:ins w:id="1740" w:author="Microsoft Office User" w:date="2025-07-28T05:19:00Z">
              <w:r w:rsidRPr="009F2343">
                <w:rPr>
                  <w:color w:val="000000"/>
                  <w:sz w:val="22"/>
                  <w:szCs w:val="22"/>
                  <w:rPrChange w:id="1741" w:author="Microsoft Office User" w:date="2025-07-28T05:20:00Z">
                    <w:rPr>
                      <w:rFonts w:ascii="Calibri" w:hAnsi="Calibri" w:cs="Calibri"/>
                      <w:color w:val="000000"/>
                    </w:rPr>
                  </w:rPrChange>
                </w:rPr>
                <w:t>852</w:t>
              </w:r>
              <w:r w:rsidRPr="009F2343">
                <w:rPr>
                  <w:color w:val="000000"/>
                  <w:sz w:val="22"/>
                  <w:szCs w:val="22"/>
                  <w:lang w:val="en-US"/>
                  <w:rPrChange w:id="1742" w:author="Microsoft Office User" w:date="2025-07-28T05:20:00Z">
                    <w:rPr>
                      <w:rFonts w:ascii="Calibri" w:hAnsi="Calibri" w:cs="Calibri"/>
                      <w:color w:val="000000"/>
                      <w:lang w:val="en-US"/>
                    </w:rPr>
                  </w:rPrChange>
                </w:rPr>
                <w:t xml:space="preserve"> </w:t>
              </w:r>
              <w:r w:rsidRPr="009F2343">
                <w:rPr>
                  <w:color w:val="000000"/>
                  <w:sz w:val="22"/>
                  <w:szCs w:val="22"/>
                  <w:rPrChange w:id="1743" w:author="Microsoft Office User" w:date="2025-07-28T05:20:00Z">
                    <w:rPr>
                      <w:rFonts w:ascii="Calibri" w:hAnsi="Calibri" w:cs="Calibri"/>
                      <w:color w:val="000000"/>
                    </w:rPr>
                  </w:rPrChange>
                </w:rPr>
                <w:t>386</w:t>
              </w:r>
            </w:ins>
            <w:del w:id="1744" w:author="Microsoft Office User" w:date="2025-07-28T05:19:00Z">
              <w:r w:rsidRPr="009F2343" w:rsidDel="00AC35CF">
                <w:rPr>
                  <w:color w:val="000000"/>
                  <w:sz w:val="22"/>
                  <w:szCs w:val="22"/>
                </w:rPr>
                <w:delText>1 212 309</w:delText>
              </w:r>
            </w:del>
          </w:p>
        </w:tc>
        <w:tc>
          <w:tcPr>
            <w:tcW w:w="3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6882F" w14:textId="1961FCB0" w:rsidR="009F2343" w:rsidRPr="009F2343" w:rsidRDefault="009F2343" w:rsidP="009F2343">
            <w:pPr>
              <w:jc w:val="right"/>
              <w:rPr>
                <w:color w:val="000000"/>
                <w:sz w:val="22"/>
                <w:szCs w:val="22"/>
              </w:rPr>
            </w:pPr>
            <w:ins w:id="1745" w:author="Microsoft Office User" w:date="2025-07-28T05:20:00Z">
              <w:r w:rsidRPr="009F2343">
                <w:rPr>
                  <w:color w:val="000000"/>
                  <w:sz w:val="22"/>
                  <w:szCs w:val="22"/>
                  <w:rPrChange w:id="1746" w:author="Microsoft Office User" w:date="2025-07-28T05:20:00Z">
                    <w:rPr>
                      <w:rFonts w:ascii="Calibri" w:hAnsi="Calibri" w:cs="Calibri"/>
                      <w:color w:val="000000"/>
                    </w:rPr>
                  </w:rPrChange>
                </w:rPr>
                <w:t>-29,69%</w:t>
              </w:r>
            </w:ins>
            <w:del w:id="1747" w:author="Microsoft Office User" w:date="2025-07-28T05:20:00Z">
              <w:r w:rsidRPr="009F2343" w:rsidDel="003D16EB">
                <w:rPr>
                  <w:color w:val="000000"/>
                  <w:sz w:val="22"/>
                  <w:szCs w:val="22"/>
                </w:rPr>
                <w:delText>-17,96%</w:delText>
              </w:r>
            </w:del>
          </w:p>
        </w:tc>
      </w:tr>
      <w:tr w:rsidR="009F2343" w:rsidRPr="005E7976" w14:paraId="4B98C753" w14:textId="77777777" w:rsidTr="00F17D07">
        <w:trPr>
          <w:trHeight w:val="320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1AD68" w14:textId="77777777" w:rsidR="009F2343" w:rsidRPr="009F2343" w:rsidRDefault="009F2343" w:rsidP="009F2343">
            <w:pPr>
              <w:rPr>
                <w:color w:val="000000"/>
                <w:sz w:val="22"/>
                <w:szCs w:val="22"/>
              </w:rPr>
            </w:pPr>
            <w:r w:rsidRPr="009F2343">
              <w:rPr>
                <w:color w:val="000000"/>
                <w:sz w:val="22"/>
                <w:szCs w:val="22"/>
              </w:rPr>
              <w:t>Переходы по рекламе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64AF2" w14:textId="4F88FFBB" w:rsidR="009F2343" w:rsidRPr="009F2343" w:rsidRDefault="009F2343" w:rsidP="009F2343">
            <w:pPr>
              <w:jc w:val="right"/>
              <w:rPr>
                <w:color w:val="000000"/>
                <w:sz w:val="22"/>
                <w:szCs w:val="22"/>
              </w:rPr>
            </w:pPr>
            <w:ins w:id="1748" w:author="Microsoft Office User" w:date="2025-07-28T05:19:00Z">
              <w:r w:rsidRPr="009F2343">
                <w:rPr>
                  <w:color w:val="000000"/>
                  <w:sz w:val="22"/>
                  <w:szCs w:val="22"/>
                  <w:rPrChange w:id="1749" w:author="Microsoft Office User" w:date="2025-07-28T05:20:00Z">
                    <w:rPr>
                      <w:rFonts w:ascii="Calibri" w:hAnsi="Calibri" w:cs="Calibri"/>
                      <w:color w:val="000000"/>
                    </w:rPr>
                  </w:rPrChange>
                </w:rPr>
                <w:t>390</w:t>
              </w:r>
              <w:r w:rsidRPr="009F2343">
                <w:rPr>
                  <w:color w:val="000000"/>
                  <w:sz w:val="22"/>
                  <w:szCs w:val="22"/>
                  <w:lang w:val="en-US"/>
                  <w:rPrChange w:id="1750" w:author="Microsoft Office User" w:date="2025-07-28T05:20:00Z">
                    <w:rPr>
                      <w:rFonts w:ascii="Calibri" w:hAnsi="Calibri" w:cs="Calibri"/>
                      <w:color w:val="000000"/>
                      <w:lang w:val="en-US"/>
                    </w:rPr>
                  </w:rPrChange>
                </w:rPr>
                <w:t xml:space="preserve"> </w:t>
              </w:r>
              <w:r w:rsidRPr="009F2343">
                <w:rPr>
                  <w:color w:val="000000"/>
                  <w:sz w:val="22"/>
                  <w:szCs w:val="22"/>
                  <w:rPrChange w:id="1751" w:author="Microsoft Office User" w:date="2025-07-28T05:20:00Z">
                    <w:rPr>
                      <w:rFonts w:ascii="Calibri" w:hAnsi="Calibri" w:cs="Calibri"/>
                      <w:color w:val="000000"/>
                    </w:rPr>
                  </w:rPrChange>
                </w:rPr>
                <w:t>453</w:t>
              </w:r>
            </w:ins>
            <w:del w:id="1752" w:author="Microsoft Office User" w:date="2025-07-28T05:19:00Z">
              <w:r w:rsidRPr="009F2343" w:rsidDel="00AC35CF">
                <w:rPr>
                  <w:color w:val="000000"/>
                  <w:sz w:val="22"/>
                  <w:szCs w:val="22"/>
                </w:rPr>
                <w:delText>362 469</w:delText>
              </w:r>
            </w:del>
          </w:p>
        </w:tc>
        <w:tc>
          <w:tcPr>
            <w:tcW w:w="3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5E96D" w14:textId="657BDD6D" w:rsidR="009F2343" w:rsidRPr="009F2343" w:rsidRDefault="009F2343" w:rsidP="009F2343">
            <w:pPr>
              <w:jc w:val="right"/>
              <w:rPr>
                <w:color w:val="000000"/>
                <w:sz w:val="22"/>
                <w:szCs w:val="22"/>
              </w:rPr>
            </w:pPr>
            <w:ins w:id="1753" w:author="Microsoft Office User" w:date="2025-07-28T05:20:00Z">
              <w:r w:rsidRPr="009F2343">
                <w:rPr>
                  <w:color w:val="000000"/>
                  <w:sz w:val="22"/>
                  <w:szCs w:val="22"/>
                  <w:lang w:val="en-US"/>
                  <w:rPrChange w:id="1754" w:author="Microsoft Office User" w:date="2025-07-28T05:20:00Z">
                    <w:rPr>
                      <w:rFonts w:ascii="Calibri" w:hAnsi="Calibri" w:cs="Calibri"/>
                      <w:color w:val="000000"/>
                      <w:lang w:val="en-US"/>
                    </w:rPr>
                  </w:rPrChange>
                </w:rPr>
                <w:t>+</w:t>
              </w:r>
              <w:r w:rsidRPr="009F2343">
                <w:rPr>
                  <w:color w:val="000000"/>
                  <w:sz w:val="22"/>
                  <w:szCs w:val="22"/>
                  <w:rPrChange w:id="1755" w:author="Microsoft Office User" w:date="2025-07-28T05:20:00Z">
                    <w:rPr>
                      <w:rFonts w:ascii="Calibri" w:hAnsi="Calibri" w:cs="Calibri"/>
                      <w:color w:val="000000"/>
                    </w:rPr>
                  </w:rPrChange>
                </w:rPr>
                <w:t>7,72%</w:t>
              </w:r>
            </w:ins>
            <w:del w:id="1756" w:author="Microsoft Office User" w:date="2025-07-28T05:20:00Z">
              <w:r w:rsidRPr="009F2343" w:rsidDel="003D16EB">
                <w:rPr>
                  <w:color w:val="000000"/>
                  <w:sz w:val="22"/>
                  <w:szCs w:val="22"/>
                </w:rPr>
                <w:delText>+47,97%</w:delText>
              </w:r>
            </w:del>
          </w:p>
        </w:tc>
      </w:tr>
      <w:tr w:rsidR="009F2343" w:rsidRPr="005E7976" w14:paraId="139F9490" w14:textId="77777777" w:rsidTr="00F17D07">
        <w:trPr>
          <w:trHeight w:val="320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394FE" w14:textId="77777777" w:rsidR="009F2343" w:rsidRPr="009F2343" w:rsidRDefault="009F2343" w:rsidP="009F2343">
            <w:pPr>
              <w:rPr>
                <w:color w:val="000000"/>
                <w:sz w:val="22"/>
                <w:szCs w:val="22"/>
              </w:rPr>
            </w:pPr>
            <w:r w:rsidRPr="009F2343">
              <w:rPr>
                <w:color w:val="000000"/>
                <w:sz w:val="22"/>
                <w:szCs w:val="22"/>
              </w:rPr>
              <w:t>Переходы с почтовых рассылок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7A5F2" w14:textId="7398D191" w:rsidR="009F2343" w:rsidRPr="009F2343" w:rsidRDefault="009F2343" w:rsidP="009F2343">
            <w:pPr>
              <w:jc w:val="right"/>
              <w:rPr>
                <w:color w:val="000000"/>
                <w:sz w:val="22"/>
                <w:szCs w:val="22"/>
              </w:rPr>
            </w:pPr>
            <w:ins w:id="1757" w:author="Microsoft Office User" w:date="2025-07-28T05:19:00Z">
              <w:r w:rsidRPr="009F2343">
                <w:rPr>
                  <w:color w:val="000000"/>
                  <w:sz w:val="22"/>
                  <w:szCs w:val="22"/>
                  <w:rPrChange w:id="1758" w:author="Microsoft Office User" w:date="2025-07-28T05:20:00Z">
                    <w:rPr>
                      <w:rFonts w:ascii="Calibri" w:hAnsi="Calibri" w:cs="Calibri"/>
                      <w:color w:val="000000"/>
                    </w:rPr>
                  </w:rPrChange>
                </w:rPr>
                <w:t>28</w:t>
              </w:r>
              <w:r w:rsidRPr="009F2343">
                <w:rPr>
                  <w:color w:val="000000"/>
                  <w:sz w:val="22"/>
                  <w:szCs w:val="22"/>
                  <w:lang w:val="en-US"/>
                  <w:rPrChange w:id="1759" w:author="Microsoft Office User" w:date="2025-07-28T05:20:00Z">
                    <w:rPr>
                      <w:rFonts w:ascii="Calibri" w:hAnsi="Calibri" w:cs="Calibri"/>
                      <w:color w:val="000000"/>
                      <w:lang w:val="en-US"/>
                    </w:rPr>
                  </w:rPrChange>
                </w:rPr>
                <w:t xml:space="preserve"> </w:t>
              </w:r>
              <w:r w:rsidRPr="009F2343">
                <w:rPr>
                  <w:color w:val="000000"/>
                  <w:sz w:val="22"/>
                  <w:szCs w:val="22"/>
                  <w:rPrChange w:id="1760" w:author="Microsoft Office User" w:date="2025-07-28T05:20:00Z">
                    <w:rPr>
                      <w:rFonts w:ascii="Calibri" w:hAnsi="Calibri" w:cs="Calibri"/>
                      <w:color w:val="000000"/>
                    </w:rPr>
                  </w:rPrChange>
                </w:rPr>
                <w:t>070</w:t>
              </w:r>
            </w:ins>
            <w:del w:id="1761" w:author="Microsoft Office User" w:date="2025-07-28T05:19:00Z">
              <w:r w:rsidRPr="009F2343" w:rsidDel="00AC35CF">
                <w:rPr>
                  <w:color w:val="000000"/>
                  <w:sz w:val="22"/>
                  <w:szCs w:val="22"/>
                </w:rPr>
                <w:delText>23 062</w:delText>
              </w:r>
            </w:del>
          </w:p>
        </w:tc>
        <w:tc>
          <w:tcPr>
            <w:tcW w:w="3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60E4E" w14:textId="18FFFDAE" w:rsidR="009F2343" w:rsidRPr="009F2343" w:rsidRDefault="009F2343" w:rsidP="009F2343">
            <w:pPr>
              <w:jc w:val="right"/>
              <w:rPr>
                <w:color w:val="000000"/>
                <w:sz w:val="22"/>
                <w:szCs w:val="22"/>
              </w:rPr>
            </w:pPr>
            <w:ins w:id="1762" w:author="Microsoft Office User" w:date="2025-07-28T05:20:00Z">
              <w:r w:rsidRPr="009F2343">
                <w:rPr>
                  <w:color w:val="000000"/>
                  <w:sz w:val="22"/>
                  <w:szCs w:val="22"/>
                  <w:lang w:val="en-US"/>
                  <w:rPrChange w:id="1763" w:author="Microsoft Office User" w:date="2025-07-28T05:20:00Z">
                    <w:rPr>
                      <w:rFonts w:ascii="Calibri" w:hAnsi="Calibri" w:cs="Calibri"/>
                      <w:color w:val="000000"/>
                      <w:lang w:val="en-US"/>
                    </w:rPr>
                  </w:rPrChange>
                </w:rPr>
                <w:t>+</w:t>
              </w:r>
              <w:r w:rsidRPr="009F2343">
                <w:rPr>
                  <w:color w:val="000000"/>
                  <w:sz w:val="22"/>
                  <w:szCs w:val="22"/>
                  <w:rPrChange w:id="1764" w:author="Microsoft Office User" w:date="2025-07-28T05:20:00Z">
                    <w:rPr>
                      <w:rFonts w:ascii="Calibri" w:hAnsi="Calibri" w:cs="Calibri"/>
                      <w:color w:val="000000"/>
                    </w:rPr>
                  </w:rPrChange>
                </w:rPr>
                <w:t>21,72%</w:t>
              </w:r>
            </w:ins>
            <w:del w:id="1765" w:author="Microsoft Office User" w:date="2025-07-28T05:20:00Z">
              <w:r w:rsidRPr="009F2343" w:rsidDel="003D16EB">
                <w:rPr>
                  <w:color w:val="000000"/>
                  <w:sz w:val="22"/>
                  <w:szCs w:val="22"/>
                </w:rPr>
                <w:delText>+7,11%</w:delText>
              </w:r>
            </w:del>
          </w:p>
        </w:tc>
      </w:tr>
    </w:tbl>
    <w:p w14:paraId="79E2FCA3" w14:textId="0E8988C3" w:rsidR="00C03366" w:rsidRDefault="00C03366" w:rsidP="00C03366">
      <w:pPr>
        <w:tabs>
          <w:tab w:val="left" w:pos="3465"/>
        </w:tabs>
        <w:jc w:val="both"/>
      </w:pPr>
    </w:p>
    <w:p w14:paraId="30AAF781" w14:textId="0C57BC53" w:rsidR="00791DD6" w:rsidRPr="00791DD6" w:rsidRDefault="00791DD6" w:rsidP="00791DD6">
      <w:pPr>
        <w:spacing w:line="360" w:lineRule="auto"/>
        <w:jc w:val="both"/>
        <w:rPr>
          <w:ins w:id="1766" w:author="Microsoft Office User" w:date="2025-07-28T05:00:00Z"/>
          <w:sz w:val="28"/>
        </w:rPr>
        <w:pPrChange w:id="1767" w:author="Microsoft Office User" w:date="2025-07-28T05:00:00Z">
          <w:pPr>
            <w:tabs>
              <w:tab w:val="left" w:pos="3465"/>
            </w:tabs>
            <w:jc w:val="both"/>
          </w:pPr>
        </w:pPrChange>
      </w:pPr>
      <w:ins w:id="1768" w:author="Microsoft Office User" w:date="2025-07-28T05:00:00Z">
        <w:r>
          <w:rPr>
            <w:sz w:val="28"/>
          </w:rPr>
          <w:tab/>
        </w:r>
        <w:r w:rsidRPr="00791DD6">
          <w:rPr>
            <w:sz w:val="28"/>
          </w:rPr>
          <w:t xml:space="preserve">В сезоне 2024/2025 основным каналом привлечения пользователей на сайт </w:t>
        </w:r>
        <w:r>
          <w:rPr>
            <w:sz w:val="28"/>
          </w:rPr>
          <w:t>КХЛ</w:t>
        </w:r>
        <w:r w:rsidRPr="00791DD6">
          <w:rPr>
            <w:sz w:val="28"/>
          </w:rPr>
          <w:t xml:space="preserve"> вновь стали поисковые системы, обеспечившие более 56,5 млн визитов и 12 млн уникальных пользователей. Этот канал продемонстрировал значительный прирост +28%</w:t>
        </w:r>
      </w:ins>
      <w:ins w:id="1769" w:author="Microsoft Office User" w:date="2025-07-28T05:01:00Z">
        <w:r>
          <w:rPr>
            <w:sz w:val="28"/>
          </w:rPr>
          <w:t xml:space="preserve"> по сравнению с прошлым сезоном</w:t>
        </w:r>
      </w:ins>
      <w:ins w:id="1770" w:author="Microsoft Office User" w:date="2025-07-28T05:00:00Z">
        <w:r w:rsidRPr="00791DD6">
          <w:rPr>
            <w:sz w:val="28"/>
          </w:rPr>
          <w:t xml:space="preserve">, что подтверждает эффективность мероприятий по поисковой оптимизации (SEO). При этом </w:t>
        </w:r>
      </w:ins>
      <w:ins w:id="1771" w:author="Microsoft Office User" w:date="2025-07-28T05:03:00Z">
        <w:r w:rsidR="00F92602">
          <w:rPr>
            <w:sz w:val="28"/>
          </w:rPr>
          <w:t xml:space="preserve">показатель </w:t>
        </w:r>
      </w:ins>
      <w:ins w:id="1772" w:author="Microsoft Office User" w:date="2025-07-28T05:00:00Z">
        <w:r w:rsidRPr="00791DD6">
          <w:rPr>
            <w:sz w:val="28"/>
          </w:rPr>
          <w:t xml:space="preserve">отказов </w:t>
        </w:r>
      </w:ins>
      <w:ins w:id="1773" w:author="Microsoft Office User" w:date="2025-07-28T05:03:00Z">
        <w:r w:rsidR="00F92602">
          <w:rPr>
            <w:sz w:val="28"/>
          </w:rPr>
          <w:t xml:space="preserve">составил </w:t>
        </w:r>
      </w:ins>
      <w:ins w:id="1774" w:author="Microsoft Office User" w:date="2025-07-28T05:00:00Z">
        <w:r w:rsidRPr="00791DD6">
          <w:rPr>
            <w:sz w:val="28"/>
          </w:rPr>
          <w:t>12,5%, а глубина просмотра составила 2,78 страницы.</w:t>
        </w:r>
      </w:ins>
    </w:p>
    <w:p w14:paraId="29E5CE48" w14:textId="77777777" w:rsidR="00791DD6" w:rsidRPr="00791DD6" w:rsidRDefault="00791DD6" w:rsidP="00791DD6">
      <w:pPr>
        <w:tabs>
          <w:tab w:val="left" w:pos="3465"/>
        </w:tabs>
        <w:jc w:val="both"/>
        <w:rPr>
          <w:ins w:id="1775" w:author="Microsoft Office User" w:date="2025-07-28T05:00:00Z"/>
          <w:sz w:val="28"/>
        </w:rPr>
      </w:pPr>
    </w:p>
    <w:p w14:paraId="4C9E7D78" w14:textId="5156B61B" w:rsidR="00791DD6" w:rsidRPr="00791DD6" w:rsidRDefault="00791DD6" w:rsidP="00F92602">
      <w:pPr>
        <w:spacing w:line="360" w:lineRule="auto"/>
        <w:jc w:val="both"/>
        <w:rPr>
          <w:ins w:id="1776" w:author="Microsoft Office User" w:date="2025-07-28T05:00:00Z"/>
          <w:sz w:val="28"/>
        </w:rPr>
        <w:pPrChange w:id="1777" w:author="Microsoft Office User" w:date="2025-07-28T05:04:00Z">
          <w:pPr>
            <w:tabs>
              <w:tab w:val="left" w:pos="3465"/>
            </w:tabs>
            <w:jc w:val="both"/>
          </w:pPr>
        </w:pPrChange>
      </w:pPr>
      <w:ins w:id="1778" w:author="Microsoft Office User" w:date="2025-07-28T05:01:00Z">
        <w:r>
          <w:rPr>
            <w:sz w:val="28"/>
          </w:rPr>
          <w:tab/>
        </w:r>
      </w:ins>
      <w:ins w:id="1779" w:author="Microsoft Office User" w:date="2025-07-28T05:00:00Z">
        <w:r w:rsidRPr="00791DD6">
          <w:rPr>
            <w:sz w:val="28"/>
          </w:rPr>
          <w:t xml:space="preserve">На втором месте по объему — прямые заходы. Количество визитов через этот канал составило 15,9 млн, что на 67% больше, чем в сезоне 2023/2024. Такая динамика </w:t>
        </w:r>
      </w:ins>
      <w:ins w:id="1780" w:author="Microsoft Office User" w:date="2025-07-28T05:01:00Z">
        <w:r w:rsidR="00F92602">
          <w:rPr>
            <w:sz w:val="28"/>
          </w:rPr>
          <w:t>однозн</w:t>
        </w:r>
      </w:ins>
      <w:ins w:id="1781" w:author="Microsoft Office User" w:date="2025-07-28T05:02:00Z">
        <w:r w:rsidR="00F92602">
          <w:rPr>
            <w:sz w:val="28"/>
          </w:rPr>
          <w:t>ачно</w:t>
        </w:r>
      </w:ins>
      <w:ins w:id="1782" w:author="Microsoft Office User" w:date="2025-07-28T05:00:00Z">
        <w:r w:rsidRPr="00791DD6">
          <w:rPr>
            <w:sz w:val="28"/>
          </w:rPr>
          <w:t xml:space="preserve"> связана с ростом узнаваемости бренда </w:t>
        </w:r>
      </w:ins>
      <w:ins w:id="1783" w:author="Microsoft Office User" w:date="2025-07-28T05:01:00Z">
        <w:r w:rsidR="00F92602">
          <w:rPr>
            <w:sz w:val="28"/>
          </w:rPr>
          <w:t>КХЛ</w:t>
        </w:r>
      </w:ins>
      <w:ins w:id="1784" w:author="Microsoft Office User" w:date="2025-07-28T05:00:00Z">
        <w:r w:rsidRPr="00791DD6">
          <w:rPr>
            <w:sz w:val="28"/>
          </w:rPr>
          <w:t xml:space="preserve">, а также регулярным возвратом </w:t>
        </w:r>
      </w:ins>
      <w:ins w:id="1785" w:author="Microsoft Office User" w:date="2025-07-28T05:02:00Z">
        <w:r w:rsidR="00F92602">
          <w:rPr>
            <w:sz w:val="28"/>
          </w:rPr>
          <w:t xml:space="preserve">лояльной </w:t>
        </w:r>
      </w:ins>
      <w:ins w:id="1786" w:author="Microsoft Office User" w:date="2025-07-28T05:00:00Z">
        <w:r w:rsidRPr="00791DD6">
          <w:rPr>
            <w:sz w:val="28"/>
          </w:rPr>
          <w:t>аудитории</w:t>
        </w:r>
      </w:ins>
      <w:ins w:id="1787" w:author="Microsoft Office User" w:date="2025-07-28T05:02:00Z">
        <w:r w:rsidR="00F92602">
          <w:rPr>
            <w:sz w:val="28"/>
          </w:rPr>
          <w:t xml:space="preserve"> через закладки в браузере</w:t>
        </w:r>
      </w:ins>
      <w:ins w:id="1788" w:author="Microsoft Office User" w:date="2025-07-28T05:00:00Z">
        <w:r w:rsidRPr="00791DD6">
          <w:rPr>
            <w:sz w:val="28"/>
          </w:rPr>
          <w:t>. Средняя глубина просмотра у таких пользователей составила 3,31 страницы, а среднее время на сайте — 5 минут.</w:t>
        </w:r>
      </w:ins>
    </w:p>
    <w:p w14:paraId="43FC579B" w14:textId="3390DA13" w:rsidR="00791DD6" w:rsidRPr="00791DD6" w:rsidRDefault="00F92602" w:rsidP="00F92602">
      <w:pPr>
        <w:tabs>
          <w:tab w:val="left" w:pos="709"/>
        </w:tabs>
        <w:spacing w:line="360" w:lineRule="auto"/>
        <w:jc w:val="both"/>
        <w:rPr>
          <w:ins w:id="1789" w:author="Microsoft Office User" w:date="2025-07-28T05:00:00Z"/>
          <w:sz w:val="28"/>
        </w:rPr>
        <w:pPrChange w:id="1790" w:author="Microsoft Office User" w:date="2025-07-28T05:05:00Z">
          <w:pPr>
            <w:tabs>
              <w:tab w:val="left" w:pos="3465"/>
            </w:tabs>
            <w:jc w:val="both"/>
          </w:pPr>
        </w:pPrChange>
      </w:pPr>
      <w:ins w:id="1791" w:author="Microsoft Office User" w:date="2025-07-28T05:04:00Z">
        <w:r>
          <w:rPr>
            <w:sz w:val="28"/>
          </w:rPr>
          <w:tab/>
        </w:r>
      </w:ins>
      <w:ins w:id="1792" w:author="Microsoft Office User" w:date="2025-07-28T05:00:00Z">
        <w:r w:rsidR="00791DD6" w:rsidRPr="00791DD6">
          <w:rPr>
            <w:sz w:val="28"/>
          </w:rPr>
          <w:t xml:space="preserve">Переходы по рекламе составили 390 тыс. визитов, показав умеренный рост </w:t>
        </w:r>
      </w:ins>
      <w:ins w:id="1793" w:author="Microsoft Office User" w:date="2025-07-28T05:11:00Z">
        <w:r w:rsidR="009F2343">
          <w:rPr>
            <w:sz w:val="28"/>
          </w:rPr>
          <w:t xml:space="preserve">на </w:t>
        </w:r>
      </w:ins>
      <w:ins w:id="1794" w:author="Microsoft Office User" w:date="2025-07-28T05:00:00Z">
        <w:r w:rsidR="00791DD6" w:rsidRPr="00791DD6">
          <w:rPr>
            <w:sz w:val="28"/>
          </w:rPr>
          <w:t>7%. Это демонстрирует потенциал платных кампаний, особенно в поддержке широких проектов.</w:t>
        </w:r>
      </w:ins>
    </w:p>
    <w:p w14:paraId="48CA3E48" w14:textId="64AA402A" w:rsidR="009114A0" w:rsidDel="00F92602" w:rsidRDefault="00F92602" w:rsidP="00F92602">
      <w:pPr>
        <w:spacing w:line="360" w:lineRule="auto"/>
        <w:ind w:firstLine="708"/>
        <w:jc w:val="both"/>
        <w:rPr>
          <w:del w:id="1795" w:author="Microsoft Office User" w:date="2025-07-28T05:00:00Z"/>
          <w:sz w:val="28"/>
        </w:rPr>
      </w:pPr>
      <w:ins w:id="1796" w:author="Microsoft Office User" w:date="2025-07-28T05:08:00Z">
        <w:r w:rsidRPr="00F92602">
          <w:rPr>
            <w:sz w:val="28"/>
          </w:rPr>
          <w:t xml:space="preserve">Переходы с почтовых рассылок, несмотря на относительно небольшой объём — 28 тысяч визитов, показали рост на 22% по сравнению с предыдущим сезоном. Аудитория, приходящая по email, остаётся качественно вовлечённой: </w:t>
        </w:r>
        <w:r w:rsidRPr="00F92602">
          <w:rPr>
            <w:sz w:val="28"/>
          </w:rPr>
          <w:lastRenderedPageBreak/>
          <w:t>глубина просмотра превышает 3 страницы, а среднее время нахождения на сайте составляет более 4 минут. Это подтверждает, что email остаётся перспективным каналом для работы с лояльной аудиторией, и его развитие может способствовать как увеличению повторных визитов, так и формированию более устойчивой пользовательской базы</w:t>
        </w:r>
      </w:ins>
      <w:del w:id="1797" w:author="Microsoft Office User" w:date="2025-07-28T05:00:00Z">
        <w:r w:rsidR="00F17D07" w:rsidRPr="00F17D07" w:rsidDel="00791DD6">
          <w:rPr>
            <w:sz w:val="28"/>
          </w:rPr>
          <w:delText xml:space="preserve">Основные источники трафика остаются неизменными: поисковые системы и прямые заходы продолжают доминировать. Поисковые системы обеспечивают основной поток трафика, демонстрируя стабильные показатели вовлеченности. </w:delText>
        </w:r>
        <w:r w:rsidR="00F17D07" w:rsidDel="00791DD6">
          <w:rPr>
            <w:sz w:val="28"/>
          </w:rPr>
          <w:delText>Количество сессий с поисковых систем выросло на 52,63</w:delText>
        </w:r>
        <w:r w:rsidR="00F17D07" w:rsidRPr="00293EEF" w:rsidDel="00791DD6">
          <w:rPr>
            <w:sz w:val="28"/>
          </w:rPr>
          <w:delText xml:space="preserve">%. </w:delText>
        </w:r>
        <w:r w:rsidR="00DD4D27" w:rsidRPr="00DD4D27" w:rsidDel="00791DD6">
          <w:rPr>
            <w:sz w:val="28"/>
          </w:rPr>
          <w:delText xml:space="preserve">Этот значительный прирост подтверждает, что </w:delText>
        </w:r>
        <w:r w:rsidR="00DD4D27" w:rsidDel="00791DD6">
          <w:rPr>
            <w:sz w:val="28"/>
          </w:rPr>
          <w:delText>планомерная и целенаправленная работа</w:delText>
        </w:r>
        <w:r w:rsidR="00DD4D27" w:rsidRPr="00DD4D27" w:rsidDel="00791DD6">
          <w:rPr>
            <w:sz w:val="28"/>
          </w:rPr>
          <w:delText xml:space="preserve"> по улучшению видимости сайт</w:delText>
        </w:r>
        <w:r w:rsidR="00DD4D27" w:rsidDel="00791DD6">
          <w:rPr>
            <w:sz w:val="28"/>
          </w:rPr>
          <w:delText>ов</w:delText>
        </w:r>
        <w:r w:rsidR="00DD4D27" w:rsidRPr="00DD4D27" w:rsidDel="00791DD6">
          <w:rPr>
            <w:sz w:val="28"/>
          </w:rPr>
          <w:delText xml:space="preserve"> в поисковых системах принесл</w:delText>
        </w:r>
        <w:r w:rsidR="003F1DF6" w:rsidDel="00791DD6">
          <w:rPr>
            <w:sz w:val="28"/>
          </w:rPr>
          <w:delText>а</w:delText>
        </w:r>
        <w:r w:rsidR="00DD4D27" w:rsidRPr="00DD4D27" w:rsidDel="00791DD6">
          <w:rPr>
            <w:sz w:val="28"/>
          </w:rPr>
          <w:delText xml:space="preserve"> ощутимые результаты. </w:delText>
        </w:r>
        <w:r w:rsidR="00F17D07" w:rsidRPr="00F17D07" w:rsidDel="00791DD6">
          <w:rPr>
            <w:sz w:val="28"/>
          </w:rPr>
          <w:delText>Прямые заходы также остаются важным источником, показывая высокую глубину просмотра и время, проведенное на сайте, что свидетельствует о лояльности и заинтересованности пользователей.</w:delText>
        </w:r>
        <w:r w:rsidR="00293EEF" w:rsidDel="00791DD6">
          <w:rPr>
            <w:sz w:val="28"/>
          </w:rPr>
          <w:delText xml:space="preserve"> </w:delText>
        </w:r>
        <w:r w:rsidR="000D7C88" w:rsidDel="00791DD6">
          <w:rPr>
            <w:sz w:val="28"/>
          </w:rPr>
          <w:delText>Д</w:delText>
        </w:r>
        <w:r w:rsidR="009114A0" w:rsidDel="00791DD6">
          <w:rPr>
            <w:sz w:val="28"/>
          </w:rPr>
          <w:delText xml:space="preserve">оля прямых заходов увеличилась на </w:delText>
        </w:r>
        <w:r w:rsidR="00F17D07" w:rsidDel="00791DD6">
          <w:rPr>
            <w:sz w:val="28"/>
          </w:rPr>
          <w:delText>16</w:delText>
        </w:r>
        <w:r w:rsidR="009114A0" w:rsidDel="00791DD6">
          <w:rPr>
            <w:sz w:val="28"/>
          </w:rPr>
          <w:delText>,8</w:delText>
        </w:r>
        <w:r w:rsidR="00F17D07" w:rsidDel="00791DD6">
          <w:rPr>
            <w:sz w:val="28"/>
          </w:rPr>
          <w:delText>2</w:delText>
        </w:r>
        <w:r w:rsidR="009114A0" w:rsidRPr="009114A0" w:rsidDel="00791DD6">
          <w:rPr>
            <w:sz w:val="28"/>
          </w:rPr>
          <w:delText>%</w:delText>
        </w:r>
        <w:r w:rsidR="009114A0" w:rsidDel="00791DD6">
          <w:rPr>
            <w:sz w:val="28"/>
          </w:rPr>
          <w:delText xml:space="preserve">. </w:delText>
        </w:r>
      </w:del>
    </w:p>
    <w:p w14:paraId="726C7F9E" w14:textId="6EB0537D" w:rsidR="00F92602" w:rsidRDefault="00F92602" w:rsidP="00791DD6">
      <w:pPr>
        <w:tabs>
          <w:tab w:val="left" w:pos="3465"/>
        </w:tabs>
        <w:spacing w:line="360" w:lineRule="auto"/>
        <w:ind w:firstLine="709"/>
        <w:jc w:val="both"/>
        <w:rPr>
          <w:ins w:id="1798" w:author="Microsoft Office User" w:date="2025-07-28T05:08:00Z"/>
          <w:sz w:val="28"/>
        </w:rPr>
      </w:pPr>
      <w:ins w:id="1799" w:author="Microsoft Office User" w:date="2025-07-28T05:08:00Z">
        <w:r>
          <w:rPr>
            <w:sz w:val="28"/>
          </w:rPr>
          <w:t>.</w:t>
        </w:r>
      </w:ins>
    </w:p>
    <w:p w14:paraId="5FEC1B15" w14:textId="579C28C1" w:rsidR="00F92602" w:rsidRDefault="00F92602" w:rsidP="009F2343">
      <w:pPr>
        <w:spacing w:line="360" w:lineRule="auto"/>
        <w:ind w:firstLine="708"/>
        <w:jc w:val="both"/>
        <w:rPr>
          <w:ins w:id="1800" w:author="Microsoft Office User" w:date="2025-07-28T05:05:00Z"/>
          <w:sz w:val="28"/>
        </w:rPr>
        <w:pPrChange w:id="1801" w:author="Microsoft Office User" w:date="2025-07-28T05:12:00Z">
          <w:pPr>
            <w:tabs>
              <w:tab w:val="left" w:pos="3465"/>
            </w:tabs>
            <w:spacing w:line="360" w:lineRule="auto"/>
            <w:ind w:firstLine="709"/>
            <w:jc w:val="both"/>
          </w:pPr>
        </w:pPrChange>
      </w:pPr>
      <w:ins w:id="1802" w:author="Microsoft Office User" w:date="2025-07-28T05:06:00Z">
        <w:r w:rsidRPr="00791DD6">
          <w:rPr>
            <w:sz w:val="28"/>
          </w:rPr>
          <w:t>Переходы из социальных сетей, напротив, снизились на 30% — всего 852 тыс. визитов. Несмотря на это, уровень вовлеченности остался приемлемым (глубина — 3,32 страницы). Снижение может быть связано с ограничениями на площадках, таких как Instagram и YouTube, действующими на территории России, а также снижением органического охвата в целом.</w:t>
        </w:r>
      </w:ins>
    </w:p>
    <w:p w14:paraId="17B9C70C" w14:textId="5FA916CD" w:rsidR="00C9560C" w:rsidDel="00F92602" w:rsidRDefault="00714FA4" w:rsidP="009114A0">
      <w:pPr>
        <w:tabs>
          <w:tab w:val="left" w:pos="3465"/>
        </w:tabs>
        <w:spacing w:line="360" w:lineRule="auto"/>
        <w:ind w:firstLine="709"/>
        <w:jc w:val="both"/>
        <w:rPr>
          <w:del w:id="1803" w:author="Microsoft Office User" w:date="2025-07-28T05:06:00Z"/>
          <w:sz w:val="28"/>
        </w:rPr>
      </w:pPr>
      <w:del w:id="1804" w:author="Microsoft Office User" w:date="2025-07-28T05:06:00Z">
        <w:r w:rsidRPr="00714FA4" w:rsidDel="00F92602">
          <w:rPr>
            <w:sz w:val="28"/>
          </w:rPr>
          <w:delText xml:space="preserve">В прошедшем сезоне значительно увеличилось количество переходов по рекламе. Партнеры Лиги запустили несколько рекламных кампаний с использованием посадочных страниц на сайте КХЛ. </w:delText>
        </w:r>
        <w:r w:rsidDel="00F92602">
          <w:rPr>
            <w:sz w:val="28"/>
          </w:rPr>
          <w:delText>Также была</w:delText>
        </w:r>
        <w:r w:rsidRPr="00714FA4" w:rsidDel="00F92602">
          <w:rPr>
            <w:sz w:val="28"/>
          </w:rPr>
          <w:delText xml:space="preserve"> проведена рекламная кампания по продаже билетов на Неделю Звезд Хоккея в рекламных системах Я.Директ и VK. Кроме того, в период плей-офф была реализована медийная рекламная кампания на сервисах Яндекса, направленная на продвижение конкурса прогнозистов среди пользователей сайта КХЛ.</w:delText>
        </w:r>
      </w:del>
    </w:p>
    <w:p w14:paraId="1D10DEB3" w14:textId="5676C592" w:rsidR="000835DC" w:rsidDel="00F92602" w:rsidRDefault="00B05434" w:rsidP="000835DC">
      <w:pPr>
        <w:tabs>
          <w:tab w:val="left" w:pos="3465"/>
        </w:tabs>
        <w:spacing w:line="360" w:lineRule="auto"/>
        <w:ind w:firstLine="709"/>
        <w:jc w:val="both"/>
        <w:rPr>
          <w:del w:id="1805" w:author="Microsoft Office User" w:date="2025-07-28T05:06:00Z"/>
          <w:sz w:val="28"/>
        </w:rPr>
      </w:pPr>
      <w:del w:id="1806" w:author="Microsoft Office User" w:date="2025-07-28T05:06:00Z">
        <w:r w:rsidRPr="00B05434" w:rsidDel="00F92602">
          <w:rPr>
            <w:sz w:val="28"/>
          </w:rPr>
          <w:delText>Переходы из социальных сетей снизились на 17</w:delText>
        </w:r>
        <w:r w:rsidR="00FB1608" w:rsidRPr="00FB1608" w:rsidDel="00F92602">
          <w:rPr>
            <w:sz w:val="28"/>
          </w:rPr>
          <w:delText>,</w:delText>
        </w:r>
        <w:r w:rsidRPr="00B05434" w:rsidDel="00F92602">
          <w:rPr>
            <w:sz w:val="28"/>
          </w:rPr>
          <w:delText>96%, составив 1</w:delText>
        </w:r>
        <w:r w:rsidR="00FB1608" w:rsidDel="00F92602">
          <w:rPr>
            <w:sz w:val="28"/>
          </w:rPr>
          <w:delText> </w:delText>
        </w:r>
        <w:r w:rsidRPr="00B05434" w:rsidDel="00F92602">
          <w:rPr>
            <w:sz w:val="28"/>
          </w:rPr>
          <w:delText>212</w:delText>
        </w:r>
        <w:r w:rsidR="00FB1608" w:rsidDel="00F92602">
          <w:rPr>
            <w:sz w:val="28"/>
            <w:shd w:val="clear" w:color="auto" w:fill="FFFFFF"/>
          </w:rPr>
          <w:delText> </w:delText>
        </w:r>
        <w:r w:rsidRPr="00B05434" w:rsidDel="00F92602">
          <w:rPr>
            <w:sz w:val="28"/>
          </w:rPr>
          <w:delText>309 сессий. Это снижение может указывать на необходимость пересмотра стратегии в социальных сетях или на изменение предпочтений аудитории.</w:delText>
        </w:r>
        <w:r w:rsidR="000835DC" w:rsidRPr="000835DC" w:rsidDel="00F92602">
          <w:rPr>
            <w:sz w:val="28"/>
          </w:rPr>
          <w:delText xml:space="preserve"> </w:delText>
        </w:r>
        <w:r w:rsidR="000835DC" w:rsidDel="00F92602">
          <w:rPr>
            <w:sz w:val="28"/>
          </w:rPr>
          <w:delText xml:space="preserve">При этом количество переходов из мессенджера </w:delText>
        </w:r>
        <w:r w:rsidR="000835DC" w:rsidDel="00F92602">
          <w:rPr>
            <w:sz w:val="28"/>
            <w:lang w:val="en-US"/>
          </w:rPr>
          <w:delText>Telegram</w:delText>
        </w:r>
        <w:r w:rsidR="000835DC" w:rsidRPr="000835DC" w:rsidDel="00F92602">
          <w:rPr>
            <w:sz w:val="28"/>
          </w:rPr>
          <w:delText xml:space="preserve"> </w:delText>
        </w:r>
        <w:r w:rsidR="000835DC" w:rsidDel="00F92602">
          <w:rPr>
            <w:sz w:val="28"/>
          </w:rPr>
          <w:delText>увеличилось</w:delText>
        </w:r>
        <w:r w:rsidR="000835DC" w:rsidRPr="000835DC" w:rsidDel="00F92602">
          <w:rPr>
            <w:sz w:val="28"/>
          </w:rPr>
          <w:delText xml:space="preserve"> </w:delText>
        </w:r>
        <w:r w:rsidR="000835DC" w:rsidDel="00F92602">
          <w:rPr>
            <w:sz w:val="28"/>
          </w:rPr>
          <w:delText xml:space="preserve">на </w:delText>
        </w:r>
        <w:r w:rsidR="000835DC" w:rsidRPr="000835DC" w:rsidDel="00F92602">
          <w:rPr>
            <w:sz w:val="28"/>
          </w:rPr>
          <w:delText>26,98%</w:delText>
        </w:r>
        <w:r w:rsidR="000835DC" w:rsidDel="00F92602">
          <w:rPr>
            <w:sz w:val="28"/>
          </w:rPr>
          <w:delText xml:space="preserve"> и составило 53 154, что подтверждает активную работу с этим каналом и изменение поведения пользователей, которые все больше предпочитают получать новости из мессенджеров, а не из социальных сетей.</w:delText>
        </w:r>
      </w:del>
    </w:p>
    <w:p w14:paraId="1DC986F2" w14:textId="77777777" w:rsidR="009546E4" w:rsidRDefault="009546E4" w:rsidP="000835DC">
      <w:pPr>
        <w:tabs>
          <w:tab w:val="left" w:pos="3465"/>
        </w:tabs>
        <w:spacing w:line="360" w:lineRule="auto"/>
        <w:ind w:firstLine="709"/>
        <w:jc w:val="both"/>
        <w:rPr>
          <w:sz w:val="28"/>
        </w:rPr>
      </w:pPr>
    </w:p>
    <w:p w14:paraId="2EEF8961" w14:textId="530EDB4C" w:rsidR="000835DC" w:rsidDel="001C6071" w:rsidRDefault="000835DC" w:rsidP="000835DC">
      <w:pPr>
        <w:jc w:val="center"/>
        <w:rPr>
          <w:del w:id="1807" w:author="Microsoft Office User" w:date="2025-07-28T13:28:00Z"/>
          <w:b/>
          <w:sz w:val="28"/>
          <w:szCs w:val="28"/>
        </w:rPr>
      </w:pPr>
      <w:r>
        <w:rPr>
          <w:b/>
          <w:sz w:val="28"/>
          <w:szCs w:val="28"/>
        </w:rPr>
        <w:t>Переходы из социальных сетей в сезоне 202</w:t>
      </w:r>
      <w:ins w:id="1808" w:author="Microsoft Office User" w:date="2025-07-28T13:22:00Z">
        <w:r w:rsidR="00056C9F">
          <w:rPr>
            <w:b/>
            <w:sz w:val="28"/>
            <w:szCs w:val="28"/>
          </w:rPr>
          <w:t>4</w:t>
        </w:r>
      </w:ins>
      <w:del w:id="1809" w:author="Microsoft Office User" w:date="2025-07-28T13:22:00Z">
        <w:r w:rsidDel="00056C9F">
          <w:rPr>
            <w:b/>
            <w:sz w:val="28"/>
            <w:szCs w:val="28"/>
          </w:rPr>
          <w:delText>3</w:delText>
        </w:r>
      </w:del>
      <w:r>
        <w:rPr>
          <w:b/>
          <w:sz w:val="28"/>
          <w:szCs w:val="28"/>
        </w:rPr>
        <w:t>/202</w:t>
      </w:r>
      <w:ins w:id="1810" w:author="Microsoft Office User" w:date="2025-07-28T13:22:00Z">
        <w:r w:rsidR="00056C9F">
          <w:rPr>
            <w:b/>
            <w:sz w:val="28"/>
            <w:szCs w:val="28"/>
          </w:rPr>
          <w:t>5</w:t>
        </w:r>
      </w:ins>
      <w:del w:id="1811" w:author="Microsoft Office User" w:date="2025-07-28T13:22:00Z">
        <w:r w:rsidDel="00056C9F">
          <w:rPr>
            <w:b/>
            <w:sz w:val="28"/>
            <w:szCs w:val="28"/>
          </w:rPr>
          <w:delText>4</w:delText>
        </w:r>
      </w:del>
    </w:p>
    <w:p w14:paraId="56531BE4" w14:textId="77777777" w:rsidR="000835DC" w:rsidRPr="000835DC" w:rsidRDefault="000835DC" w:rsidP="001C6071">
      <w:pPr>
        <w:jc w:val="center"/>
        <w:rPr>
          <w:b/>
          <w:sz w:val="28"/>
          <w:szCs w:val="28"/>
        </w:rPr>
      </w:pPr>
    </w:p>
    <w:tbl>
      <w:tblPr>
        <w:tblW w:w="9619" w:type="dxa"/>
        <w:tblLook w:val="04A0" w:firstRow="1" w:lastRow="0" w:firstColumn="1" w:lastColumn="0" w:noHBand="0" w:noVBand="1"/>
      </w:tblPr>
      <w:tblGrid>
        <w:gridCol w:w="2293"/>
        <w:gridCol w:w="1666"/>
        <w:gridCol w:w="5660"/>
      </w:tblGrid>
      <w:tr w:rsidR="000835DC" w:rsidDel="009F2343" w14:paraId="392271D6" w14:textId="4385FE00" w:rsidTr="009546E4">
        <w:trPr>
          <w:trHeight w:val="340"/>
          <w:del w:id="1812" w:author="Microsoft Office User" w:date="2025-07-28T05:13:00Z"/>
        </w:trPr>
        <w:tc>
          <w:tcPr>
            <w:tcW w:w="22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5F807F" w14:textId="1B4AE744" w:rsidR="000835DC" w:rsidDel="009F2343" w:rsidRDefault="000835DC">
            <w:pPr>
              <w:rPr>
                <w:del w:id="1813" w:author="Microsoft Office User" w:date="2025-07-28T05:13:00Z"/>
                <w:b/>
                <w:bCs/>
                <w:color w:val="000000"/>
              </w:rPr>
            </w:pPr>
            <w:del w:id="1814" w:author="Microsoft Office User" w:date="2025-07-28T05:13:00Z">
              <w:r w:rsidDel="009F2343">
                <w:rPr>
                  <w:b/>
                  <w:bCs/>
                  <w:color w:val="000000"/>
                </w:rPr>
                <w:delText>Социальная сеть</w:delText>
              </w:r>
            </w:del>
          </w:p>
        </w:tc>
        <w:tc>
          <w:tcPr>
            <w:tcW w:w="16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D163C7" w14:textId="6C49215D" w:rsidR="000835DC" w:rsidDel="009F2343" w:rsidRDefault="000835DC">
            <w:pPr>
              <w:rPr>
                <w:del w:id="1815" w:author="Microsoft Office User" w:date="2025-07-28T05:13:00Z"/>
                <w:b/>
                <w:bCs/>
                <w:color w:val="000000"/>
              </w:rPr>
            </w:pPr>
            <w:del w:id="1816" w:author="Microsoft Office User" w:date="2025-07-28T05:13:00Z">
              <w:r w:rsidDel="009F2343">
                <w:rPr>
                  <w:b/>
                  <w:bCs/>
                  <w:color w:val="000000"/>
                </w:rPr>
                <w:delText>Сеансы</w:delText>
              </w:r>
            </w:del>
          </w:p>
        </w:tc>
        <w:tc>
          <w:tcPr>
            <w:tcW w:w="56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ED9964" w14:textId="1160A426" w:rsidR="000835DC" w:rsidDel="009F2343" w:rsidRDefault="000835DC">
            <w:pPr>
              <w:rPr>
                <w:del w:id="1817" w:author="Microsoft Office User" w:date="2025-07-28T05:13:00Z"/>
                <w:b/>
                <w:bCs/>
                <w:color w:val="000000"/>
              </w:rPr>
            </w:pPr>
            <w:del w:id="1818" w:author="Microsoft Office User" w:date="2025-07-28T05:13:00Z">
              <w:r w:rsidDel="009F2343">
                <w:rPr>
                  <w:b/>
                  <w:bCs/>
                  <w:color w:val="000000"/>
                </w:rPr>
                <w:delText>Изменение</w:delText>
              </w:r>
            </w:del>
          </w:p>
        </w:tc>
      </w:tr>
      <w:tr w:rsidR="000835DC" w:rsidDel="009F2343" w14:paraId="6F5CB962" w14:textId="3D433A40" w:rsidTr="009546E4">
        <w:trPr>
          <w:trHeight w:val="340"/>
          <w:del w:id="1819" w:author="Microsoft Office User" w:date="2025-07-28T05:13:00Z"/>
        </w:trPr>
        <w:tc>
          <w:tcPr>
            <w:tcW w:w="22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75F6C8" w14:textId="4B1B7D84" w:rsidR="000835DC" w:rsidDel="009F2343" w:rsidRDefault="000835DC">
            <w:pPr>
              <w:rPr>
                <w:del w:id="1820" w:author="Microsoft Office User" w:date="2025-07-28T05:13:00Z"/>
                <w:color w:val="000000"/>
              </w:rPr>
            </w:pPr>
            <w:del w:id="1821" w:author="Microsoft Office User" w:date="2025-07-28T05:13:00Z">
              <w:r w:rsidDel="009F2343">
                <w:rPr>
                  <w:color w:val="000000"/>
                </w:rPr>
                <w:delText>VK</w:delText>
              </w:r>
            </w:del>
          </w:p>
        </w:tc>
        <w:tc>
          <w:tcPr>
            <w:tcW w:w="16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8940E8" w14:textId="5695CABA" w:rsidR="000835DC" w:rsidDel="009F2343" w:rsidRDefault="000835DC">
            <w:pPr>
              <w:jc w:val="right"/>
              <w:rPr>
                <w:del w:id="1822" w:author="Microsoft Office User" w:date="2025-07-28T05:13:00Z"/>
                <w:color w:val="000000"/>
              </w:rPr>
            </w:pPr>
            <w:del w:id="1823" w:author="Microsoft Office User" w:date="2025-07-28T05:13:00Z">
              <w:r w:rsidDel="009F2343">
                <w:rPr>
                  <w:color w:val="000000"/>
                </w:rPr>
                <w:delText>1 079 794</w:delText>
              </w:r>
            </w:del>
          </w:p>
        </w:tc>
        <w:tc>
          <w:tcPr>
            <w:tcW w:w="5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8BCDA3" w14:textId="4AFBE9C0" w:rsidR="000835DC" w:rsidDel="009F2343" w:rsidRDefault="000835DC">
            <w:pPr>
              <w:jc w:val="right"/>
              <w:rPr>
                <w:del w:id="1824" w:author="Microsoft Office User" w:date="2025-07-28T05:13:00Z"/>
                <w:color w:val="000000"/>
              </w:rPr>
            </w:pPr>
            <w:del w:id="1825" w:author="Microsoft Office User" w:date="2025-07-28T05:13:00Z">
              <w:r w:rsidDel="009F2343">
                <w:rPr>
                  <w:color w:val="000000"/>
                </w:rPr>
                <w:delText>-15,99%</w:delText>
              </w:r>
            </w:del>
          </w:p>
        </w:tc>
      </w:tr>
      <w:tr w:rsidR="000835DC" w:rsidDel="009F2343" w14:paraId="556E462D" w14:textId="14F2994C" w:rsidTr="009546E4">
        <w:trPr>
          <w:trHeight w:val="340"/>
          <w:del w:id="1826" w:author="Microsoft Office User" w:date="2025-07-28T05:13:00Z"/>
        </w:trPr>
        <w:tc>
          <w:tcPr>
            <w:tcW w:w="22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40D644" w14:textId="46FCCD85" w:rsidR="000835DC" w:rsidDel="009F2343" w:rsidRDefault="000835DC">
            <w:pPr>
              <w:rPr>
                <w:del w:id="1827" w:author="Microsoft Office User" w:date="2025-07-28T05:13:00Z"/>
                <w:color w:val="000000"/>
              </w:rPr>
            </w:pPr>
            <w:del w:id="1828" w:author="Microsoft Office User" w:date="2025-07-28T05:13:00Z">
              <w:r w:rsidDel="009F2343">
                <w:rPr>
                  <w:color w:val="000000"/>
                </w:rPr>
                <w:delText>Facebook</w:delText>
              </w:r>
            </w:del>
          </w:p>
        </w:tc>
        <w:tc>
          <w:tcPr>
            <w:tcW w:w="16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68DDAB" w14:textId="2883F60E" w:rsidR="000835DC" w:rsidDel="009F2343" w:rsidRDefault="000835DC">
            <w:pPr>
              <w:jc w:val="right"/>
              <w:rPr>
                <w:del w:id="1829" w:author="Microsoft Office User" w:date="2025-07-28T05:13:00Z"/>
                <w:color w:val="000000"/>
              </w:rPr>
            </w:pPr>
            <w:del w:id="1830" w:author="Microsoft Office User" w:date="2025-07-28T05:13:00Z">
              <w:r w:rsidDel="009F2343">
                <w:rPr>
                  <w:color w:val="000000"/>
                </w:rPr>
                <w:delText>39 513</w:delText>
              </w:r>
            </w:del>
          </w:p>
        </w:tc>
        <w:tc>
          <w:tcPr>
            <w:tcW w:w="5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0CE9B3" w14:textId="6C65B58B" w:rsidR="000835DC" w:rsidDel="009F2343" w:rsidRDefault="000835DC">
            <w:pPr>
              <w:jc w:val="right"/>
              <w:rPr>
                <w:del w:id="1831" w:author="Microsoft Office User" w:date="2025-07-28T05:13:00Z"/>
                <w:color w:val="000000"/>
              </w:rPr>
            </w:pPr>
            <w:del w:id="1832" w:author="Microsoft Office User" w:date="2025-07-28T05:13:00Z">
              <w:r w:rsidDel="009F2343">
                <w:rPr>
                  <w:color w:val="000000"/>
                </w:rPr>
                <w:delText>-57,40%</w:delText>
              </w:r>
            </w:del>
          </w:p>
        </w:tc>
      </w:tr>
      <w:tr w:rsidR="000835DC" w:rsidDel="009F2343" w14:paraId="33125061" w14:textId="0090BE6D" w:rsidTr="009546E4">
        <w:trPr>
          <w:trHeight w:val="360"/>
          <w:del w:id="1833" w:author="Microsoft Office User" w:date="2025-07-28T05:13:00Z"/>
        </w:trPr>
        <w:tc>
          <w:tcPr>
            <w:tcW w:w="22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871780" w14:textId="3D94F80A" w:rsidR="000835DC" w:rsidDel="009F2343" w:rsidRDefault="000835DC">
            <w:pPr>
              <w:rPr>
                <w:del w:id="1834" w:author="Microsoft Office User" w:date="2025-07-28T05:13:00Z"/>
                <w:color w:val="000000"/>
              </w:rPr>
            </w:pPr>
            <w:del w:id="1835" w:author="Microsoft Office User" w:date="2025-07-28T05:13:00Z">
              <w:r w:rsidDel="009F2343">
                <w:rPr>
                  <w:color w:val="000000"/>
                </w:rPr>
                <w:delText>Instagram</w:delText>
              </w:r>
            </w:del>
          </w:p>
        </w:tc>
        <w:tc>
          <w:tcPr>
            <w:tcW w:w="16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9D333D" w14:textId="6DF03CBF" w:rsidR="000835DC" w:rsidDel="009F2343" w:rsidRDefault="000835DC">
            <w:pPr>
              <w:jc w:val="right"/>
              <w:rPr>
                <w:del w:id="1836" w:author="Microsoft Office User" w:date="2025-07-28T05:13:00Z"/>
                <w:color w:val="000000"/>
              </w:rPr>
            </w:pPr>
            <w:del w:id="1837" w:author="Microsoft Office User" w:date="2025-07-28T05:13:00Z">
              <w:r w:rsidDel="009F2343">
                <w:rPr>
                  <w:color w:val="000000"/>
                </w:rPr>
                <w:delText>15 692</w:delText>
              </w:r>
            </w:del>
          </w:p>
        </w:tc>
        <w:tc>
          <w:tcPr>
            <w:tcW w:w="5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C3654F" w14:textId="176E6120" w:rsidR="000835DC" w:rsidDel="009F2343" w:rsidRDefault="000835DC">
            <w:pPr>
              <w:jc w:val="right"/>
              <w:rPr>
                <w:del w:id="1838" w:author="Microsoft Office User" w:date="2025-07-28T05:13:00Z"/>
                <w:color w:val="000000"/>
              </w:rPr>
            </w:pPr>
            <w:del w:id="1839" w:author="Microsoft Office User" w:date="2025-07-28T05:13:00Z">
              <w:r w:rsidDel="009F2343">
                <w:rPr>
                  <w:color w:val="000000"/>
                </w:rPr>
                <w:delText>+4,84%</w:delText>
              </w:r>
            </w:del>
          </w:p>
        </w:tc>
      </w:tr>
      <w:tr w:rsidR="000835DC" w:rsidDel="009F2343" w14:paraId="2FF3CEDD" w14:textId="53E2499C" w:rsidTr="009546E4">
        <w:trPr>
          <w:trHeight w:val="340"/>
          <w:del w:id="1840" w:author="Microsoft Office User" w:date="2025-07-28T05:13:00Z"/>
        </w:trPr>
        <w:tc>
          <w:tcPr>
            <w:tcW w:w="22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A27A6B" w14:textId="564441E6" w:rsidR="000835DC" w:rsidDel="009F2343" w:rsidRDefault="000835DC">
            <w:pPr>
              <w:rPr>
                <w:del w:id="1841" w:author="Microsoft Office User" w:date="2025-07-28T05:13:00Z"/>
                <w:color w:val="000000"/>
              </w:rPr>
            </w:pPr>
            <w:del w:id="1842" w:author="Microsoft Office User" w:date="2025-07-28T05:13:00Z">
              <w:r w:rsidDel="009F2343">
                <w:rPr>
                  <w:color w:val="000000"/>
                </w:rPr>
                <w:delText>OK</w:delText>
              </w:r>
            </w:del>
          </w:p>
        </w:tc>
        <w:tc>
          <w:tcPr>
            <w:tcW w:w="16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3F4B43" w14:textId="219E3694" w:rsidR="000835DC" w:rsidDel="009F2343" w:rsidRDefault="000835DC">
            <w:pPr>
              <w:jc w:val="right"/>
              <w:rPr>
                <w:del w:id="1843" w:author="Microsoft Office User" w:date="2025-07-28T05:13:00Z"/>
                <w:color w:val="000000"/>
              </w:rPr>
            </w:pPr>
            <w:del w:id="1844" w:author="Microsoft Office User" w:date="2025-07-28T05:13:00Z">
              <w:r w:rsidDel="009F2343">
                <w:rPr>
                  <w:color w:val="000000"/>
                </w:rPr>
                <w:delText>82 026</w:delText>
              </w:r>
            </w:del>
          </w:p>
        </w:tc>
        <w:tc>
          <w:tcPr>
            <w:tcW w:w="5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3734DD" w14:textId="246BBA99" w:rsidR="000835DC" w:rsidDel="009F2343" w:rsidRDefault="000835DC">
            <w:pPr>
              <w:jc w:val="right"/>
              <w:rPr>
                <w:del w:id="1845" w:author="Microsoft Office User" w:date="2025-07-28T05:13:00Z"/>
                <w:color w:val="000000"/>
              </w:rPr>
            </w:pPr>
            <w:del w:id="1846" w:author="Microsoft Office User" w:date="2025-07-28T05:13:00Z">
              <w:r w:rsidDel="009F2343">
                <w:rPr>
                  <w:color w:val="000000"/>
                </w:rPr>
                <w:delText>-19,81%</w:delText>
              </w:r>
            </w:del>
          </w:p>
        </w:tc>
      </w:tr>
    </w:tbl>
    <w:p w14:paraId="57AF2CF4" w14:textId="77777777" w:rsidR="009F2343" w:rsidRPr="000835DC" w:rsidRDefault="000835DC" w:rsidP="009546E4">
      <w:pPr>
        <w:tabs>
          <w:tab w:val="left" w:pos="3465"/>
        </w:tabs>
        <w:spacing w:line="360" w:lineRule="auto"/>
        <w:jc w:val="both"/>
        <w:rPr>
          <w:ins w:id="1847" w:author="Microsoft Office User" w:date="2025-07-28T05:14:00Z"/>
          <w:sz w:val="28"/>
        </w:rPr>
      </w:pPr>
      <w:del w:id="1848" w:author="Microsoft Office User" w:date="2025-07-28T05:14:00Z">
        <w:r w:rsidDel="009F2343">
          <w:rPr>
            <w:sz w:val="28"/>
          </w:rPr>
          <w:delText xml:space="preserve"> </w:delText>
        </w:r>
      </w:del>
    </w:p>
    <w:tbl>
      <w:tblPr>
        <w:tblW w:w="9634" w:type="dxa"/>
        <w:tblLook w:val="04A0" w:firstRow="1" w:lastRow="0" w:firstColumn="1" w:lastColumn="0" w:noHBand="0" w:noVBand="1"/>
        <w:tblPrChange w:id="1849" w:author="Microsoft Office User" w:date="2025-07-28T05:14:00Z">
          <w:tblPr>
            <w:tblW w:w="3970" w:type="dxa"/>
            <w:tblLook w:val="04A0" w:firstRow="1" w:lastRow="0" w:firstColumn="1" w:lastColumn="0" w:noHBand="0" w:noVBand="1"/>
          </w:tblPr>
        </w:tblPrChange>
      </w:tblPr>
      <w:tblGrid>
        <w:gridCol w:w="2122"/>
        <w:gridCol w:w="3118"/>
        <w:gridCol w:w="4394"/>
        <w:tblGridChange w:id="1850">
          <w:tblGrid>
            <w:gridCol w:w="1556"/>
            <w:gridCol w:w="1300"/>
            <w:gridCol w:w="1398"/>
          </w:tblGrid>
        </w:tblGridChange>
      </w:tblGrid>
      <w:tr w:rsidR="009F2343" w14:paraId="799071C0" w14:textId="77777777" w:rsidTr="009F2343">
        <w:trPr>
          <w:trHeight w:val="320"/>
          <w:ins w:id="1851" w:author="Microsoft Office User" w:date="2025-07-28T05:14:00Z"/>
          <w:trPrChange w:id="1852" w:author="Microsoft Office User" w:date="2025-07-28T05:14:00Z">
            <w:trPr>
              <w:trHeight w:val="320"/>
            </w:trPr>
          </w:trPrChange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853" w:author="Microsoft Office User" w:date="2025-07-28T05:14:00Z">
              <w:tcPr>
                <w:tcW w:w="137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65C7191" w14:textId="77777777" w:rsidR="009F2343" w:rsidRPr="009F2343" w:rsidRDefault="009F2343">
            <w:pPr>
              <w:rPr>
                <w:ins w:id="1854" w:author="Microsoft Office User" w:date="2025-07-28T05:14:00Z"/>
                <w:b/>
                <w:bCs/>
                <w:color w:val="000000"/>
              </w:rPr>
            </w:pPr>
            <w:ins w:id="1855" w:author="Microsoft Office User" w:date="2025-07-28T05:14:00Z">
              <w:r w:rsidRPr="009F2343">
                <w:rPr>
                  <w:b/>
                  <w:bCs/>
                  <w:color w:val="000000"/>
                </w:rPr>
                <w:t>Социальная сеть</w:t>
              </w:r>
            </w:ins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856" w:author="Microsoft Office User" w:date="2025-07-28T05:14:00Z">
              <w:tcPr>
                <w:tcW w:w="130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37DBB37" w14:textId="77777777" w:rsidR="009F2343" w:rsidRPr="009F2343" w:rsidRDefault="009F2343">
            <w:pPr>
              <w:rPr>
                <w:ins w:id="1857" w:author="Microsoft Office User" w:date="2025-07-28T05:14:00Z"/>
                <w:b/>
                <w:bCs/>
                <w:color w:val="000000"/>
              </w:rPr>
            </w:pPr>
            <w:ins w:id="1858" w:author="Microsoft Office User" w:date="2025-07-28T05:14:00Z">
              <w:r w:rsidRPr="009F2343">
                <w:rPr>
                  <w:b/>
                  <w:bCs/>
                  <w:color w:val="000000"/>
                </w:rPr>
                <w:t>Сеансы</w:t>
              </w:r>
            </w:ins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859" w:author="Microsoft Office User" w:date="2025-07-28T05:14:00Z">
              <w:tcPr>
                <w:tcW w:w="130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9840A6B" w14:textId="77777777" w:rsidR="009F2343" w:rsidRPr="009F2343" w:rsidRDefault="009F2343">
            <w:pPr>
              <w:rPr>
                <w:ins w:id="1860" w:author="Microsoft Office User" w:date="2025-07-28T05:14:00Z"/>
                <w:b/>
                <w:bCs/>
                <w:color w:val="000000"/>
              </w:rPr>
            </w:pPr>
            <w:ins w:id="1861" w:author="Microsoft Office User" w:date="2025-07-28T05:14:00Z">
              <w:r w:rsidRPr="009F2343">
                <w:rPr>
                  <w:b/>
                  <w:bCs/>
                  <w:color w:val="000000"/>
                </w:rPr>
                <w:t>Изменение</w:t>
              </w:r>
            </w:ins>
          </w:p>
        </w:tc>
      </w:tr>
      <w:tr w:rsidR="009F2343" w14:paraId="67C772D1" w14:textId="77777777" w:rsidTr="009F2343">
        <w:trPr>
          <w:trHeight w:val="320"/>
          <w:ins w:id="1862" w:author="Microsoft Office User" w:date="2025-07-28T05:14:00Z"/>
          <w:trPrChange w:id="1863" w:author="Microsoft Office User" w:date="2025-07-28T05:14:00Z">
            <w:trPr>
              <w:trHeight w:val="320"/>
            </w:trPr>
          </w:trPrChange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864" w:author="Microsoft Office User" w:date="2025-07-28T05:14:00Z">
              <w:tcPr>
                <w:tcW w:w="137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568CC82" w14:textId="77777777" w:rsidR="009F2343" w:rsidRPr="009F2343" w:rsidRDefault="009F2343">
            <w:pPr>
              <w:rPr>
                <w:ins w:id="1865" w:author="Microsoft Office User" w:date="2025-07-28T05:14:00Z"/>
                <w:color w:val="000000"/>
              </w:rPr>
            </w:pPr>
            <w:ins w:id="1866" w:author="Microsoft Office User" w:date="2025-07-28T05:14:00Z">
              <w:r w:rsidRPr="009F2343">
                <w:rPr>
                  <w:color w:val="000000"/>
                </w:rPr>
                <w:t>VK</w:t>
              </w:r>
            </w:ins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867" w:author="Microsoft Office User" w:date="2025-07-28T05:14:00Z">
              <w:tcPr>
                <w:tcW w:w="1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07A7783" w14:textId="303B51E2" w:rsidR="009F2343" w:rsidRPr="009F2343" w:rsidRDefault="009F2343">
            <w:pPr>
              <w:jc w:val="right"/>
              <w:rPr>
                <w:ins w:id="1868" w:author="Microsoft Office User" w:date="2025-07-28T05:14:00Z"/>
                <w:color w:val="000000"/>
                <w:rPrChange w:id="1869" w:author="Microsoft Office User" w:date="2025-07-28T05:14:00Z">
                  <w:rPr>
                    <w:ins w:id="1870" w:author="Microsoft Office User" w:date="2025-07-28T05:14:00Z"/>
                    <w:color w:val="000000"/>
                    <w:sz w:val="20"/>
                    <w:szCs w:val="20"/>
                  </w:rPr>
                </w:rPrChange>
              </w:rPr>
            </w:pPr>
            <w:ins w:id="1871" w:author="Microsoft Office User" w:date="2025-07-28T05:14:00Z">
              <w:r w:rsidRPr="009F2343">
                <w:rPr>
                  <w:rPrChange w:id="1872" w:author="Microsoft Office User" w:date="2025-07-28T05:14:00Z">
                    <w:rPr>
                      <w:sz w:val="20"/>
                      <w:szCs w:val="20"/>
                    </w:rPr>
                  </w:rPrChange>
                </w:rPr>
                <w:t>682</w:t>
              </w:r>
            </w:ins>
            <w:ins w:id="1873" w:author="Microsoft Office User" w:date="2025-07-28T05:18:00Z">
              <w:r>
                <w:rPr>
                  <w:lang w:val="en-US"/>
                </w:rPr>
                <w:t xml:space="preserve"> </w:t>
              </w:r>
            </w:ins>
            <w:ins w:id="1874" w:author="Microsoft Office User" w:date="2025-07-28T05:14:00Z">
              <w:r w:rsidRPr="009F2343">
                <w:rPr>
                  <w:rPrChange w:id="1875" w:author="Microsoft Office User" w:date="2025-07-28T05:14:00Z">
                    <w:rPr>
                      <w:sz w:val="20"/>
                      <w:szCs w:val="20"/>
                    </w:rPr>
                  </w:rPrChange>
                </w:rPr>
                <w:t>400</w:t>
              </w:r>
            </w:ins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876" w:author="Microsoft Office User" w:date="2025-07-28T05:14:00Z">
              <w:tcPr>
                <w:tcW w:w="1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5479FBA" w14:textId="77777777" w:rsidR="009F2343" w:rsidRPr="009F2343" w:rsidRDefault="009F2343">
            <w:pPr>
              <w:jc w:val="right"/>
              <w:rPr>
                <w:ins w:id="1877" w:author="Microsoft Office User" w:date="2025-07-28T05:14:00Z"/>
                <w:color w:val="000000"/>
              </w:rPr>
            </w:pPr>
            <w:ins w:id="1878" w:author="Microsoft Office User" w:date="2025-07-28T05:14:00Z">
              <w:r w:rsidRPr="009F2343">
                <w:rPr>
                  <w:color w:val="000000"/>
                </w:rPr>
                <w:t>−36,83%</w:t>
              </w:r>
            </w:ins>
          </w:p>
        </w:tc>
      </w:tr>
      <w:tr w:rsidR="009F2343" w14:paraId="66737030" w14:textId="77777777" w:rsidTr="009F2343">
        <w:trPr>
          <w:trHeight w:val="320"/>
          <w:ins w:id="1879" w:author="Microsoft Office User" w:date="2025-07-28T05:14:00Z"/>
          <w:trPrChange w:id="1880" w:author="Microsoft Office User" w:date="2025-07-28T05:14:00Z">
            <w:trPr>
              <w:trHeight w:val="320"/>
            </w:trPr>
          </w:trPrChange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881" w:author="Microsoft Office User" w:date="2025-07-28T05:14:00Z">
              <w:tcPr>
                <w:tcW w:w="137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98CAA5E" w14:textId="77777777" w:rsidR="009F2343" w:rsidRPr="009F2343" w:rsidRDefault="009F2343">
            <w:pPr>
              <w:rPr>
                <w:ins w:id="1882" w:author="Microsoft Office User" w:date="2025-07-28T05:14:00Z"/>
                <w:color w:val="000000"/>
              </w:rPr>
            </w:pPr>
            <w:ins w:id="1883" w:author="Microsoft Office User" w:date="2025-07-28T05:14:00Z">
              <w:r w:rsidRPr="009F2343">
                <w:rPr>
                  <w:color w:val="000000"/>
                </w:rPr>
                <w:t>Facebook</w:t>
              </w:r>
            </w:ins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884" w:author="Microsoft Office User" w:date="2025-07-28T05:14:00Z">
              <w:tcPr>
                <w:tcW w:w="1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470CE4F" w14:textId="0920FBB0" w:rsidR="009F2343" w:rsidRPr="009F2343" w:rsidRDefault="009F2343">
            <w:pPr>
              <w:jc w:val="right"/>
              <w:rPr>
                <w:ins w:id="1885" w:author="Microsoft Office User" w:date="2025-07-28T05:14:00Z"/>
                <w:color w:val="000000"/>
                <w:rPrChange w:id="1886" w:author="Microsoft Office User" w:date="2025-07-28T05:14:00Z">
                  <w:rPr>
                    <w:ins w:id="1887" w:author="Microsoft Office User" w:date="2025-07-28T05:14:00Z"/>
                    <w:color w:val="000000"/>
                    <w:sz w:val="20"/>
                    <w:szCs w:val="20"/>
                  </w:rPr>
                </w:rPrChange>
              </w:rPr>
            </w:pPr>
            <w:ins w:id="1888" w:author="Microsoft Office User" w:date="2025-07-28T05:14:00Z">
              <w:r w:rsidRPr="009F2343">
                <w:rPr>
                  <w:rPrChange w:id="1889" w:author="Microsoft Office User" w:date="2025-07-28T05:14:00Z">
                    <w:rPr>
                      <w:sz w:val="20"/>
                      <w:szCs w:val="20"/>
                    </w:rPr>
                  </w:rPrChange>
                </w:rPr>
                <w:t>24</w:t>
              </w:r>
            </w:ins>
            <w:ins w:id="1890" w:author="Microsoft Office User" w:date="2025-07-28T05:18:00Z">
              <w:r>
                <w:rPr>
                  <w:lang w:val="en-US"/>
                </w:rPr>
                <w:t xml:space="preserve"> </w:t>
              </w:r>
            </w:ins>
            <w:ins w:id="1891" w:author="Microsoft Office User" w:date="2025-07-28T05:14:00Z">
              <w:r w:rsidRPr="009F2343">
                <w:rPr>
                  <w:rPrChange w:id="1892" w:author="Microsoft Office User" w:date="2025-07-28T05:14:00Z">
                    <w:rPr>
                      <w:sz w:val="20"/>
                      <w:szCs w:val="20"/>
                    </w:rPr>
                  </w:rPrChange>
                </w:rPr>
                <w:t>197</w:t>
              </w:r>
            </w:ins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893" w:author="Microsoft Office User" w:date="2025-07-28T05:14:00Z">
              <w:tcPr>
                <w:tcW w:w="1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6A797B3" w14:textId="77777777" w:rsidR="009F2343" w:rsidRPr="009F2343" w:rsidRDefault="009F2343">
            <w:pPr>
              <w:jc w:val="right"/>
              <w:rPr>
                <w:ins w:id="1894" w:author="Microsoft Office User" w:date="2025-07-28T05:14:00Z"/>
                <w:color w:val="000000"/>
              </w:rPr>
            </w:pPr>
            <w:ins w:id="1895" w:author="Microsoft Office User" w:date="2025-07-28T05:14:00Z">
              <w:r w:rsidRPr="009F2343">
                <w:rPr>
                  <w:color w:val="000000"/>
                </w:rPr>
                <w:t>−38,76%</w:t>
              </w:r>
            </w:ins>
          </w:p>
        </w:tc>
      </w:tr>
      <w:tr w:rsidR="009F2343" w14:paraId="4C899435" w14:textId="77777777" w:rsidTr="009F2343">
        <w:trPr>
          <w:trHeight w:val="320"/>
          <w:ins w:id="1896" w:author="Microsoft Office User" w:date="2025-07-28T05:14:00Z"/>
          <w:trPrChange w:id="1897" w:author="Microsoft Office User" w:date="2025-07-28T05:14:00Z">
            <w:trPr>
              <w:trHeight w:val="320"/>
            </w:trPr>
          </w:trPrChange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898" w:author="Microsoft Office User" w:date="2025-07-28T05:14:00Z">
              <w:tcPr>
                <w:tcW w:w="137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5A3CA2F" w14:textId="77777777" w:rsidR="009F2343" w:rsidRPr="009F2343" w:rsidRDefault="009F2343">
            <w:pPr>
              <w:rPr>
                <w:ins w:id="1899" w:author="Microsoft Office User" w:date="2025-07-28T05:14:00Z"/>
                <w:color w:val="000000"/>
              </w:rPr>
            </w:pPr>
            <w:ins w:id="1900" w:author="Microsoft Office User" w:date="2025-07-28T05:14:00Z">
              <w:r w:rsidRPr="009F2343">
                <w:rPr>
                  <w:color w:val="000000"/>
                </w:rPr>
                <w:t>Instagram</w:t>
              </w:r>
            </w:ins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901" w:author="Microsoft Office User" w:date="2025-07-28T05:14:00Z">
              <w:tcPr>
                <w:tcW w:w="1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7906ABB" w14:textId="349DE0BE" w:rsidR="009F2343" w:rsidRPr="009F2343" w:rsidRDefault="009F2343">
            <w:pPr>
              <w:jc w:val="right"/>
              <w:rPr>
                <w:ins w:id="1902" w:author="Microsoft Office User" w:date="2025-07-28T05:14:00Z"/>
                <w:color w:val="000000"/>
                <w:rPrChange w:id="1903" w:author="Microsoft Office User" w:date="2025-07-28T05:14:00Z">
                  <w:rPr>
                    <w:ins w:id="1904" w:author="Microsoft Office User" w:date="2025-07-28T05:14:00Z"/>
                    <w:color w:val="000000"/>
                    <w:sz w:val="20"/>
                    <w:szCs w:val="20"/>
                  </w:rPr>
                </w:rPrChange>
              </w:rPr>
            </w:pPr>
            <w:ins w:id="1905" w:author="Microsoft Office User" w:date="2025-07-28T05:14:00Z">
              <w:r w:rsidRPr="009F2343">
                <w:rPr>
                  <w:rPrChange w:id="1906" w:author="Microsoft Office User" w:date="2025-07-28T05:14:00Z">
                    <w:rPr>
                      <w:sz w:val="20"/>
                      <w:szCs w:val="20"/>
                    </w:rPr>
                  </w:rPrChange>
                </w:rPr>
                <w:t>36</w:t>
              </w:r>
            </w:ins>
            <w:ins w:id="1907" w:author="Microsoft Office User" w:date="2025-07-28T05:18:00Z">
              <w:r>
                <w:rPr>
                  <w:lang w:val="en-US"/>
                </w:rPr>
                <w:t xml:space="preserve"> </w:t>
              </w:r>
            </w:ins>
            <w:ins w:id="1908" w:author="Microsoft Office User" w:date="2025-07-28T05:14:00Z">
              <w:r w:rsidRPr="009F2343">
                <w:rPr>
                  <w:rPrChange w:id="1909" w:author="Microsoft Office User" w:date="2025-07-28T05:14:00Z">
                    <w:rPr>
                      <w:sz w:val="20"/>
                      <w:szCs w:val="20"/>
                    </w:rPr>
                  </w:rPrChange>
                </w:rPr>
                <w:t>941</w:t>
              </w:r>
            </w:ins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910" w:author="Microsoft Office User" w:date="2025-07-28T05:14:00Z">
              <w:tcPr>
                <w:tcW w:w="1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A5B52EF" w14:textId="77777777" w:rsidR="009F2343" w:rsidRPr="009F2343" w:rsidRDefault="009F2343">
            <w:pPr>
              <w:jc w:val="right"/>
              <w:rPr>
                <w:ins w:id="1911" w:author="Microsoft Office User" w:date="2025-07-28T05:14:00Z"/>
                <w:color w:val="000000"/>
              </w:rPr>
            </w:pPr>
            <w:ins w:id="1912" w:author="Microsoft Office User" w:date="2025-07-28T05:14:00Z">
              <w:r w:rsidRPr="009F2343">
                <w:rPr>
                  <w:color w:val="000000"/>
                </w:rPr>
                <w:t>135,43%</w:t>
              </w:r>
            </w:ins>
          </w:p>
        </w:tc>
      </w:tr>
      <w:tr w:rsidR="009F2343" w14:paraId="2B3F21D6" w14:textId="77777777" w:rsidTr="009F2343">
        <w:trPr>
          <w:trHeight w:val="320"/>
          <w:ins w:id="1913" w:author="Microsoft Office User" w:date="2025-07-28T05:14:00Z"/>
          <w:trPrChange w:id="1914" w:author="Microsoft Office User" w:date="2025-07-28T05:14:00Z">
            <w:trPr>
              <w:trHeight w:val="320"/>
            </w:trPr>
          </w:trPrChange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915" w:author="Microsoft Office User" w:date="2025-07-28T05:14:00Z">
              <w:tcPr>
                <w:tcW w:w="137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50798FC" w14:textId="77777777" w:rsidR="009F2343" w:rsidRPr="009F2343" w:rsidRDefault="009F2343">
            <w:pPr>
              <w:rPr>
                <w:ins w:id="1916" w:author="Microsoft Office User" w:date="2025-07-28T05:14:00Z"/>
                <w:color w:val="000000"/>
              </w:rPr>
            </w:pPr>
            <w:ins w:id="1917" w:author="Microsoft Office User" w:date="2025-07-28T05:14:00Z">
              <w:r w:rsidRPr="009F2343">
                <w:rPr>
                  <w:color w:val="000000"/>
                </w:rPr>
                <w:t>OK</w:t>
              </w:r>
            </w:ins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918" w:author="Microsoft Office User" w:date="2025-07-28T05:14:00Z">
              <w:tcPr>
                <w:tcW w:w="1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F84CC52" w14:textId="54C2B192" w:rsidR="009F2343" w:rsidRPr="009F2343" w:rsidRDefault="009F2343">
            <w:pPr>
              <w:jc w:val="right"/>
              <w:rPr>
                <w:ins w:id="1919" w:author="Microsoft Office User" w:date="2025-07-28T05:14:00Z"/>
                <w:color w:val="000000"/>
                <w:rPrChange w:id="1920" w:author="Microsoft Office User" w:date="2025-07-28T05:14:00Z">
                  <w:rPr>
                    <w:ins w:id="1921" w:author="Microsoft Office User" w:date="2025-07-28T05:14:00Z"/>
                    <w:color w:val="000000"/>
                    <w:sz w:val="20"/>
                    <w:szCs w:val="20"/>
                  </w:rPr>
                </w:rPrChange>
              </w:rPr>
            </w:pPr>
            <w:ins w:id="1922" w:author="Microsoft Office User" w:date="2025-07-28T05:14:00Z">
              <w:r w:rsidRPr="009F2343">
                <w:rPr>
                  <w:rPrChange w:id="1923" w:author="Microsoft Office User" w:date="2025-07-28T05:14:00Z">
                    <w:rPr>
                      <w:sz w:val="20"/>
                      <w:szCs w:val="20"/>
                    </w:rPr>
                  </w:rPrChange>
                </w:rPr>
                <w:t>44</w:t>
              </w:r>
            </w:ins>
            <w:ins w:id="1924" w:author="Microsoft Office User" w:date="2025-07-28T05:18:00Z">
              <w:r>
                <w:rPr>
                  <w:lang w:val="en-US"/>
                </w:rPr>
                <w:t xml:space="preserve"> </w:t>
              </w:r>
            </w:ins>
            <w:ins w:id="1925" w:author="Microsoft Office User" w:date="2025-07-28T05:14:00Z">
              <w:r w:rsidRPr="009F2343">
                <w:rPr>
                  <w:rPrChange w:id="1926" w:author="Microsoft Office User" w:date="2025-07-28T05:14:00Z">
                    <w:rPr>
                      <w:sz w:val="20"/>
                      <w:szCs w:val="20"/>
                    </w:rPr>
                  </w:rPrChange>
                </w:rPr>
                <w:t>075</w:t>
              </w:r>
            </w:ins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927" w:author="Microsoft Office User" w:date="2025-07-28T05:14:00Z">
              <w:tcPr>
                <w:tcW w:w="1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49F3849" w14:textId="77777777" w:rsidR="009F2343" w:rsidRPr="009F2343" w:rsidRDefault="009F2343">
            <w:pPr>
              <w:jc w:val="right"/>
              <w:rPr>
                <w:ins w:id="1928" w:author="Microsoft Office User" w:date="2025-07-28T05:14:00Z"/>
                <w:color w:val="000000"/>
              </w:rPr>
            </w:pPr>
            <w:ins w:id="1929" w:author="Microsoft Office User" w:date="2025-07-28T05:14:00Z">
              <w:r w:rsidRPr="009F2343">
                <w:rPr>
                  <w:color w:val="000000"/>
                </w:rPr>
                <w:t>−46,26%</w:t>
              </w:r>
            </w:ins>
          </w:p>
        </w:tc>
      </w:tr>
      <w:tr w:rsidR="009F2343" w14:paraId="40CC7C39" w14:textId="77777777" w:rsidTr="009F2343">
        <w:trPr>
          <w:trHeight w:val="320"/>
          <w:ins w:id="1930" w:author="Microsoft Office User" w:date="2025-07-28T05:14:00Z"/>
          <w:trPrChange w:id="1931" w:author="Microsoft Office User" w:date="2025-07-28T05:14:00Z">
            <w:trPr>
              <w:trHeight w:val="320"/>
            </w:trPr>
          </w:trPrChange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932" w:author="Microsoft Office User" w:date="2025-07-28T05:14:00Z">
              <w:tcPr>
                <w:tcW w:w="137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001D600" w14:textId="77777777" w:rsidR="009F2343" w:rsidRPr="009F2343" w:rsidRDefault="009F2343">
            <w:pPr>
              <w:rPr>
                <w:ins w:id="1933" w:author="Microsoft Office User" w:date="2025-07-28T05:14:00Z"/>
                <w:color w:val="000000"/>
              </w:rPr>
            </w:pPr>
            <w:ins w:id="1934" w:author="Microsoft Office User" w:date="2025-07-28T05:14:00Z">
              <w:r w:rsidRPr="009F2343">
                <w:rPr>
                  <w:color w:val="000000"/>
                </w:rPr>
                <w:t>Telegram</w:t>
              </w:r>
            </w:ins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1935" w:author="Microsoft Office User" w:date="2025-07-28T05:14:00Z">
              <w:tcPr>
                <w:tcW w:w="1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17B8DDF" w14:textId="62F2AD14" w:rsidR="009F2343" w:rsidRPr="009F2343" w:rsidRDefault="009F2343">
            <w:pPr>
              <w:jc w:val="right"/>
              <w:rPr>
                <w:ins w:id="1936" w:author="Microsoft Office User" w:date="2025-07-28T05:14:00Z"/>
                <w:color w:val="000000"/>
                <w:rPrChange w:id="1937" w:author="Microsoft Office User" w:date="2025-07-28T05:14:00Z">
                  <w:rPr>
                    <w:ins w:id="1938" w:author="Microsoft Office User" w:date="2025-07-28T05:14:00Z"/>
                    <w:color w:val="000000"/>
                    <w:sz w:val="20"/>
                    <w:szCs w:val="20"/>
                  </w:rPr>
                </w:rPrChange>
              </w:rPr>
            </w:pPr>
            <w:ins w:id="1939" w:author="Microsoft Office User" w:date="2025-07-28T05:14:00Z">
              <w:r w:rsidRPr="009F2343">
                <w:rPr>
                  <w:color w:val="000000"/>
                  <w:rPrChange w:id="1940" w:author="Microsoft Office User" w:date="2025-07-28T05:14:00Z">
                    <w:rPr>
                      <w:color w:val="000000"/>
                      <w:sz w:val="20"/>
                      <w:szCs w:val="20"/>
                    </w:rPr>
                  </w:rPrChange>
                </w:rPr>
                <w:t>26</w:t>
              </w:r>
            </w:ins>
            <w:ins w:id="1941" w:author="Microsoft Office User" w:date="2025-07-28T05:18:00Z">
              <w:r>
                <w:rPr>
                  <w:color w:val="000000"/>
                  <w:lang w:val="en-US"/>
                </w:rPr>
                <w:t xml:space="preserve"> </w:t>
              </w:r>
            </w:ins>
            <w:ins w:id="1942" w:author="Microsoft Office User" w:date="2025-07-28T05:14:00Z">
              <w:r w:rsidRPr="009F2343">
                <w:rPr>
                  <w:color w:val="000000"/>
                  <w:rPrChange w:id="1943" w:author="Microsoft Office User" w:date="2025-07-28T05:14:00Z">
                    <w:rPr>
                      <w:color w:val="000000"/>
                      <w:sz w:val="20"/>
                      <w:szCs w:val="20"/>
                    </w:rPr>
                  </w:rPrChange>
                </w:rPr>
                <w:t>611</w:t>
              </w:r>
            </w:ins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944" w:author="Microsoft Office User" w:date="2025-07-28T05:14:00Z">
              <w:tcPr>
                <w:tcW w:w="1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0BFE95FB" w14:textId="3C80B7B3" w:rsidR="009F2343" w:rsidRPr="009F2343" w:rsidRDefault="009F2343">
            <w:pPr>
              <w:jc w:val="right"/>
              <w:rPr>
                <w:ins w:id="1945" w:author="Microsoft Office User" w:date="2025-07-28T05:14:00Z"/>
                <w:color w:val="000000"/>
                <w:rPrChange w:id="1946" w:author="Microsoft Office User" w:date="2025-07-28T05:14:00Z">
                  <w:rPr>
                    <w:ins w:id="1947" w:author="Microsoft Office User" w:date="2025-07-28T05:14:00Z"/>
                    <w:rFonts w:ascii="Calibri" w:hAnsi="Calibri" w:cs="Calibri"/>
                    <w:color w:val="000000"/>
                  </w:rPr>
                </w:rPrChange>
              </w:rPr>
            </w:pPr>
            <w:ins w:id="1948" w:author="Microsoft Office User" w:date="2025-07-28T05:18:00Z">
              <w:r w:rsidRPr="009F2343">
                <w:rPr>
                  <w:color w:val="000000"/>
                </w:rPr>
                <w:t>−</w:t>
              </w:r>
            </w:ins>
            <w:ins w:id="1949" w:author="Microsoft Office User" w:date="2025-07-28T05:14:00Z">
              <w:r w:rsidRPr="009F2343">
                <w:rPr>
                  <w:color w:val="000000"/>
                  <w:rPrChange w:id="1950" w:author="Microsoft Office User" w:date="2025-07-28T05:14:00Z">
                    <w:rPr>
                      <w:rFonts w:ascii="Calibri" w:hAnsi="Calibri" w:cs="Calibri"/>
                      <w:color w:val="000000"/>
                    </w:rPr>
                  </w:rPrChange>
                </w:rPr>
                <w:t>54,01%</w:t>
              </w:r>
            </w:ins>
          </w:p>
        </w:tc>
      </w:tr>
    </w:tbl>
    <w:p w14:paraId="751DD975" w14:textId="69B173AA" w:rsidR="00B05434" w:rsidRPr="000835DC" w:rsidRDefault="00B05434" w:rsidP="009546E4">
      <w:pPr>
        <w:tabs>
          <w:tab w:val="left" w:pos="3465"/>
        </w:tabs>
        <w:spacing w:line="360" w:lineRule="auto"/>
        <w:jc w:val="both"/>
        <w:rPr>
          <w:sz w:val="28"/>
        </w:rPr>
      </w:pPr>
    </w:p>
    <w:p w14:paraId="740E0F24" w14:textId="48F360D7" w:rsidR="009F2343" w:rsidRDefault="009F2343" w:rsidP="009546E4">
      <w:pPr>
        <w:tabs>
          <w:tab w:val="left" w:pos="3465"/>
        </w:tabs>
        <w:spacing w:line="360" w:lineRule="auto"/>
        <w:ind w:firstLine="709"/>
        <w:jc w:val="both"/>
        <w:rPr>
          <w:ins w:id="1951" w:author="Microsoft Office User" w:date="2025-07-28T05:16:00Z"/>
          <w:sz w:val="28"/>
        </w:rPr>
      </w:pPr>
      <w:ins w:id="1952" w:author="Microsoft Office User" w:date="2025-07-28T05:16:00Z">
        <w:r w:rsidRPr="009F2343">
          <w:rPr>
            <w:sz w:val="28"/>
          </w:rPr>
          <w:t>При этом активно развивающийся Telegram — несмотря на растущую популярность — пока не обеспечивает сопоставимого объёма переходов на сайт. Это может быть связано с ограниченной кликабельностью ссылок, спецификой потребления контента внутри мессенджера и отсутствием полноценных интеграций с аналитикой. Однако, с учётом его растущей роли в спортивной среде, Telegram стоит рассматривать как стратегическое направление для охвата и вовлечения молодой и мобильной аудитории.</w:t>
        </w:r>
      </w:ins>
    </w:p>
    <w:p w14:paraId="648EFEAE" w14:textId="775461D4" w:rsidR="00D02B8D" w:rsidDel="009F2343" w:rsidRDefault="00F17D07" w:rsidP="009F2343">
      <w:pPr>
        <w:tabs>
          <w:tab w:val="left" w:pos="3465"/>
        </w:tabs>
        <w:spacing w:line="360" w:lineRule="auto"/>
        <w:ind w:firstLine="709"/>
        <w:jc w:val="both"/>
        <w:rPr>
          <w:del w:id="1953" w:author="Microsoft Office User" w:date="2025-07-28T05:17:00Z"/>
          <w:sz w:val="28"/>
        </w:rPr>
      </w:pPr>
      <w:r w:rsidRPr="00F17D07">
        <w:rPr>
          <w:sz w:val="28"/>
        </w:rPr>
        <w:t>Анализ источников трафика показывает стабильность и постоянство в ключевых показателях. Поисковые системы и прямые заходы продолжают играть важную роль в привлечении аудитории на сайт</w:t>
      </w:r>
      <w:ins w:id="1954" w:author="Microsoft Office User" w:date="2025-07-28T05:17:00Z">
        <w:r w:rsidR="009F2343" w:rsidRPr="009F2343">
          <w:rPr>
            <w:sz w:val="28"/>
            <w:rPrChange w:id="1955" w:author="Microsoft Office User" w:date="2025-07-28T05:17:00Z">
              <w:rPr>
                <w:sz w:val="28"/>
                <w:lang w:val="en-US"/>
              </w:rPr>
            </w:rPrChange>
          </w:rPr>
          <w:t>,</w:t>
        </w:r>
        <w:r w:rsidR="009F2343" w:rsidRPr="009F2343">
          <w:t xml:space="preserve"> </w:t>
        </w:r>
        <w:r w:rsidR="009F2343" w:rsidRPr="009F2343">
          <w:rPr>
            <w:sz w:val="28"/>
          </w:rPr>
          <w:t>тогда как социальные сети требуют переосмысления подхода и/или усиления медийной поддержки.</w:t>
        </w:r>
      </w:ins>
      <w:del w:id="1956" w:author="Microsoft Office User" w:date="2025-07-28T05:17:00Z">
        <w:r w:rsidRPr="00F17D07" w:rsidDel="009F2343">
          <w:rPr>
            <w:sz w:val="28"/>
          </w:rPr>
          <w:delText>. Для поддержания и увеличения трафика можно рассмотреть усиление маркетинговых усилий, направленных на улучшение видимости в поисковых системах и укрепление бренда для повышения прямых заходов.</w:delText>
        </w:r>
        <w:bookmarkStart w:id="1957" w:name="OLE_LINK2"/>
      </w:del>
    </w:p>
    <w:p w14:paraId="7B3A0510" w14:textId="77777777" w:rsidR="009F2343" w:rsidRPr="00FD4C8B" w:rsidRDefault="009F2343" w:rsidP="009546E4">
      <w:pPr>
        <w:tabs>
          <w:tab w:val="left" w:pos="3465"/>
        </w:tabs>
        <w:spacing w:line="360" w:lineRule="auto"/>
        <w:ind w:firstLine="709"/>
        <w:jc w:val="both"/>
        <w:rPr>
          <w:ins w:id="1958" w:author="Microsoft Office User" w:date="2025-07-28T05:17:00Z"/>
          <w:sz w:val="28"/>
        </w:rPr>
      </w:pPr>
    </w:p>
    <w:p w14:paraId="02B9236B" w14:textId="401F7845" w:rsidR="006E5363" w:rsidRDefault="006E5363" w:rsidP="009F2343">
      <w:pPr>
        <w:tabs>
          <w:tab w:val="left" w:pos="3465"/>
        </w:tabs>
        <w:spacing w:line="360" w:lineRule="auto"/>
        <w:ind w:firstLine="709"/>
        <w:jc w:val="both"/>
        <w:rPr>
          <w:ins w:id="1959" w:author="Microsoft Office User" w:date="2025-07-28T13:28:00Z"/>
          <w:b/>
          <w:color w:val="222222"/>
          <w:sz w:val="28"/>
          <w:shd w:val="clear" w:color="auto" w:fill="FFFFFF"/>
        </w:rPr>
      </w:pPr>
    </w:p>
    <w:p w14:paraId="1255C024" w14:textId="77777777" w:rsidR="001C6071" w:rsidRDefault="001C6071" w:rsidP="009F2343">
      <w:pPr>
        <w:tabs>
          <w:tab w:val="left" w:pos="3465"/>
        </w:tabs>
        <w:spacing w:line="360" w:lineRule="auto"/>
        <w:ind w:firstLine="709"/>
        <w:jc w:val="both"/>
        <w:rPr>
          <w:b/>
          <w:color w:val="222222"/>
          <w:sz w:val="28"/>
          <w:shd w:val="clear" w:color="auto" w:fill="FFFFFF"/>
        </w:rPr>
      </w:pPr>
    </w:p>
    <w:p w14:paraId="03FEB5DF" w14:textId="1E587D8D" w:rsidR="00C03366" w:rsidRDefault="00C03366" w:rsidP="00C03366">
      <w:pPr>
        <w:tabs>
          <w:tab w:val="left" w:pos="3465"/>
        </w:tabs>
        <w:jc w:val="center"/>
        <w:rPr>
          <w:ins w:id="1960" w:author="Microsoft Office User" w:date="2025-07-28T13:01:00Z"/>
          <w:b/>
          <w:sz w:val="28"/>
          <w:szCs w:val="28"/>
        </w:rPr>
      </w:pPr>
      <w:r w:rsidRPr="003F2C4F">
        <w:rPr>
          <w:b/>
          <w:color w:val="222222"/>
          <w:sz w:val="28"/>
          <w:shd w:val="clear" w:color="auto" w:fill="FFFFFF"/>
        </w:rPr>
        <w:lastRenderedPageBreak/>
        <w:t>Устройства для входа на сайт и операционные системы</w:t>
      </w:r>
      <w:r w:rsidR="00B25F1E">
        <w:rPr>
          <w:b/>
          <w:color w:val="222222"/>
          <w:sz w:val="28"/>
          <w:shd w:val="clear" w:color="auto" w:fill="FFFFFF"/>
        </w:rPr>
        <w:t xml:space="preserve"> </w:t>
      </w:r>
      <w:r w:rsidR="00B25F1E">
        <w:rPr>
          <w:b/>
          <w:sz w:val="28"/>
          <w:szCs w:val="28"/>
        </w:rPr>
        <w:t>в сезоне 202</w:t>
      </w:r>
      <w:ins w:id="1961" w:author="Microsoft Office User" w:date="2025-07-28T10:35:00Z">
        <w:r w:rsidR="003B2ECA">
          <w:rPr>
            <w:b/>
            <w:sz w:val="28"/>
            <w:szCs w:val="28"/>
          </w:rPr>
          <w:t>4</w:t>
        </w:r>
      </w:ins>
      <w:del w:id="1962" w:author="Microsoft Office User" w:date="2025-07-28T10:35:00Z">
        <w:r w:rsidR="004B7359" w:rsidDel="003B2ECA">
          <w:rPr>
            <w:b/>
            <w:sz w:val="28"/>
            <w:szCs w:val="28"/>
          </w:rPr>
          <w:delText>3</w:delText>
        </w:r>
      </w:del>
      <w:r w:rsidR="00B25F1E">
        <w:rPr>
          <w:b/>
          <w:sz w:val="28"/>
          <w:szCs w:val="28"/>
        </w:rPr>
        <w:t>/202</w:t>
      </w:r>
      <w:ins w:id="1963" w:author="Microsoft Office User" w:date="2025-07-28T10:35:00Z">
        <w:r w:rsidR="003B2ECA">
          <w:rPr>
            <w:b/>
            <w:sz w:val="28"/>
            <w:szCs w:val="28"/>
          </w:rPr>
          <w:t>5</w:t>
        </w:r>
      </w:ins>
      <w:del w:id="1964" w:author="Microsoft Office User" w:date="2025-07-28T10:35:00Z">
        <w:r w:rsidR="004B7359" w:rsidDel="003B2ECA">
          <w:rPr>
            <w:b/>
            <w:sz w:val="28"/>
            <w:szCs w:val="28"/>
          </w:rPr>
          <w:delText>4</w:delText>
        </w:r>
      </w:del>
    </w:p>
    <w:p w14:paraId="43D54A70" w14:textId="77777777" w:rsidR="00A11E1A" w:rsidRDefault="00A11E1A" w:rsidP="00C03366">
      <w:pPr>
        <w:tabs>
          <w:tab w:val="left" w:pos="3465"/>
        </w:tabs>
        <w:jc w:val="center"/>
        <w:rPr>
          <w:b/>
          <w:sz w:val="28"/>
          <w:szCs w:val="28"/>
        </w:rPr>
      </w:pPr>
    </w:p>
    <w:p w14:paraId="1526B579" w14:textId="77777777" w:rsidR="000D7C88" w:rsidRDefault="000D7C88" w:rsidP="00C03366">
      <w:pPr>
        <w:tabs>
          <w:tab w:val="left" w:pos="3465"/>
        </w:tabs>
        <w:jc w:val="center"/>
        <w:rPr>
          <w:b/>
          <w:color w:val="222222"/>
          <w:sz w:val="28"/>
          <w:shd w:val="clear" w:color="auto" w:fill="FFFFFF"/>
        </w:rPr>
      </w:pPr>
    </w:p>
    <w:bookmarkEnd w:id="1957"/>
    <w:p w14:paraId="5D93E781" w14:textId="66E7F2F6" w:rsidR="00C03366" w:rsidRPr="004B7359" w:rsidRDefault="00C03366" w:rsidP="00C03366">
      <w:pPr>
        <w:jc w:val="both"/>
        <w:rPr>
          <w:sz w:val="28"/>
        </w:rPr>
      </w:pPr>
      <w:r>
        <w:rPr>
          <w:sz w:val="28"/>
        </w:rPr>
        <w:t xml:space="preserve">  </w:t>
      </w:r>
      <w:del w:id="1965" w:author="Microsoft Office User" w:date="2025-07-28T10:35:00Z">
        <w:r w:rsidR="004B7359" w:rsidDel="003B2ECA">
          <w:rPr>
            <w:noProof/>
          </w:rPr>
          <w:drawing>
            <wp:inline distT="0" distB="0" distL="0" distR="0" wp14:anchorId="380B5CE2" wp14:editId="56713806">
              <wp:extent cx="5803900" cy="3276600"/>
              <wp:effectExtent l="0" t="0" r="12700" b="12700"/>
              <wp:docPr id="22" name="Диаграмма 22">
                <a:extLst xmlns:a="http://schemas.openxmlformats.org/drawingml/2006/main">
                  <a:ext uri="{FF2B5EF4-FFF2-40B4-BE49-F238E27FC236}">
                    <a16:creationId xmlns:a16="http://schemas.microsoft.com/office/drawing/2014/main" id="{E3EC78AD-D445-7B78-14D0-643EBAAB26F9}"/>
                  </a:ext>
                </a:extLst>
              </wp:docPr>
              <wp:cNvGraphicFramePr/>
              <a:graphic xmlns:a="http://schemas.openxmlformats.org/drawingml/2006/main">
                <a:graphicData uri="http://schemas.openxmlformats.org/drawingml/2006/chart">
                  <c:chart xmlns:c="http://schemas.openxmlformats.org/drawingml/2006/chart" xmlns:r="http://schemas.openxmlformats.org/officeDocument/2006/relationships" r:id="rId11"/>
                </a:graphicData>
              </a:graphic>
            </wp:inline>
          </w:drawing>
        </w:r>
      </w:del>
      <w:ins w:id="1966" w:author="Microsoft Office User" w:date="2025-07-28T10:35:00Z">
        <w:r w:rsidR="003B2ECA">
          <w:rPr>
            <w:noProof/>
          </w:rPr>
          <w:drawing>
            <wp:inline distT="0" distB="0" distL="0" distR="0" wp14:anchorId="6B60C29F" wp14:editId="7A17463E">
              <wp:extent cx="5803900" cy="3276600"/>
              <wp:effectExtent l="0" t="0" r="12700" b="12700"/>
              <wp:docPr id="8" name="Диаграмма 8">
                <a:extLst xmlns:a="http://schemas.openxmlformats.org/drawingml/2006/main">
                  <a:ext uri="{FF2B5EF4-FFF2-40B4-BE49-F238E27FC236}">
                    <a16:creationId xmlns:a16="http://schemas.microsoft.com/office/drawing/2014/main" id="{E3EC78AD-D445-7B78-14D0-643EBAAB26F9}"/>
                  </a:ext>
                </a:extLst>
              </wp:docPr>
              <wp:cNvGraphicFramePr/>
              <a:graphic xmlns:a="http://schemas.openxmlformats.org/drawingml/2006/main">
                <a:graphicData uri="http://schemas.openxmlformats.org/drawingml/2006/chart">
                  <c:chart xmlns:c="http://schemas.openxmlformats.org/drawingml/2006/chart" xmlns:r="http://schemas.openxmlformats.org/officeDocument/2006/relationships" r:id="rId12"/>
                </a:graphicData>
              </a:graphic>
            </wp:inline>
          </w:drawing>
        </w:r>
      </w:ins>
    </w:p>
    <w:p w14:paraId="3E4B852D" w14:textId="77777777" w:rsidR="009F2343" w:rsidRDefault="009F2343" w:rsidP="00C03366">
      <w:pPr>
        <w:spacing w:line="360" w:lineRule="auto"/>
        <w:ind w:firstLine="709"/>
        <w:jc w:val="both"/>
        <w:rPr>
          <w:ins w:id="1967" w:author="Microsoft Office User" w:date="2025-07-28T05:20:00Z"/>
          <w:sz w:val="28"/>
        </w:rPr>
      </w:pPr>
    </w:p>
    <w:p w14:paraId="31F9494F" w14:textId="0D532CC8" w:rsidR="003B2ECA" w:rsidRPr="003B2ECA" w:rsidRDefault="003B2ECA" w:rsidP="003B2ECA">
      <w:pPr>
        <w:spacing w:line="360" w:lineRule="auto"/>
        <w:ind w:firstLine="709"/>
        <w:jc w:val="both"/>
        <w:rPr>
          <w:ins w:id="1968" w:author="Microsoft Office User" w:date="2025-07-28T10:31:00Z"/>
          <w:sz w:val="28"/>
        </w:rPr>
      </w:pPr>
      <w:ins w:id="1969" w:author="Microsoft Office User" w:date="2025-07-28T10:31:00Z">
        <w:r w:rsidRPr="003B2ECA">
          <w:rPr>
            <w:sz w:val="28"/>
          </w:rPr>
          <w:t>В сезоне 2024/</w:t>
        </w:r>
      </w:ins>
      <w:ins w:id="1970" w:author="Microsoft Office User" w:date="2025-07-28T10:35:00Z">
        <w:r w:rsidRPr="003B2ECA">
          <w:rPr>
            <w:sz w:val="28"/>
          </w:rPr>
          <w:t>2025 продолжила</w:t>
        </w:r>
      </w:ins>
      <w:ins w:id="1971" w:author="Microsoft Office User" w:date="2025-07-28T10:31:00Z">
        <w:r w:rsidRPr="003B2ECA">
          <w:rPr>
            <w:sz w:val="28"/>
          </w:rPr>
          <w:t xml:space="preserve"> доминировать аудитория, использующая мобильные устройства. Доля таких пользователей составила 74,1%, что немного ниже показателя прошлого сезона (−2 п.п.). При этом доля пользователей, заходящих на сайт с персональных компьютеров, выросла на 1,8 п.п. и достигла 24,2%. Незначительный прирост также зафиксирован среди пользователей планшетов — с 1,5% до 1,7%.</w:t>
        </w:r>
      </w:ins>
    </w:p>
    <w:p w14:paraId="00E21C3E" w14:textId="7E7719BC" w:rsidR="003B2ECA" w:rsidRDefault="003B2ECA" w:rsidP="003B2ECA">
      <w:pPr>
        <w:spacing w:line="360" w:lineRule="auto"/>
        <w:ind w:firstLine="709"/>
        <w:jc w:val="both"/>
        <w:rPr>
          <w:ins w:id="1972" w:author="Microsoft Office User" w:date="2025-07-28T10:32:00Z"/>
          <w:sz w:val="28"/>
        </w:rPr>
      </w:pPr>
      <w:ins w:id="1973" w:author="Microsoft Office User" w:date="2025-07-28T10:31:00Z">
        <w:r w:rsidRPr="003B2ECA">
          <w:rPr>
            <w:sz w:val="28"/>
          </w:rPr>
          <w:t>Схожая тенденция наблюдается и на сайтах клубов Лиги, где также фиксируется относительное снижение доли мобильного трафика и постепенный рост десктопного потребления. Это может быть связано как с особенностями поведения болельщиков, так и с ограничениями качества мобильного интернета в отдельных регионах, особенно при обращении к разделам с онлайн-</w:t>
        </w:r>
      </w:ins>
      <w:ins w:id="1974" w:author="Microsoft Office User" w:date="2025-07-28T10:32:00Z">
        <w:r>
          <w:rPr>
            <w:sz w:val="28"/>
          </w:rPr>
          <w:t>трансляциями</w:t>
        </w:r>
      </w:ins>
      <w:ins w:id="1975" w:author="Microsoft Office User" w:date="2025-07-28T10:31:00Z">
        <w:r w:rsidRPr="003B2ECA">
          <w:rPr>
            <w:sz w:val="28"/>
          </w:rPr>
          <w:t xml:space="preserve"> и мультимедийным контентом.</w:t>
        </w:r>
      </w:ins>
    </w:p>
    <w:p w14:paraId="3A234B51" w14:textId="73E84EB7" w:rsidR="003B2ECA" w:rsidRDefault="003B2ECA" w:rsidP="003B2ECA">
      <w:pPr>
        <w:spacing w:line="360" w:lineRule="auto"/>
        <w:ind w:firstLine="709"/>
        <w:jc w:val="both"/>
        <w:rPr>
          <w:ins w:id="1976" w:author="Microsoft Office User" w:date="2025-07-28T13:01:00Z"/>
          <w:sz w:val="28"/>
        </w:rPr>
      </w:pPr>
      <w:ins w:id="1977" w:author="Microsoft Office User" w:date="2025-07-28T10:32:00Z">
        <w:r w:rsidRPr="003B2ECA">
          <w:rPr>
            <w:sz w:val="28"/>
          </w:rPr>
          <w:t>Такая динамика подчёркивает необходимость обеспечения стабильной и удобной работы сайта на всех типах устройств — как на мобильных, так и на десктопах.</w:t>
        </w:r>
      </w:ins>
    </w:p>
    <w:p w14:paraId="3220B712" w14:textId="77777777" w:rsidR="00A11E1A" w:rsidRDefault="00A11E1A" w:rsidP="003B2ECA">
      <w:pPr>
        <w:spacing w:line="360" w:lineRule="auto"/>
        <w:ind w:firstLine="709"/>
        <w:jc w:val="both"/>
        <w:rPr>
          <w:ins w:id="1978" w:author="Microsoft Office User" w:date="2025-07-28T10:34:00Z"/>
          <w:sz w:val="28"/>
        </w:rPr>
      </w:pPr>
    </w:p>
    <w:p w14:paraId="1EFA220F" w14:textId="77777777" w:rsidR="003B2ECA" w:rsidRDefault="003B2ECA" w:rsidP="003B2ECA">
      <w:pPr>
        <w:spacing w:line="360" w:lineRule="auto"/>
        <w:ind w:firstLine="709"/>
        <w:jc w:val="both"/>
        <w:rPr>
          <w:ins w:id="1979" w:author="Microsoft Office User" w:date="2025-07-28T10:31:00Z"/>
          <w:sz w:val="28"/>
        </w:rPr>
      </w:pPr>
    </w:p>
    <w:p w14:paraId="0E25223F" w14:textId="1DABF3AF" w:rsidR="00C03366" w:rsidDel="003B2ECA" w:rsidRDefault="004B7359" w:rsidP="00C03366">
      <w:pPr>
        <w:spacing w:line="360" w:lineRule="auto"/>
        <w:ind w:firstLine="709"/>
        <w:jc w:val="both"/>
        <w:rPr>
          <w:del w:id="1980" w:author="Microsoft Office User" w:date="2025-07-28T10:33:00Z"/>
          <w:sz w:val="28"/>
        </w:rPr>
      </w:pPr>
      <w:del w:id="1981" w:author="Microsoft Office User" w:date="2025-07-28T10:33:00Z">
        <w:r w:rsidRPr="004B7359" w:rsidDel="003B2ECA">
          <w:rPr>
            <w:sz w:val="28"/>
          </w:rPr>
          <w:lastRenderedPageBreak/>
          <w:delText>Анализ данных по устройствам показывает, что мобильные устройства продолжают доминировать среди пользователей сайта, их доля увеличивается</w:delText>
        </w:r>
        <w:r w:rsidDel="003B2ECA">
          <w:rPr>
            <w:sz w:val="28"/>
          </w:rPr>
          <w:delText xml:space="preserve"> из сезона в сезон</w:delText>
        </w:r>
        <w:r w:rsidRPr="004B7359" w:rsidDel="003B2ECA">
          <w:rPr>
            <w:sz w:val="28"/>
          </w:rPr>
          <w:delText xml:space="preserve">. </w:delText>
        </w:r>
        <w:r w:rsidDel="003B2ECA">
          <w:rPr>
            <w:sz w:val="28"/>
          </w:rPr>
          <w:delText>К</w:delText>
        </w:r>
        <w:r w:rsidRPr="004B7359" w:rsidDel="003B2ECA">
          <w:rPr>
            <w:sz w:val="28"/>
          </w:rPr>
          <w:delText xml:space="preserve">омпьютеры постепенно теряют свою долю, что соответствует общей тенденции перехода к мобильным устройствам. Планшеты остаются менее популярными, но их использование остается стабильным. </w:delText>
        </w:r>
        <w:r w:rsidR="00C03366" w:rsidRPr="003F2C4F" w:rsidDel="003B2ECA">
          <w:rPr>
            <w:sz w:val="28"/>
          </w:rPr>
          <w:delText>В сезоне 202</w:delText>
        </w:r>
        <w:r w:rsidDel="003B2ECA">
          <w:rPr>
            <w:sz w:val="28"/>
          </w:rPr>
          <w:delText>3</w:delText>
        </w:r>
        <w:r w:rsidR="00C03366" w:rsidRPr="003F2C4F" w:rsidDel="003B2ECA">
          <w:rPr>
            <w:sz w:val="28"/>
          </w:rPr>
          <w:delText>/202</w:delText>
        </w:r>
        <w:r w:rsidDel="003B2ECA">
          <w:rPr>
            <w:sz w:val="28"/>
          </w:rPr>
          <w:delText>4</w:delText>
        </w:r>
        <w:r w:rsidR="00C03366" w:rsidRPr="003F2C4F" w:rsidDel="003B2ECA">
          <w:rPr>
            <w:sz w:val="28"/>
          </w:rPr>
          <w:delText xml:space="preserve"> количество пользователей, которые используют смартфон для входа на сайт, выросло на </w:delText>
        </w:r>
        <w:r w:rsidDel="003B2ECA">
          <w:rPr>
            <w:sz w:val="28"/>
          </w:rPr>
          <w:delText>3.88</w:delText>
        </w:r>
        <w:r w:rsidR="00B25F1E" w:rsidRPr="007B1F88" w:rsidDel="003B2ECA">
          <w:rPr>
            <w:sz w:val="28"/>
          </w:rPr>
          <w:delText>%,</w:delText>
        </w:r>
        <w:r w:rsidR="00C03366" w:rsidRPr="007B1F88" w:rsidDel="003B2ECA">
          <w:rPr>
            <w:sz w:val="28"/>
          </w:rPr>
          <w:delText xml:space="preserve"> и </w:delText>
        </w:r>
        <w:r w:rsidR="00C03366" w:rsidDel="003B2ECA">
          <w:rPr>
            <w:sz w:val="28"/>
          </w:rPr>
          <w:delText xml:space="preserve">их доля составляет уже </w:delText>
        </w:r>
        <w:r w:rsidR="00776D5D" w:rsidDel="003B2ECA">
          <w:rPr>
            <w:sz w:val="28"/>
          </w:rPr>
          <w:delText>7</w:delText>
        </w:r>
        <w:r w:rsidDel="003B2ECA">
          <w:rPr>
            <w:sz w:val="28"/>
          </w:rPr>
          <w:delText>6.12</w:delText>
        </w:r>
        <w:r w:rsidR="00C03366" w:rsidDel="003B2ECA">
          <w:rPr>
            <w:sz w:val="28"/>
          </w:rPr>
          <w:delText>%</w:delText>
        </w:r>
        <w:r w:rsidR="00C03366" w:rsidRPr="003F2C4F" w:rsidDel="003B2ECA">
          <w:rPr>
            <w:sz w:val="28"/>
          </w:rPr>
          <w:delText xml:space="preserve">. Посещения с компьютеров сократились на </w:delText>
        </w:r>
        <w:r w:rsidDel="003B2ECA">
          <w:rPr>
            <w:sz w:val="28"/>
          </w:rPr>
          <w:delText>3.52</w:delText>
        </w:r>
        <w:r w:rsidR="00C03366" w:rsidRPr="003F2C4F" w:rsidDel="003B2ECA">
          <w:rPr>
            <w:sz w:val="28"/>
          </w:rPr>
          <w:delText>%</w:delText>
        </w:r>
        <w:r w:rsidDel="003B2ECA">
          <w:rPr>
            <w:sz w:val="28"/>
          </w:rPr>
          <w:delText xml:space="preserve">. </w:delText>
        </w:r>
        <w:r w:rsidR="0000764D" w:rsidDel="003B2ECA">
          <w:rPr>
            <w:sz w:val="28"/>
          </w:rPr>
          <w:delText xml:space="preserve">Доля планшетов </w:delText>
        </w:r>
        <w:r w:rsidR="00776D5D" w:rsidDel="003B2ECA">
          <w:rPr>
            <w:sz w:val="28"/>
          </w:rPr>
          <w:delText>уменьшилас</w:delText>
        </w:r>
        <w:r w:rsidR="0000764D" w:rsidDel="003B2ECA">
          <w:rPr>
            <w:sz w:val="28"/>
          </w:rPr>
          <w:delText xml:space="preserve">ь </w:delText>
        </w:r>
        <w:r w:rsidR="00776D5D" w:rsidDel="003B2ECA">
          <w:rPr>
            <w:sz w:val="28"/>
          </w:rPr>
          <w:delText xml:space="preserve">на </w:delText>
        </w:r>
        <w:r w:rsidDel="003B2ECA">
          <w:rPr>
            <w:sz w:val="28"/>
          </w:rPr>
          <w:delText>0.36</w:delText>
        </w:r>
        <w:r w:rsidR="00776D5D" w:rsidRPr="00D16690" w:rsidDel="003B2ECA">
          <w:rPr>
            <w:sz w:val="28"/>
          </w:rPr>
          <w:delText>%</w:delText>
        </w:r>
        <w:r w:rsidR="0000764D" w:rsidDel="003B2ECA">
          <w:rPr>
            <w:sz w:val="28"/>
          </w:rPr>
          <w:delText>.</w:delText>
        </w:r>
      </w:del>
    </w:p>
    <w:p w14:paraId="10D9B4FE" w14:textId="741C57D5" w:rsidR="00D02B8D" w:rsidDel="003B2ECA" w:rsidRDefault="004B7359" w:rsidP="009546E4">
      <w:pPr>
        <w:spacing w:line="360" w:lineRule="auto"/>
        <w:ind w:firstLine="709"/>
        <w:jc w:val="both"/>
        <w:rPr>
          <w:del w:id="1982" w:author="Microsoft Office User" w:date="2025-07-28T10:33:00Z"/>
          <w:sz w:val="28"/>
        </w:rPr>
      </w:pPr>
      <w:del w:id="1983" w:author="Microsoft Office User" w:date="2025-07-28T10:33:00Z">
        <w:r w:rsidRPr="004B7359" w:rsidDel="003B2ECA">
          <w:rPr>
            <w:sz w:val="28"/>
          </w:rPr>
          <w:delText>Для дальнейшего улучшения пользовательского опыта важно продолжать оптимизацию сайта для мобильных устройств, обеспечивая быстрый и удобный доступ к контенту.</w:delText>
        </w:r>
        <w:r w:rsidDel="003B2ECA">
          <w:rPr>
            <w:sz w:val="28"/>
          </w:rPr>
          <w:delText xml:space="preserve"> Стоит отметить, что в рамках разработанной Цифровой стратегии Лиги основной фокус будет сделан на оптимизацию контента для мобильных устройств и унификацию пользовательского опыта на всех устройствах.</w:delText>
        </w:r>
      </w:del>
    </w:p>
    <w:p w14:paraId="74D1466B" w14:textId="239E41A4" w:rsidR="006C6E96" w:rsidRPr="00FB3284" w:rsidDel="003B2ECA" w:rsidRDefault="006C6E96">
      <w:pPr>
        <w:rPr>
          <w:del w:id="1984" w:author="Microsoft Office User" w:date="2025-07-28T10:33:00Z"/>
          <w:b/>
          <w:bCs/>
          <w:sz w:val="28"/>
        </w:rPr>
      </w:pPr>
      <w:del w:id="1985" w:author="Microsoft Office User" w:date="2025-07-28T10:33:00Z">
        <w:r w:rsidRPr="00FB3284" w:rsidDel="003B2ECA">
          <w:rPr>
            <w:b/>
            <w:bCs/>
            <w:sz w:val="28"/>
          </w:rPr>
          <w:br w:type="page"/>
        </w:r>
      </w:del>
    </w:p>
    <w:p w14:paraId="49C0854E" w14:textId="667029F0" w:rsidR="0000764D" w:rsidRDefault="00376BCE" w:rsidP="00376BCE">
      <w:pPr>
        <w:spacing w:line="360" w:lineRule="auto"/>
        <w:ind w:firstLine="709"/>
        <w:jc w:val="center"/>
        <w:rPr>
          <w:b/>
          <w:bCs/>
          <w:sz w:val="28"/>
        </w:rPr>
      </w:pPr>
      <w:r w:rsidRPr="00376BCE">
        <w:rPr>
          <w:b/>
          <w:bCs/>
          <w:sz w:val="28"/>
        </w:rPr>
        <w:t xml:space="preserve">Операционные системы пользователей </w:t>
      </w:r>
      <w:r w:rsidR="00D10411">
        <w:rPr>
          <w:b/>
          <w:bCs/>
          <w:sz w:val="28"/>
        </w:rPr>
        <w:t xml:space="preserve">сайта в </w:t>
      </w:r>
      <w:r w:rsidRPr="00376BCE">
        <w:rPr>
          <w:b/>
          <w:bCs/>
          <w:sz w:val="28"/>
        </w:rPr>
        <w:t>сезон</w:t>
      </w:r>
      <w:r w:rsidR="00D10411">
        <w:rPr>
          <w:b/>
          <w:bCs/>
          <w:sz w:val="28"/>
        </w:rPr>
        <w:t>е</w:t>
      </w:r>
      <w:r w:rsidRPr="00376BCE">
        <w:rPr>
          <w:b/>
          <w:bCs/>
          <w:sz w:val="28"/>
        </w:rPr>
        <w:t xml:space="preserve"> 202</w:t>
      </w:r>
      <w:ins w:id="1986" w:author="Microsoft Office User" w:date="2025-07-28T13:03:00Z">
        <w:r w:rsidR="00A11E1A" w:rsidRPr="00A11E1A">
          <w:rPr>
            <w:b/>
            <w:bCs/>
            <w:sz w:val="28"/>
            <w:rPrChange w:id="1987" w:author="Microsoft Office User" w:date="2025-07-28T13:03:00Z">
              <w:rPr>
                <w:b/>
                <w:bCs/>
                <w:sz w:val="28"/>
                <w:lang w:val="en-US"/>
              </w:rPr>
            </w:rPrChange>
          </w:rPr>
          <w:t>4</w:t>
        </w:r>
      </w:ins>
      <w:del w:id="1988" w:author="Microsoft Office User" w:date="2025-07-28T13:03:00Z">
        <w:r w:rsidR="00D10411" w:rsidDel="00A11E1A">
          <w:rPr>
            <w:b/>
            <w:bCs/>
            <w:sz w:val="28"/>
          </w:rPr>
          <w:delText>3</w:delText>
        </w:r>
      </w:del>
      <w:r w:rsidRPr="00376BCE">
        <w:rPr>
          <w:b/>
          <w:bCs/>
          <w:sz w:val="28"/>
        </w:rPr>
        <w:t>/202</w:t>
      </w:r>
      <w:ins w:id="1989" w:author="Microsoft Office User" w:date="2025-07-28T13:03:00Z">
        <w:r w:rsidR="00A11E1A" w:rsidRPr="00A11E1A">
          <w:rPr>
            <w:b/>
            <w:bCs/>
            <w:sz w:val="28"/>
            <w:rPrChange w:id="1990" w:author="Microsoft Office User" w:date="2025-07-28T13:03:00Z">
              <w:rPr>
                <w:b/>
                <w:bCs/>
                <w:sz w:val="28"/>
                <w:lang w:val="en-US"/>
              </w:rPr>
            </w:rPrChange>
          </w:rPr>
          <w:t>5</w:t>
        </w:r>
      </w:ins>
      <w:del w:id="1991" w:author="Microsoft Office User" w:date="2025-07-28T13:03:00Z">
        <w:r w:rsidR="00D10411" w:rsidDel="00A11E1A">
          <w:rPr>
            <w:b/>
            <w:bCs/>
            <w:sz w:val="28"/>
          </w:rPr>
          <w:delText>4</w:delText>
        </w:r>
      </w:del>
    </w:p>
    <w:p w14:paraId="061775D4" w14:textId="77777777" w:rsidR="00B25F1E" w:rsidRPr="00376BCE" w:rsidRDefault="00B25F1E" w:rsidP="00376BCE">
      <w:pPr>
        <w:spacing w:line="360" w:lineRule="auto"/>
        <w:ind w:firstLine="709"/>
        <w:jc w:val="center"/>
        <w:rPr>
          <w:b/>
          <w:bCs/>
          <w:sz w:val="28"/>
        </w:rPr>
      </w:pPr>
    </w:p>
    <w:p w14:paraId="6D7298B4" w14:textId="4D10093A" w:rsidR="00AA5ECB" w:rsidRPr="00B25F1E" w:rsidRDefault="00D16690" w:rsidP="00B25F1E">
      <w:pPr>
        <w:tabs>
          <w:tab w:val="left" w:pos="6420"/>
        </w:tabs>
        <w:jc w:val="both"/>
        <w:rPr>
          <w:lang w:val="en-US"/>
        </w:rPr>
      </w:pPr>
      <w:r w:rsidRPr="003F2C4F">
        <w:rPr>
          <w:noProof/>
        </w:rPr>
        <w:drawing>
          <wp:inline distT="0" distB="0" distL="0" distR="0" wp14:anchorId="2E3FB0DA" wp14:editId="5AE103FA">
            <wp:extent cx="6074410" cy="3060700"/>
            <wp:effectExtent l="0" t="0" r="8890" b="12700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4C20DBD4" w14:textId="77777777" w:rsidR="004B7359" w:rsidRDefault="004B7359" w:rsidP="00C03366">
      <w:pPr>
        <w:tabs>
          <w:tab w:val="left" w:pos="6420"/>
        </w:tabs>
        <w:spacing w:line="360" w:lineRule="auto"/>
        <w:ind w:firstLine="709"/>
        <w:jc w:val="both"/>
        <w:rPr>
          <w:noProof/>
          <w:sz w:val="28"/>
        </w:rPr>
      </w:pPr>
    </w:p>
    <w:p w14:paraId="3A572335" w14:textId="61AF253E" w:rsidR="003B2ECA" w:rsidRPr="003B2ECA" w:rsidRDefault="004B7359" w:rsidP="003B2ECA">
      <w:pPr>
        <w:tabs>
          <w:tab w:val="left" w:pos="6420"/>
        </w:tabs>
        <w:spacing w:line="360" w:lineRule="auto"/>
        <w:ind w:firstLine="709"/>
        <w:jc w:val="both"/>
        <w:rPr>
          <w:ins w:id="1992" w:author="Microsoft Office User" w:date="2025-07-28T10:39:00Z"/>
          <w:noProof/>
          <w:sz w:val="28"/>
        </w:rPr>
      </w:pPr>
      <w:r>
        <w:rPr>
          <w:noProof/>
          <w:sz w:val="28"/>
        </w:rPr>
        <w:t xml:space="preserve"> </w:t>
      </w:r>
      <w:ins w:id="1993" w:author="Microsoft Office User" w:date="2025-07-28T10:39:00Z">
        <w:r w:rsidR="003B2ECA" w:rsidRPr="003B2ECA">
          <w:rPr>
            <w:noProof/>
            <w:sz w:val="28"/>
          </w:rPr>
          <w:t>В сезоне 2024/2025 сохраняется привычное распределение мобильной аудитории между двумя основными платформами. Доля пользователей с устройств на Android составила 63,8%, увеличившись на 3,4 п.п. по сравнению с прошлым сезоном. Напротив, доля пользователей iOS снизилась до 36,2% (−3,4 п.п.).</w:t>
        </w:r>
      </w:ins>
    </w:p>
    <w:p w14:paraId="4999E907" w14:textId="2071D5AC" w:rsidR="003B2ECA" w:rsidRPr="009C7C56" w:rsidRDefault="003B2ECA" w:rsidP="003B2ECA">
      <w:pPr>
        <w:tabs>
          <w:tab w:val="left" w:pos="6420"/>
        </w:tabs>
        <w:spacing w:line="360" w:lineRule="auto"/>
        <w:ind w:firstLine="709"/>
        <w:jc w:val="both"/>
        <w:rPr>
          <w:ins w:id="1994" w:author="Microsoft Office User" w:date="2025-07-28T10:39:00Z"/>
          <w:noProof/>
          <w:sz w:val="28"/>
        </w:rPr>
      </w:pPr>
      <w:ins w:id="1995" w:author="Microsoft Office User" w:date="2025-07-28T10:39:00Z">
        <w:r w:rsidRPr="003B2ECA">
          <w:rPr>
            <w:noProof/>
            <w:sz w:val="28"/>
          </w:rPr>
          <w:t>Подобная динамика может быть связана с общей тенденцией роста продаж Android-смартфонов в России, а также с особенностями поведения аудитории из регионов, где устройства на Android более распространены.</w:t>
        </w:r>
      </w:ins>
      <w:ins w:id="1996" w:author="Microsoft Office User" w:date="2025-07-28T10:45:00Z">
        <w:r w:rsidR="009C7C56" w:rsidRPr="009C7C56">
          <w:t xml:space="preserve"> </w:t>
        </w:r>
        <w:r w:rsidR="009C7C56">
          <w:rPr>
            <w:noProof/>
            <w:sz w:val="28"/>
          </w:rPr>
          <w:t xml:space="preserve">По различным оценкам доля продаж смартфонов </w:t>
        </w:r>
        <w:r w:rsidR="009C7C56">
          <w:rPr>
            <w:noProof/>
            <w:sz w:val="28"/>
            <w:lang w:val="en-US"/>
          </w:rPr>
          <w:t>Apple</w:t>
        </w:r>
        <w:r w:rsidR="009C7C56" w:rsidRPr="009C7C56">
          <w:rPr>
            <w:noProof/>
            <w:sz w:val="28"/>
            <w:rPrChange w:id="1997" w:author="Microsoft Office User" w:date="2025-07-28T10:45:00Z">
              <w:rPr>
                <w:noProof/>
                <w:sz w:val="28"/>
                <w:lang w:val="en-US"/>
              </w:rPr>
            </w:rPrChange>
          </w:rPr>
          <w:t xml:space="preserve"> </w:t>
        </w:r>
        <w:r w:rsidR="009C7C56">
          <w:rPr>
            <w:noProof/>
            <w:sz w:val="28"/>
          </w:rPr>
          <w:t>в 2024</w:t>
        </w:r>
      </w:ins>
      <w:ins w:id="1998" w:author="Microsoft Office User" w:date="2025-07-28T10:46:00Z">
        <w:r w:rsidR="009C7C56" w:rsidRPr="009C7C56">
          <w:rPr>
            <w:noProof/>
            <w:sz w:val="28"/>
            <w:rPrChange w:id="1999" w:author="Microsoft Office User" w:date="2025-07-28T10:46:00Z">
              <w:rPr>
                <w:noProof/>
                <w:sz w:val="28"/>
                <w:lang w:val="en-US"/>
              </w:rPr>
            </w:rPrChange>
          </w:rPr>
          <w:t xml:space="preserve"> </w:t>
        </w:r>
        <w:r w:rsidR="009C7C56">
          <w:rPr>
            <w:noProof/>
            <w:sz w:val="28"/>
          </w:rPr>
          <w:t>в России</w:t>
        </w:r>
      </w:ins>
      <w:ins w:id="2000" w:author="Microsoft Office User" w:date="2025-07-28T10:45:00Z">
        <w:r w:rsidR="009C7C56">
          <w:rPr>
            <w:noProof/>
            <w:sz w:val="28"/>
          </w:rPr>
          <w:t xml:space="preserve"> год</w:t>
        </w:r>
      </w:ins>
      <w:ins w:id="2001" w:author="Microsoft Office User" w:date="2025-07-28T10:46:00Z">
        <w:r w:rsidR="009C7C56">
          <w:rPr>
            <w:noProof/>
            <w:sz w:val="28"/>
          </w:rPr>
          <w:t>у составила около 33</w:t>
        </w:r>
        <w:r w:rsidR="009C7C56" w:rsidRPr="009C7C56">
          <w:rPr>
            <w:noProof/>
            <w:sz w:val="28"/>
            <w:rPrChange w:id="2002" w:author="Microsoft Office User" w:date="2025-07-28T10:46:00Z">
              <w:rPr>
                <w:noProof/>
                <w:sz w:val="28"/>
                <w:lang w:val="en-US"/>
              </w:rPr>
            </w:rPrChange>
          </w:rPr>
          <w:t>%.</w:t>
        </w:r>
      </w:ins>
    </w:p>
    <w:p w14:paraId="404DFEF1" w14:textId="1DAC3F8D" w:rsidR="00376BCE" w:rsidDel="009C7C56" w:rsidRDefault="009C7C56" w:rsidP="009C7C56">
      <w:pPr>
        <w:spacing w:line="360" w:lineRule="auto"/>
        <w:jc w:val="both"/>
        <w:rPr>
          <w:del w:id="2003" w:author="Microsoft Office User" w:date="2025-07-28T10:47:00Z"/>
          <w:noProof/>
          <w:sz w:val="28"/>
        </w:rPr>
      </w:pPr>
      <w:ins w:id="2004" w:author="Microsoft Office User" w:date="2025-07-28T10:47:00Z">
        <w:r>
          <w:rPr>
            <w:noProof/>
            <w:sz w:val="28"/>
          </w:rPr>
          <w:tab/>
        </w:r>
        <w:r w:rsidRPr="009C7C56">
          <w:rPr>
            <w:noProof/>
            <w:sz w:val="28"/>
          </w:rPr>
          <w:t>Следует отметить, что на сайтах клубов Лиги аналогичного сдвига не наблюдается — доли Android и iOS там стабилизированы. Различия могут объясняться особенностями региональной аудитории и различиями в цифровых привычках пользователей.</w:t>
        </w:r>
      </w:ins>
      <w:del w:id="2005" w:author="Microsoft Office User" w:date="2025-07-28T10:39:00Z">
        <w:r w:rsidR="004B7359" w:rsidRPr="004B7359" w:rsidDel="003B2ECA">
          <w:rPr>
            <w:noProof/>
            <w:sz w:val="28"/>
          </w:rPr>
          <w:delText>Анализ данных по операционным системам показывает, что Android продолжает доминировать среди пользователей сайта, его доля увеличи</w:delText>
        </w:r>
        <w:r w:rsidR="00C947D8" w:rsidDel="003B2ECA">
          <w:rPr>
            <w:noProof/>
            <w:sz w:val="28"/>
          </w:rPr>
          <w:delText>лась до 60.45</w:delText>
        </w:r>
        <w:r w:rsidR="00C947D8" w:rsidRPr="00C947D8" w:rsidDel="003B2ECA">
          <w:rPr>
            <w:noProof/>
            <w:sz w:val="28"/>
          </w:rPr>
          <w:delText>%</w:delText>
        </w:r>
        <w:r w:rsidR="004B7359" w:rsidRPr="004B7359" w:rsidDel="003B2ECA">
          <w:rPr>
            <w:noProof/>
            <w:sz w:val="28"/>
          </w:rPr>
          <w:delText xml:space="preserve">. </w:delText>
        </w:r>
        <w:r w:rsidR="00C947D8" w:rsidRPr="00C947D8" w:rsidDel="003B2ECA">
          <w:rPr>
            <w:noProof/>
            <w:sz w:val="28"/>
          </w:rPr>
          <w:delText>Доля пользователей iOS снизилась с 42.09% до 39.55%. Несмотря на снижение доли, количество пользователей iOS остается значительным</w:delText>
        </w:r>
        <w:r w:rsidR="00AD480C" w:rsidDel="003B2ECA">
          <w:rPr>
            <w:noProof/>
            <w:sz w:val="28"/>
          </w:rPr>
          <w:delText xml:space="preserve"> и показывает хороший рост в абсолютных цифрах.</w:delText>
        </w:r>
      </w:del>
    </w:p>
    <w:p w14:paraId="740EBD64" w14:textId="77777777" w:rsidR="009C7C56" w:rsidRPr="008A4F92" w:rsidRDefault="009C7C56" w:rsidP="009C7C56">
      <w:pPr>
        <w:spacing w:line="360" w:lineRule="auto"/>
        <w:ind w:firstLine="709"/>
        <w:jc w:val="both"/>
        <w:rPr>
          <w:ins w:id="2006" w:author="Microsoft Office User" w:date="2025-07-28T10:47:00Z"/>
          <w:noProof/>
          <w:sz w:val="28"/>
        </w:rPr>
        <w:pPrChange w:id="2007" w:author="Microsoft Office User" w:date="2025-07-28T10:47:00Z">
          <w:pPr>
            <w:tabs>
              <w:tab w:val="left" w:pos="6420"/>
            </w:tabs>
            <w:spacing w:line="360" w:lineRule="auto"/>
            <w:ind w:firstLine="709"/>
            <w:jc w:val="both"/>
          </w:pPr>
        </w:pPrChange>
      </w:pPr>
    </w:p>
    <w:p w14:paraId="359AABF3" w14:textId="739862DD" w:rsidR="00376BCE" w:rsidRDefault="00C947D8" w:rsidP="009C7C56">
      <w:pPr>
        <w:spacing w:line="360" w:lineRule="auto"/>
        <w:jc w:val="both"/>
        <w:rPr>
          <w:ins w:id="2008" w:author="Microsoft Office User" w:date="2025-07-28T10:49:00Z"/>
          <w:noProof/>
          <w:sz w:val="28"/>
        </w:rPr>
      </w:pPr>
      <w:del w:id="2009" w:author="Microsoft Office User" w:date="2025-07-28T10:49:00Z">
        <w:r w:rsidDel="009C7C56">
          <w:rPr>
            <w:noProof/>
          </w:rPr>
          <w:drawing>
            <wp:inline distT="0" distB="0" distL="0" distR="0" wp14:anchorId="0D402987" wp14:editId="7AD07C96">
              <wp:extent cx="6074410" cy="3268301"/>
              <wp:effectExtent l="0" t="0" r="8890" b="8890"/>
              <wp:docPr id="25" name="Диаграмма 25">
                <a:extLst xmlns:a="http://schemas.openxmlformats.org/drawingml/2006/main">
                  <a:ext uri="{FF2B5EF4-FFF2-40B4-BE49-F238E27FC236}">
                    <a16:creationId xmlns:a16="http://schemas.microsoft.com/office/drawing/2014/main" id="{941F44D7-DD83-A026-6064-98BF716EB09E}"/>
                  </a:ext>
                </a:extLst>
              </wp:docPr>
              <wp:cNvGraphicFramePr/>
              <a:graphic xmlns:a="http://schemas.openxmlformats.org/drawingml/2006/main">
                <a:graphicData uri="http://schemas.openxmlformats.org/drawingml/2006/chart">
                  <c:chart xmlns:c="http://schemas.openxmlformats.org/drawingml/2006/chart" xmlns:r="http://schemas.openxmlformats.org/officeDocument/2006/relationships" r:id="rId14"/>
                </a:graphicData>
              </a:graphic>
            </wp:inline>
          </w:drawing>
        </w:r>
      </w:del>
    </w:p>
    <w:p w14:paraId="38159D97" w14:textId="59C4590A" w:rsidR="009C7C56" w:rsidRDefault="009C7C56" w:rsidP="009C7C56">
      <w:pPr>
        <w:spacing w:line="360" w:lineRule="auto"/>
        <w:jc w:val="both"/>
        <w:rPr>
          <w:noProof/>
          <w:sz w:val="28"/>
        </w:rPr>
        <w:pPrChange w:id="2010" w:author="Microsoft Office User" w:date="2025-07-28T10:47:00Z">
          <w:pPr>
            <w:tabs>
              <w:tab w:val="left" w:pos="6420"/>
            </w:tabs>
            <w:spacing w:line="360" w:lineRule="auto"/>
            <w:jc w:val="both"/>
          </w:pPr>
        </w:pPrChange>
      </w:pPr>
      <w:ins w:id="2011" w:author="Microsoft Office User" w:date="2025-07-28T10:49:00Z">
        <w:r>
          <w:rPr>
            <w:noProof/>
          </w:rPr>
          <w:lastRenderedPageBreak/>
          <w:drawing>
            <wp:inline distT="0" distB="0" distL="0" distR="0" wp14:anchorId="5C98C972" wp14:editId="71434686">
              <wp:extent cx="6033247" cy="2743200"/>
              <wp:effectExtent l="0" t="0" r="12065" b="12700"/>
              <wp:docPr id="9" name="Диаграмма 9">
                <a:extLst xmlns:a="http://schemas.openxmlformats.org/drawingml/2006/main">
                  <a:ext uri="{FF2B5EF4-FFF2-40B4-BE49-F238E27FC236}">
                    <a16:creationId xmlns:a16="http://schemas.microsoft.com/office/drawing/2014/main" id="{941F44D7-DD83-A026-6064-98BF716EB09E}"/>
                  </a:ext>
                </a:extLst>
              </wp:docPr>
              <wp:cNvGraphicFramePr/>
              <a:graphic xmlns:a="http://schemas.openxmlformats.org/drawingml/2006/main">
                <a:graphicData uri="http://schemas.openxmlformats.org/drawingml/2006/chart">
                  <c:chart xmlns:c="http://schemas.openxmlformats.org/drawingml/2006/chart" xmlns:r="http://schemas.openxmlformats.org/officeDocument/2006/relationships" r:id="rId15"/>
                </a:graphicData>
              </a:graphic>
            </wp:inline>
          </w:drawing>
        </w:r>
      </w:ins>
    </w:p>
    <w:p w14:paraId="20646FF9" w14:textId="77777777" w:rsidR="00C053A2" w:rsidRPr="003F2C4F" w:rsidRDefault="00C053A2" w:rsidP="000D7C88">
      <w:pPr>
        <w:tabs>
          <w:tab w:val="left" w:pos="6420"/>
        </w:tabs>
        <w:spacing w:line="360" w:lineRule="auto"/>
        <w:jc w:val="both"/>
        <w:rPr>
          <w:noProof/>
          <w:sz w:val="28"/>
        </w:rPr>
      </w:pPr>
    </w:p>
    <w:p w14:paraId="4E3D04C3" w14:textId="064EC399" w:rsidR="00C053A2" w:rsidRPr="000D7C88" w:rsidRDefault="006C6E96" w:rsidP="00C053A2">
      <w:pPr>
        <w:tabs>
          <w:tab w:val="left" w:pos="3465"/>
        </w:tabs>
        <w:jc w:val="center"/>
        <w:rPr>
          <w:b/>
          <w:color w:val="222222"/>
          <w:sz w:val="28"/>
          <w:shd w:val="clear" w:color="auto" w:fill="FFFFFF"/>
        </w:rPr>
      </w:pPr>
      <w:r w:rsidRPr="00FB3284">
        <w:rPr>
          <w:b/>
          <w:color w:val="222222"/>
          <w:sz w:val="28"/>
          <w:shd w:val="clear" w:color="auto" w:fill="FFFFFF"/>
        </w:rPr>
        <w:br/>
      </w:r>
      <w:r w:rsidR="00C053A2">
        <w:rPr>
          <w:b/>
          <w:color w:val="222222"/>
          <w:sz w:val="28"/>
          <w:shd w:val="clear" w:color="auto" w:fill="FFFFFF"/>
        </w:rPr>
        <w:t>Аудитория мобильного приложения КХЛ</w:t>
      </w:r>
      <w:r w:rsidR="000D7C88" w:rsidRPr="000D7C88">
        <w:rPr>
          <w:b/>
          <w:color w:val="222222"/>
          <w:sz w:val="28"/>
          <w:shd w:val="clear" w:color="auto" w:fill="FFFFFF"/>
        </w:rPr>
        <w:t xml:space="preserve"> </w:t>
      </w:r>
      <w:r w:rsidR="000D7C88">
        <w:rPr>
          <w:b/>
          <w:color w:val="222222"/>
          <w:sz w:val="28"/>
          <w:shd w:val="clear" w:color="auto" w:fill="FFFFFF"/>
        </w:rPr>
        <w:t>в сезоне 202</w:t>
      </w:r>
      <w:ins w:id="2012" w:author="Microsoft Office User" w:date="2025-07-28T11:35:00Z">
        <w:r w:rsidR="00CE6558">
          <w:rPr>
            <w:b/>
            <w:color w:val="222222"/>
            <w:sz w:val="28"/>
            <w:shd w:val="clear" w:color="auto" w:fill="FFFFFF"/>
          </w:rPr>
          <w:t>4</w:t>
        </w:r>
      </w:ins>
      <w:del w:id="2013" w:author="Microsoft Office User" w:date="2025-07-28T11:35:00Z">
        <w:r w:rsidR="003E337C" w:rsidDel="00CE6558">
          <w:rPr>
            <w:b/>
            <w:color w:val="222222"/>
            <w:sz w:val="28"/>
            <w:shd w:val="clear" w:color="auto" w:fill="FFFFFF"/>
          </w:rPr>
          <w:delText>3</w:delText>
        </w:r>
      </w:del>
      <w:r w:rsidR="000D7C88">
        <w:rPr>
          <w:b/>
          <w:color w:val="222222"/>
          <w:sz w:val="28"/>
          <w:shd w:val="clear" w:color="auto" w:fill="FFFFFF"/>
        </w:rPr>
        <w:t>/202</w:t>
      </w:r>
      <w:ins w:id="2014" w:author="Microsoft Office User" w:date="2025-07-28T11:35:00Z">
        <w:r w:rsidR="00CE6558">
          <w:rPr>
            <w:b/>
            <w:color w:val="222222"/>
            <w:sz w:val="28"/>
            <w:shd w:val="clear" w:color="auto" w:fill="FFFFFF"/>
          </w:rPr>
          <w:t>5</w:t>
        </w:r>
      </w:ins>
      <w:del w:id="2015" w:author="Microsoft Office User" w:date="2025-07-28T11:35:00Z">
        <w:r w:rsidR="003E337C" w:rsidDel="00CE6558">
          <w:rPr>
            <w:b/>
            <w:color w:val="222222"/>
            <w:sz w:val="28"/>
            <w:shd w:val="clear" w:color="auto" w:fill="FFFFFF"/>
          </w:rPr>
          <w:delText>4</w:delText>
        </w:r>
      </w:del>
    </w:p>
    <w:p w14:paraId="39D0B54E" w14:textId="16C849FB" w:rsidR="009E2C93" w:rsidRDefault="009E2C93" w:rsidP="00C053A2">
      <w:pPr>
        <w:tabs>
          <w:tab w:val="left" w:pos="3465"/>
        </w:tabs>
        <w:jc w:val="center"/>
        <w:rPr>
          <w:b/>
          <w:color w:val="222222"/>
          <w:sz w:val="28"/>
          <w:shd w:val="clear" w:color="auto" w:fill="FFFFFF"/>
        </w:rPr>
      </w:pPr>
    </w:p>
    <w:p w14:paraId="1C8ECD4C" w14:textId="0F90D01A" w:rsidR="003E337C" w:rsidRPr="003E337C" w:rsidRDefault="007936F4" w:rsidP="003E337C">
      <w:pPr>
        <w:tabs>
          <w:tab w:val="left" w:pos="6420"/>
        </w:tabs>
        <w:spacing w:line="360" w:lineRule="auto"/>
        <w:ind w:firstLine="709"/>
        <w:jc w:val="both"/>
        <w:rPr>
          <w:sz w:val="28"/>
          <w:shd w:val="clear" w:color="auto" w:fill="FFFFFF"/>
        </w:rPr>
      </w:pPr>
      <w:ins w:id="2016" w:author="Microsoft Office User" w:date="2025-07-28T10:52:00Z">
        <w:r w:rsidRPr="00132EAD">
          <w:rPr>
            <w:sz w:val="28"/>
          </w:rPr>
          <w:t>В сезоне 2024/2025 аудитория мобильного приложения КХЛ составила 762 815 уникальных пользователей</w:t>
        </w:r>
      </w:ins>
      <w:ins w:id="2017" w:author="Microsoft Office User" w:date="2025-07-28T10:53:00Z">
        <w:r w:rsidRPr="007936F4">
          <w:rPr>
            <w:sz w:val="28"/>
            <w:rPrChange w:id="2018" w:author="Microsoft Office User" w:date="2025-07-28T10:53:00Z">
              <w:rPr>
                <w:sz w:val="28"/>
                <w:lang w:val="en-US"/>
              </w:rPr>
            </w:rPrChange>
          </w:rPr>
          <w:t>**</w:t>
        </w:r>
      </w:ins>
      <w:ins w:id="2019" w:author="Microsoft Office User" w:date="2025-07-28T12:24:00Z">
        <w:r w:rsidR="00BE71C3" w:rsidRPr="00BE71C3">
          <w:rPr>
            <w:sz w:val="28"/>
            <w:rPrChange w:id="2020" w:author="Microsoft Office User" w:date="2025-07-28T12:24:00Z">
              <w:rPr>
                <w:sz w:val="28"/>
                <w:lang w:val="en-US"/>
              </w:rPr>
            </w:rPrChange>
          </w:rPr>
          <w:t>*</w:t>
        </w:r>
      </w:ins>
      <w:ins w:id="2021" w:author="Microsoft Office User" w:date="2025-07-28T10:52:00Z">
        <w:r w:rsidRPr="00132EAD">
          <w:rPr>
            <w:sz w:val="28"/>
          </w:rPr>
          <w:t>, что на 21,4% больше показателей сезона 2023/2024. Количество сессий составило 142 257 618 и увеличилось на 24,7%. Было получено 383 271 установок, что на 11,8% больше по сравнению с прошлым сезоном. Как и в случае с интернет-сайтами Лиги, наблюдается активный рост количества пользователей и сессий</w:t>
        </w:r>
      </w:ins>
      <w:del w:id="2022" w:author="Microsoft Office User" w:date="2025-07-28T10:52:00Z">
        <w:r w:rsidR="009E2C93" w:rsidRPr="003F2C4F" w:rsidDel="007936F4">
          <w:rPr>
            <w:noProof/>
            <w:sz w:val="28"/>
          </w:rPr>
          <w:delText>В сезоне 202</w:delText>
        </w:r>
        <w:r w:rsidR="00C947D8" w:rsidDel="007936F4">
          <w:rPr>
            <w:noProof/>
            <w:sz w:val="28"/>
          </w:rPr>
          <w:delText>3</w:delText>
        </w:r>
        <w:r w:rsidR="009E2C93" w:rsidRPr="003F2C4F" w:rsidDel="007936F4">
          <w:rPr>
            <w:noProof/>
            <w:sz w:val="28"/>
          </w:rPr>
          <w:delText>/202</w:delText>
        </w:r>
        <w:r w:rsidR="00C947D8" w:rsidDel="007936F4">
          <w:rPr>
            <w:noProof/>
            <w:sz w:val="28"/>
          </w:rPr>
          <w:delText>4</w:delText>
        </w:r>
        <w:r w:rsidR="009E2C93" w:rsidRPr="003F2C4F" w:rsidDel="007936F4">
          <w:rPr>
            <w:noProof/>
            <w:sz w:val="28"/>
          </w:rPr>
          <w:delText xml:space="preserve"> аудитория </w:delText>
        </w:r>
        <w:r w:rsidR="009E2C93" w:rsidDel="007936F4">
          <w:rPr>
            <w:noProof/>
            <w:sz w:val="28"/>
          </w:rPr>
          <w:delText>мобильного приложения</w:delText>
        </w:r>
        <w:r w:rsidR="009E2C93" w:rsidRPr="003F2C4F" w:rsidDel="007936F4">
          <w:rPr>
            <w:noProof/>
            <w:sz w:val="28"/>
          </w:rPr>
          <w:delText xml:space="preserve"> КХЛ</w:delText>
        </w:r>
        <w:r w:rsidR="009E2C93" w:rsidRPr="00027567" w:rsidDel="007936F4">
          <w:rPr>
            <w:noProof/>
            <w:sz w:val="28"/>
          </w:rPr>
          <w:delText xml:space="preserve"> </w:delText>
        </w:r>
        <w:r w:rsidR="009E2C93" w:rsidDel="007936F4">
          <w:rPr>
            <w:noProof/>
            <w:sz w:val="28"/>
          </w:rPr>
          <w:delText xml:space="preserve">составила </w:delText>
        </w:r>
        <w:r w:rsidR="00425F91" w:rsidRPr="00425F91" w:rsidDel="007936F4">
          <w:rPr>
            <w:sz w:val="28"/>
            <w:shd w:val="clear" w:color="auto" w:fill="FFFFFF"/>
          </w:rPr>
          <w:delText>6</w:delText>
        </w:r>
        <w:r w:rsidR="00C947D8" w:rsidDel="007936F4">
          <w:rPr>
            <w:sz w:val="28"/>
            <w:shd w:val="clear" w:color="auto" w:fill="FFFFFF"/>
          </w:rPr>
          <w:delText>28</w:delText>
        </w:r>
        <w:r w:rsidR="006C6E96" w:rsidDel="007936F4">
          <w:rPr>
            <w:sz w:val="28"/>
            <w:shd w:val="clear" w:color="auto" w:fill="FFFFFF"/>
          </w:rPr>
          <w:delText> </w:delText>
        </w:r>
        <w:r w:rsidR="00C947D8" w:rsidDel="007936F4">
          <w:rPr>
            <w:sz w:val="28"/>
            <w:shd w:val="clear" w:color="auto" w:fill="FFFFFF"/>
          </w:rPr>
          <w:delText>329</w:delText>
        </w:r>
        <w:r w:rsidR="00425F91" w:rsidDel="007936F4">
          <w:rPr>
            <w:sz w:val="28"/>
            <w:shd w:val="clear" w:color="auto" w:fill="FFFFFF"/>
          </w:rPr>
          <w:delText xml:space="preserve"> </w:delText>
        </w:r>
        <w:r w:rsidR="009E2C93" w:rsidRPr="003F2C4F" w:rsidDel="007936F4">
          <w:rPr>
            <w:sz w:val="28"/>
            <w:shd w:val="clear" w:color="auto" w:fill="FFFFFF"/>
          </w:rPr>
          <w:delText>уникальных пользователей</w:delText>
        </w:r>
        <w:r w:rsidR="009E2C93" w:rsidRPr="00C03366" w:rsidDel="007936F4">
          <w:rPr>
            <w:sz w:val="28"/>
            <w:shd w:val="clear" w:color="auto" w:fill="FFFFFF"/>
            <w:vertAlign w:val="superscript"/>
          </w:rPr>
          <w:delText>*</w:delText>
        </w:r>
        <w:r w:rsidR="009E2C93" w:rsidRPr="009E2C93" w:rsidDel="007936F4">
          <w:rPr>
            <w:sz w:val="28"/>
            <w:shd w:val="clear" w:color="auto" w:fill="FFFFFF"/>
            <w:vertAlign w:val="superscript"/>
          </w:rPr>
          <w:delText>*</w:delText>
        </w:r>
        <w:r w:rsidR="000D7C88" w:rsidRPr="000D7C88" w:rsidDel="007936F4">
          <w:rPr>
            <w:sz w:val="28"/>
            <w:shd w:val="clear" w:color="auto" w:fill="FFFFFF"/>
            <w:vertAlign w:val="superscript"/>
          </w:rPr>
          <w:delText>*</w:delText>
        </w:r>
        <w:r w:rsidR="009E2C93" w:rsidRPr="003F2C4F" w:rsidDel="007936F4">
          <w:rPr>
            <w:sz w:val="28"/>
            <w:shd w:val="clear" w:color="auto" w:fill="FFFFFF"/>
          </w:rPr>
          <w:delText xml:space="preserve">, что на </w:delText>
        </w:r>
        <w:r w:rsidR="00C947D8" w:rsidDel="007936F4">
          <w:rPr>
            <w:sz w:val="28"/>
            <w:shd w:val="clear" w:color="auto" w:fill="FFFFFF"/>
          </w:rPr>
          <w:delText>4</w:delText>
        </w:r>
        <w:r w:rsidR="006C6E96" w:rsidRPr="006C6E96" w:rsidDel="007936F4">
          <w:rPr>
            <w:sz w:val="28"/>
            <w:shd w:val="clear" w:color="auto" w:fill="FFFFFF"/>
          </w:rPr>
          <w:delText>,</w:delText>
        </w:r>
        <w:r w:rsidR="00C947D8" w:rsidDel="007936F4">
          <w:rPr>
            <w:sz w:val="28"/>
            <w:shd w:val="clear" w:color="auto" w:fill="FFFFFF"/>
          </w:rPr>
          <w:delText>64</w:delText>
        </w:r>
        <w:r w:rsidR="009E2C93" w:rsidRPr="00027567" w:rsidDel="007936F4">
          <w:rPr>
            <w:sz w:val="28"/>
            <w:shd w:val="clear" w:color="auto" w:fill="FFFFFF"/>
          </w:rPr>
          <w:delText>%</w:delText>
        </w:r>
        <w:r w:rsidR="009E2C93" w:rsidDel="007936F4">
          <w:rPr>
            <w:sz w:val="28"/>
            <w:shd w:val="clear" w:color="auto" w:fill="FFFFFF"/>
          </w:rPr>
          <w:delText xml:space="preserve"> </w:delText>
        </w:r>
        <w:r w:rsidR="00425F91" w:rsidDel="007936F4">
          <w:rPr>
            <w:sz w:val="28"/>
            <w:shd w:val="clear" w:color="auto" w:fill="FFFFFF"/>
          </w:rPr>
          <w:delText>больше</w:delText>
        </w:r>
        <w:r w:rsidR="009E2C93" w:rsidRPr="003F2C4F" w:rsidDel="007936F4">
          <w:rPr>
            <w:sz w:val="28"/>
            <w:shd w:val="clear" w:color="auto" w:fill="FFFFFF"/>
          </w:rPr>
          <w:delText xml:space="preserve"> </w:delText>
        </w:r>
        <w:r w:rsidR="009E2C93" w:rsidDel="007936F4">
          <w:rPr>
            <w:sz w:val="28"/>
            <w:shd w:val="clear" w:color="auto" w:fill="FFFFFF"/>
          </w:rPr>
          <w:delText>показателей</w:delText>
        </w:r>
        <w:r w:rsidR="009E2C93" w:rsidRPr="003F2C4F" w:rsidDel="007936F4">
          <w:rPr>
            <w:sz w:val="28"/>
            <w:shd w:val="clear" w:color="auto" w:fill="FFFFFF"/>
          </w:rPr>
          <w:delText xml:space="preserve"> сезон</w:delText>
        </w:r>
        <w:r w:rsidR="009E2C93" w:rsidDel="007936F4">
          <w:rPr>
            <w:sz w:val="28"/>
            <w:shd w:val="clear" w:color="auto" w:fill="FFFFFF"/>
          </w:rPr>
          <w:delText>а</w:delText>
        </w:r>
        <w:r w:rsidR="002C3E77" w:rsidRPr="002C3E77" w:rsidDel="007936F4">
          <w:rPr>
            <w:sz w:val="28"/>
            <w:shd w:val="clear" w:color="auto" w:fill="FFFFFF"/>
          </w:rPr>
          <w:delText xml:space="preserve"> 202</w:delText>
        </w:r>
        <w:r w:rsidR="00C947D8" w:rsidDel="007936F4">
          <w:rPr>
            <w:sz w:val="28"/>
            <w:shd w:val="clear" w:color="auto" w:fill="FFFFFF"/>
          </w:rPr>
          <w:delText>2</w:delText>
        </w:r>
        <w:r w:rsidR="002C3E77" w:rsidRPr="002C3E77" w:rsidDel="007936F4">
          <w:rPr>
            <w:sz w:val="28"/>
            <w:shd w:val="clear" w:color="auto" w:fill="FFFFFF"/>
          </w:rPr>
          <w:delText>/202</w:delText>
        </w:r>
        <w:r w:rsidR="00C947D8" w:rsidDel="007936F4">
          <w:rPr>
            <w:sz w:val="28"/>
            <w:shd w:val="clear" w:color="auto" w:fill="FFFFFF"/>
          </w:rPr>
          <w:delText>3</w:delText>
        </w:r>
        <w:r w:rsidR="009E2C93" w:rsidRPr="003F2C4F" w:rsidDel="007936F4">
          <w:rPr>
            <w:sz w:val="28"/>
            <w:shd w:val="clear" w:color="auto" w:fill="FFFFFF"/>
          </w:rPr>
          <w:delText>.</w:delText>
        </w:r>
        <w:r w:rsidR="006772E6" w:rsidDel="007936F4">
          <w:rPr>
            <w:sz w:val="28"/>
            <w:shd w:val="clear" w:color="auto" w:fill="FFFFFF"/>
          </w:rPr>
          <w:delText xml:space="preserve"> </w:delText>
        </w:r>
        <w:r w:rsidR="009E2C93" w:rsidRPr="003F2C4F" w:rsidDel="007936F4">
          <w:rPr>
            <w:sz w:val="28"/>
            <w:shd w:val="clear" w:color="auto" w:fill="FFFFFF"/>
          </w:rPr>
          <w:delText xml:space="preserve">Количество сессий </w:delText>
        </w:r>
        <w:r w:rsidR="00656AD2" w:rsidDel="007936F4">
          <w:rPr>
            <w:sz w:val="28"/>
            <w:shd w:val="clear" w:color="auto" w:fill="FFFFFF"/>
          </w:rPr>
          <w:delText>составило</w:delText>
        </w:r>
        <w:r w:rsidR="009E2C93" w:rsidRPr="003F2C4F" w:rsidDel="007936F4">
          <w:rPr>
            <w:sz w:val="28"/>
            <w:shd w:val="clear" w:color="auto" w:fill="FFFFFF"/>
          </w:rPr>
          <w:delText xml:space="preserve"> </w:delText>
        </w:r>
        <w:r w:rsidR="003E337C" w:rsidRPr="003E337C" w:rsidDel="007936F4">
          <w:rPr>
            <w:sz w:val="28"/>
            <w:shd w:val="clear" w:color="auto" w:fill="FFFFFF"/>
          </w:rPr>
          <w:delText>114</w:delText>
        </w:r>
        <w:r w:rsidR="006C6E96" w:rsidDel="007936F4">
          <w:rPr>
            <w:sz w:val="28"/>
            <w:shd w:val="clear" w:color="auto" w:fill="FFFFFF"/>
          </w:rPr>
          <w:delText> </w:delText>
        </w:r>
        <w:r w:rsidR="003E337C" w:rsidRPr="003E337C" w:rsidDel="007936F4">
          <w:rPr>
            <w:sz w:val="28"/>
            <w:shd w:val="clear" w:color="auto" w:fill="FFFFFF"/>
          </w:rPr>
          <w:delText>065</w:delText>
        </w:r>
        <w:r w:rsidR="003E337C" w:rsidDel="007936F4">
          <w:rPr>
            <w:sz w:val="28"/>
            <w:shd w:val="clear" w:color="auto" w:fill="FFFFFF"/>
          </w:rPr>
          <w:delText> </w:delText>
        </w:r>
        <w:r w:rsidR="003E337C" w:rsidRPr="003E337C" w:rsidDel="007936F4">
          <w:rPr>
            <w:sz w:val="28"/>
            <w:shd w:val="clear" w:color="auto" w:fill="FFFFFF"/>
          </w:rPr>
          <w:delText>746</w:delText>
        </w:r>
        <w:r w:rsidR="003E337C" w:rsidDel="007936F4">
          <w:rPr>
            <w:sz w:val="28"/>
            <w:shd w:val="clear" w:color="auto" w:fill="FFFFFF"/>
          </w:rPr>
          <w:delText xml:space="preserve"> </w:delText>
        </w:r>
        <w:r w:rsidR="00262724" w:rsidDel="007936F4">
          <w:rPr>
            <w:sz w:val="28"/>
            <w:shd w:val="clear" w:color="auto" w:fill="FFFFFF"/>
          </w:rPr>
          <w:delText xml:space="preserve">и </w:delText>
        </w:r>
        <w:r w:rsidR="00122CA9" w:rsidDel="007936F4">
          <w:rPr>
            <w:sz w:val="28"/>
            <w:shd w:val="clear" w:color="auto" w:fill="FFFFFF"/>
          </w:rPr>
          <w:delText>увеличилось</w:delText>
        </w:r>
        <w:r w:rsidR="00262724" w:rsidDel="007936F4">
          <w:rPr>
            <w:sz w:val="28"/>
            <w:shd w:val="clear" w:color="auto" w:fill="FFFFFF"/>
          </w:rPr>
          <w:delText xml:space="preserve"> на </w:delText>
        </w:r>
        <w:r w:rsidR="003E337C" w:rsidDel="007936F4">
          <w:rPr>
            <w:sz w:val="28"/>
            <w:shd w:val="clear" w:color="auto" w:fill="FFFFFF"/>
          </w:rPr>
          <w:delText>23</w:delText>
        </w:r>
        <w:r w:rsidR="006C6E96" w:rsidRPr="006C6E96" w:rsidDel="007936F4">
          <w:rPr>
            <w:sz w:val="28"/>
            <w:shd w:val="clear" w:color="auto" w:fill="FFFFFF"/>
          </w:rPr>
          <w:delText>,</w:delText>
        </w:r>
        <w:r w:rsidR="003E337C" w:rsidDel="007936F4">
          <w:rPr>
            <w:sz w:val="28"/>
            <w:shd w:val="clear" w:color="auto" w:fill="FFFFFF"/>
          </w:rPr>
          <w:delText>76</w:delText>
        </w:r>
        <w:r w:rsidR="00262724" w:rsidRPr="005A2827" w:rsidDel="007936F4">
          <w:rPr>
            <w:sz w:val="28"/>
            <w:shd w:val="clear" w:color="auto" w:fill="FFFFFF"/>
          </w:rPr>
          <w:delText>%.</w:delText>
        </w:r>
        <w:r w:rsidR="005A2827" w:rsidDel="007936F4">
          <w:rPr>
            <w:sz w:val="28"/>
            <w:shd w:val="clear" w:color="auto" w:fill="FFFFFF"/>
          </w:rPr>
          <w:delText xml:space="preserve"> Было получено </w:delText>
        </w:r>
        <w:r w:rsidR="003E337C" w:rsidRPr="003E337C" w:rsidDel="007936F4">
          <w:rPr>
            <w:sz w:val="28"/>
            <w:shd w:val="clear" w:color="auto" w:fill="FFFFFF"/>
          </w:rPr>
          <w:delText>342</w:delText>
        </w:r>
        <w:r w:rsidR="003E337C" w:rsidDel="007936F4">
          <w:rPr>
            <w:sz w:val="28"/>
            <w:shd w:val="clear" w:color="auto" w:fill="FFFFFF"/>
          </w:rPr>
          <w:delText> </w:delText>
        </w:r>
        <w:r w:rsidR="003E337C" w:rsidRPr="003E337C" w:rsidDel="007936F4">
          <w:rPr>
            <w:sz w:val="28"/>
            <w:shd w:val="clear" w:color="auto" w:fill="FFFFFF"/>
          </w:rPr>
          <w:delText>968</w:delText>
        </w:r>
        <w:r w:rsidR="003E337C" w:rsidDel="007936F4">
          <w:rPr>
            <w:sz w:val="28"/>
            <w:shd w:val="clear" w:color="auto" w:fill="FFFFFF"/>
          </w:rPr>
          <w:delText xml:space="preserve"> </w:delText>
        </w:r>
        <w:r w:rsidR="005A2827" w:rsidDel="007936F4">
          <w:rPr>
            <w:sz w:val="28"/>
            <w:shd w:val="clear" w:color="auto" w:fill="FFFFFF"/>
          </w:rPr>
          <w:delText>установ</w:delText>
        </w:r>
        <w:r w:rsidR="006C6E96" w:rsidDel="007936F4">
          <w:rPr>
            <w:sz w:val="28"/>
            <w:shd w:val="clear" w:color="auto" w:fill="FFFFFF"/>
          </w:rPr>
          <w:delText>ок</w:delText>
        </w:r>
        <w:r w:rsidR="005A2827" w:rsidDel="007936F4">
          <w:rPr>
            <w:sz w:val="28"/>
            <w:shd w:val="clear" w:color="auto" w:fill="FFFFFF"/>
          </w:rPr>
          <w:delText xml:space="preserve">, что на </w:delText>
        </w:r>
        <w:r w:rsidR="003E337C" w:rsidDel="007936F4">
          <w:rPr>
            <w:sz w:val="28"/>
            <w:shd w:val="clear" w:color="auto" w:fill="FFFFFF"/>
          </w:rPr>
          <w:delText>0</w:delText>
        </w:r>
        <w:r w:rsidR="00611BAE" w:rsidRPr="006C6E96" w:rsidDel="007936F4">
          <w:rPr>
            <w:sz w:val="28"/>
            <w:shd w:val="clear" w:color="auto" w:fill="FFFFFF"/>
          </w:rPr>
          <w:delText>,</w:delText>
        </w:r>
        <w:r w:rsidR="003E337C" w:rsidDel="007936F4">
          <w:rPr>
            <w:sz w:val="28"/>
            <w:shd w:val="clear" w:color="auto" w:fill="FFFFFF"/>
          </w:rPr>
          <w:delText>98</w:delText>
        </w:r>
        <w:r w:rsidR="005A2827" w:rsidRPr="005A2827" w:rsidDel="007936F4">
          <w:rPr>
            <w:sz w:val="28"/>
            <w:shd w:val="clear" w:color="auto" w:fill="FFFFFF"/>
          </w:rPr>
          <w:delText xml:space="preserve">% </w:delText>
        </w:r>
        <w:r w:rsidR="003E337C" w:rsidDel="007936F4">
          <w:rPr>
            <w:sz w:val="28"/>
            <w:shd w:val="clear" w:color="auto" w:fill="FFFFFF"/>
          </w:rPr>
          <w:delText>меньше</w:delText>
        </w:r>
        <w:r w:rsidR="005A2827" w:rsidDel="007936F4">
          <w:rPr>
            <w:sz w:val="28"/>
            <w:shd w:val="clear" w:color="auto" w:fill="FFFFFF"/>
          </w:rPr>
          <w:delText xml:space="preserve"> по сравнению с прошлым сезоном.</w:delText>
        </w:r>
        <w:r w:rsidR="003E337C" w:rsidDel="007936F4">
          <w:rPr>
            <w:sz w:val="28"/>
            <w:shd w:val="clear" w:color="auto" w:fill="FFFFFF"/>
          </w:rPr>
          <w:delText xml:space="preserve"> Как и в случае с интернет-сайтами Лиги, наблюдается активный рост количества пользователей и сессий</w:delText>
        </w:r>
      </w:del>
      <w:r w:rsidR="003E337C">
        <w:rPr>
          <w:sz w:val="28"/>
          <w:shd w:val="clear" w:color="auto" w:fill="FFFFFF"/>
        </w:rPr>
        <w:t xml:space="preserve">. </w:t>
      </w:r>
    </w:p>
    <w:p w14:paraId="096A4BBC" w14:textId="77777777" w:rsidR="003E337C" w:rsidRDefault="003E337C" w:rsidP="001409AB">
      <w:pPr>
        <w:tabs>
          <w:tab w:val="left" w:pos="6420"/>
        </w:tabs>
        <w:jc w:val="center"/>
        <w:rPr>
          <w:b/>
          <w:sz w:val="28"/>
          <w:shd w:val="clear" w:color="auto" w:fill="FFFFFF"/>
        </w:rPr>
      </w:pPr>
    </w:p>
    <w:tbl>
      <w:tblPr>
        <w:tblW w:w="9687" w:type="dxa"/>
        <w:tblLook w:val="04A0" w:firstRow="1" w:lastRow="0" w:firstColumn="1" w:lastColumn="0" w:noHBand="0" w:noVBand="1"/>
      </w:tblPr>
      <w:tblGrid>
        <w:gridCol w:w="1833"/>
        <w:gridCol w:w="2126"/>
        <w:gridCol w:w="2099"/>
        <w:gridCol w:w="3685"/>
      </w:tblGrid>
      <w:tr w:rsidR="007936F4" w:rsidRPr="0092207C" w14:paraId="79DCF116" w14:textId="77777777" w:rsidTr="00611BAE">
        <w:trPr>
          <w:trHeight w:val="340"/>
        </w:trPr>
        <w:tc>
          <w:tcPr>
            <w:tcW w:w="1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A9B846" w14:textId="77777777" w:rsidR="007936F4" w:rsidRPr="00CA3827" w:rsidRDefault="007936F4" w:rsidP="007936F4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CA3827">
              <w:rPr>
                <w:b/>
                <w:bCs/>
                <w:color w:val="000000"/>
                <w:sz w:val="22"/>
                <w:szCs w:val="22"/>
              </w:rPr>
              <w:t>Сезон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0F180B" w14:textId="221F967B" w:rsidR="007936F4" w:rsidRPr="007936F4" w:rsidRDefault="007936F4" w:rsidP="007936F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ins w:id="2023" w:author="Microsoft Office User" w:date="2025-07-28T10:53:00Z">
              <w:r w:rsidRPr="007936F4">
                <w:rPr>
                  <w:b/>
                  <w:bCs/>
                  <w:sz w:val="22"/>
                  <w:szCs w:val="22"/>
                </w:rPr>
                <w:t>2023/2024</w:t>
              </w:r>
            </w:ins>
            <w:del w:id="2024" w:author="Microsoft Office User" w:date="2025-07-28T10:53:00Z">
              <w:r w:rsidRPr="007936F4" w:rsidDel="003F2D61">
                <w:rPr>
                  <w:b/>
                  <w:bCs/>
                  <w:color w:val="000000"/>
                  <w:sz w:val="22"/>
                  <w:szCs w:val="22"/>
                </w:rPr>
                <w:delText>2022/2023</w:delText>
              </w:r>
            </w:del>
          </w:p>
        </w:tc>
        <w:tc>
          <w:tcPr>
            <w:tcW w:w="20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1A23D4" w14:textId="1B57F24D" w:rsidR="007936F4" w:rsidRPr="007936F4" w:rsidRDefault="007936F4" w:rsidP="007936F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ins w:id="2025" w:author="Microsoft Office User" w:date="2025-07-28T10:53:00Z">
              <w:r w:rsidRPr="007936F4">
                <w:rPr>
                  <w:b/>
                  <w:bCs/>
                  <w:sz w:val="22"/>
                  <w:szCs w:val="22"/>
                </w:rPr>
                <w:t>2024</w:t>
              </w:r>
              <w:r w:rsidRPr="007936F4">
                <w:rPr>
                  <w:b/>
                  <w:bCs/>
                  <w:sz w:val="22"/>
                  <w:szCs w:val="22"/>
                  <w:lang w:val="en-US"/>
                </w:rPr>
                <w:t>/2025</w:t>
              </w:r>
            </w:ins>
            <w:del w:id="2026" w:author="Microsoft Office User" w:date="2025-07-28T10:53:00Z">
              <w:r w:rsidRPr="007936F4" w:rsidDel="003F2D61">
                <w:rPr>
                  <w:b/>
                  <w:bCs/>
                  <w:color w:val="000000"/>
                  <w:sz w:val="22"/>
                  <w:szCs w:val="22"/>
                </w:rPr>
                <w:delText>2023/2024</w:delText>
              </w:r>
            </w:del>
          </w:p>
        </w:tc>
        <w:tc>
          <w:tcPr>
            <w:tcW w:w="36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DD60F1" w14:textId="023DBB19" w:rsidR="007936F4" w:rsidRPr="007936F4" w:rsidRDefault="007936F4" w:rsidP="007936F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ins w:id="2027" w:author="Microsoft Office User" w:date="2025-07-28T10:53:00Z">
              <w:r w:rsidRPr="007936F4">
                <w:rPr>
                  <w:b/>
                  <w:bCs/>
                  <w:sz w:val="22"/>
                  <w:szCs w:val="22"/>
                </w:rPr>
                <w:t>Изменение</w:t>
              </w:r>
            </w:ins>
            <w:del w:id="2028" w:author="Microsoft Office User" w:date="2025-07-28T10:53:00Z">
              <w:r w:rsidRPr="007936F4" w:rsidDel="003F2D61">
                <w:rPr>
                  <w:b/>
                  <w:bCs/>
                  <w:color w:val="000000"/>
                  <w:sz w:val="22"/>
                  <w:szCs w:val="22"/>
                </w:rPr>
                <w:delText>Изменение</w:delText>
              </w:r>
            </w:del>
          </w:p>
        </w:tc>
      </w:tr>
      <w:tr w:rsidR="007936F4" w:rsidRPr="0092207C" w14:paraId="2B44C1B2" w14:textId="77777777" w:rsidTr="00611BAE">
        <w:trPr>
          <w:trHeight w:val="340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19DCA5" w14:textId="77777777" w:rsidR="007936F4" w:rsidRPr="00CA3827" w:rsidRDefault="007936F4" w:rsidP="007936F4">
            <w:pPr>
              <w:rPr>
                <w:color w:val="000000"/>
                <w:sz w:val="22"/>
                <w:szCs w:val="22"/>
              </w:rPr>
            </w:pPr>
            <w:r w:rsidRPr="00CA3827">
              <w:rPr>
                <w:color w:val="000000"/>
                <w:sz w:val="22"/>
                <w:szCs w:val="22"/>
              </w:rPr>
              <w:t>Пользователи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325EF5" w14:textId="476DBA87" w:rsidR="007936F4" w:rsidRPr="007936F4" w:rsidRDefault="007936F4" w:rsidP="007936F4">
            <w:pPr>
              <w:jc w:val="center"/>
              <w:rPr>
                <w:color w:val="000000"/>
                <w:sz w:val="22"/>
                <w:szCs w:val="22"/>
              </w:rPr>
            </w:pPr>
            <w:ins w:id="2029" w:author="Microsoft Office User" w:date="2025-07-28T10:53:00Z">
              <w:r w:rsidRPr="007936F4">
                <w:rPr>
                  <w:sz w:val="22"/>
                  <w:szCs w:val="22"/>
                  <w:rPrChange w:id="2030" w:author="Microsoft Office User" w:date="2025-07-28T10:53:00Z">
                    <w:rPr/>
                  </w:rPrChange>
                </w:rPr>
                <w:t>628 329</w:t>
              </w:r>
            </w:ins>
            <w:del w:id="2031" w:author="Microsoft Office User" w:date="2025-07-28T10:53:00Z">
              <w:r w:rsidRPr="007936F4" w:rsidDel="003F2D61">
                <w:rPr>
                  <w:color w:val="000000"/>
                  <w:sz w:val="22"/>
                  <w:szCs w:val="22"/>
                </w:rPr>
                <w:delText>600 477</w:delText>
              </w:r>
            </w:del>
          </w:p>
        </w:tc>
        <w:tc>
          <w:tcPr>
            <w:tcW w:w="20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71E5F9" w14:textId="3E4D6AA2" w:rsidR="007936F4" w:rsidRPr="007936F4" w:rsidRDefault="007936F4" w:rsidP="007936F4">
            <w:pPr>
              <w:jc w:val="center"/>
              <w:rPr>
                <w:color w:val="000000"/>
                <w:sz w:val="22"/>
                <w:szCs w:val="22"/>
              </w:rPr>
            </w:pPr>
            <w:ins w:id="2032" w:author="Microsoft Office User" w:date="2025-07-28T10:53:00Z">
              <w:r w:rsidRPr="007936F4">
                <w:rPr>
                  <w:sz w:val="22"/>
                  <w:szCs w:val="22"/>
                  <w:rPrChange w:id="2033" w:author="Microsoft Office User" w:date="2025-07-28T10:53:00Z">
                    <w:rPr/>
                  </w:rPrChange>
                </w:rPr>
                <w:t>762 815</w:t>
              </w:r>
            </w:ins>
            <w:del w:id="2034" w:author="Microsoft Office User" w:date="2025-07-28T10:53:00Z">
              <w:r w:rsidRPr="007936F4" w:rsidDel="003F2D61">
                <w:rPr>
                  <w:color w:val="000000"/>
                  <w:sz w:val="22"/>
                  <w:szCs w:val="22"/>
                </w:rPr>
                <w:delText>628 329</w:delText>
              </w:r>
            </w:del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905CCB" w14:textId="22F26C07" w:rsidR="007936F4" w:rsidRPr="007936F4" w:rsidRDefault="007936F4" w:rsidP="007936F4">
            <w:pPr>
              <w:jc w:val="center"/>
              <w:rPr>
                <w:color w:val="000000"/>
                <w:sz w:val="22"/>
                <w:szCs w:val="22"/>
              </w:rPr>
            </w:pPr>
            <w:ins w:id="2035" w:author="Microsoft Office User" w:date="2025-07-28T10:53:00Z">
              <w:r w:rsidRPr="007936F4">
                <w:rPr>
                  <w:sz w:val="22"/>
                  <w:szCs w:val="22"/>
                  <w:rPrChange w:id="2036" w:author="Microsoft Office User" w:date="2025-07-28T10:53:00Z">
                    <w:rPr/>
                  </w:rPrChange>
                </w:rPr>
                <w:t>+21,4%</w:t>
              </w:r>
            </w:ins>
            <w:del w:id="2037" w:author="Microsoft Office User" w:date="2025-07-28T10:53:00Z">
              <w:r w:rsidRPr="007936F4" w:rsidDel="003F2D61">
                <w:rPr>
                  <w:color w:val="000000"/>
                  <w:sz w:val="22"/>
                  <w:szCs w:val="22"/>
                </w:rPr>
                <w:delText>4,64%</w:delText>
              </w:r>
            </w:del>
          </w:p>
        </w:tc>
      </w:tr>
      <w:tr w:rsidR="007936F4" w:rsidRPr="0092207C" w14:paraId="7634B5C1" w14:textId="77777777" w:rsidTr="00611BAE">
        <w:trPr>
          <w:trHeight w:val="340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C79D5D" w14:textId="77777777" w:rsidR="007936F4" w:rsidRPr="00CA3827" w:rsidRDefault="007936F4" w:rsidP="007936F4">
            <w:pPr>
              <w:rPr>
                <w:color w:val="000000"/>
                <w:sz w:val="22"/>
                <w:szCs w:val="22"/>
              </w:rPr>
            </w:pPr>
            <w:r w:rsidRPr="00CA3827">
              <w:rPr>
                <w:color w:val="000000"/>
                <w:sz w:val="22"/>
                <w:szCs w:val="22"/>
              </w:rPr>
              <w:t>Сессии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ECA825" w14:textId="7FC9A146" w:rsidR="007936F4" w:rsidRPr="007936F4" w:rsidRDefault="007936F4" w:rsidP="007936F4">
            <w:pPr>
              <w:jc w:val="center"/>
              <w:rPr>
                <w:color w:val="000000"/>
                <w:sz w:val="22"/>
                <w:szCs w:val="22"/>
              </w:rPr>
            </w:pPr>
            <w:ins w:id="2038" w:author="Microsoft Office User" w:date="2025-07-28T10:53:00Z">
              <w:r w:rsidRPr="007936F4">
                <w:rPr>
                  <w:sz w:val="22"/>
                  <w:szCs w:val="22"/>
                  <w:rPrChange w:id="2039" w:author="Microsoft Office User" w:date="2025-07-28T10:53:00Z">
                    <w:rPr/>
                  </w:rPrChange>
                </w:rPr>
                <w:t>114 065 746</w:t>
              </w:r>
            </w:ins>
            <w:del w:id="2040" w:author="Microsoft Office User" w:date="2025-07-28T10:53:00Z">
              <w:r w:rsidRPr="007936F4" w:rsidDel="003F2D61">
                <w:rPr>
                  <w:color w:val="000000"/>
                  <w:sz w:val="22"/>
                  <w:szCs w:val="22"/>
                </w:rPr>
                <w:delText>92 170 293</w:delText>
              </w:r>
            </w:del>
          </w:p>
        </w:tc>
        <w:tc>
          <w:tcPr>
            <w:tcW w:w="20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FB3F21" w14:textId="4181727D" w:rsidR="007936F4" w:rsidRPr="007936F4" w:rsidRDefault="007936F4" w:rsidP="007936F4">
            <w:pPr>
              <w:jc w:val="center"/>
              <w:rPr>
                <w:color w:val="000000"/>
                <w:sz w:val="22"/>
                <w:szCs w:val="22"/>
              </w:rPr>
            </w:pPr>
            <w:ins w:id="2041" w:author="Microsoft Office User" w:date="2025-07-28T10:53:00Z">
              <w:r w:rsidRPr="007936F4">
                <w:rPr>
                  <w:sz w:val="22"/>
                  <w:szCs w:val="22"/>
                  <w:rPrChange w:id="2042" w:author="Microsoft Office User" w:date="2025-07-28T10:53:00Z">
                    <w:rPr/>
                  </w:rPrChange>
                </w:rPr>
                <w:t>142 257 618</w:t>
              </w:r>
            </w:ins>
            <w:del w:id="2043" w:author="Microsoft Office User" w:date="2025-07-28T10:53:00Z">
              <w:r w:rsidRPr="007936F4" w:rsidDel="003F2D61">
                <w:rPr>
                  <w:color w:val="000000"/>
                  <w:sz w:val="22"/>
                  <w:szCs w:val="22"/>
                </w:rPr>
                <w:delText>114 065 746</w:delText>
              </w:r>
            </w:del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B1847E" w14:textId="3500FA56" w:rsidR="007936F4" w:rsidRPr="007936F4" w:rsidRDefault="007936F4" w:rsidP="007936F4">
            <w:pPr>
              <w:jc w:val="center"/>
              <w:rPr>
                <w:color w:val="000000"/>
                <w:sz w:val="22"/>
                <w:szCs w:val="22"/>
              </w:rPr>
            </w:pPr>
            <w:ins w:id="2044" w:author="Microsoft Office User" w:date="2025-07-28T10:53:00Z">
              <w:r w:rsidRPr="007936F4">
                <w:rPr>
                  <w:sz w:val="22"/>
                  <w:szCs w:val="22"/>
                  <w:rPrChange w:id="2045" w:author="Microsoft Office User" w:date="2025-07-28T10:53:00Z">
                    <w:rPr/>
                  </w:rPrChange>
                </w:rPr>
                <w:t>+24,7%</w:t>
              </w:r>
            </w:ins>
            <w:del w:id="2046" w:author="Microsoft Office User" w:date="2025-07-28T10:53:00Z">
              <w:r w:rsidRPr="007936F4" w:rsidDel="003F2D61">
                <w:rPr>
                  <w:color w:val="000000"/>
                  <w:sz w:val="22"/>
                  <w:szCs w:val="22"/>
                </w:rPr>
                <w:delText>23,76%</w:delText>
              </w:r>
            </w:del>
          </w:p>
        </w:tc>
      </w:tr>
      <w:tr w:rsidR="007936F4" w:rsidRPr="0092207C" w14:paraId="6797037F" w14:textId="77777777" w:rsidTr="00611BAE">
        <w:trPr>
          <w:trHeight w:val="340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2DA11A" w14:textId="77777777" w:rsidR="007936F4" w:rsidRPr="00CA3827" w:rsidRDefault="007936F4" w:rsidP="007936F4">
            <w:pPr>
              <w:rPr>
                <w:color w:val="000000"/>
                <w:sz w:val="22"/>
                <w:szCs w:val="22"/>
              </w:rPr>
            </w:pPr>
            <w:r w:rsidRPr="00CA3827">
              <w:rPr>
                <w:color w:val="000000"/>
                <w:sz w:val="22"/>
                <w:szCs w:val="22"/>
              </w:rPr>
              <w:t>Установки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8A432D" w14:textId="1F4BDA09" w:rsidR="007936F4" w:rsidRPr="007936F4" w:rsidRDefault="007936F4" w:rsidP="007936F4">
            <w:pPr>
              <w:jc w:val="center"/>
              <w:rPr>
                <w:color w:val="000000"/>
                <w:sz w:val="22"/>
                <w:szCs w:val="22"/>
              </w:rPr>
            </w:pPr>
            <w:ins w:id="2047" w:author="Microsoft Office User" w:date="2025-07-28T10:53:00Z">
              <w:r w:rsidRPr="007936F4">
                <w:rPr>
                  <w:sz w:val="22"/>
                  <w:szCs w:val="22"/>
                  <w:rPrChange w:id="2048" w:author="Microsoft Office User" w:date="2025-07-28T10:53:00Z">
                    <w:rPr/>
                  </w:rPrChange>
                </w:rPr>
                <w:t>342 968</w:t>
              </w:r>
            </w:ins>
            <w:del w:id="2049" w:author="Microsoft Office User" w:date="2025-07-28T10:53:00Z">
              <w:r w:rsidRPr="007936F4" w:rsidDel="003F2D61">
                <w:rPr>
                  <w:color w:val="000000"/>
                  <w:sz w:val="22"/>
                  <w:szCs w:val="22"/>
                </w:rPr>
                <w:delText>346 372</w:delText>
              </w:r>
            </w:del>
          </w:p>
        </w:tc>
        <w:tc>
          <w:tcPr>
            <w:tcW w:w="20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40024A" w14:textId="3EBCA95A" w:rsidR="007936F4" w:rsidRPr="007936F4" w:rsidRDefault="007936F4" w:rsidP="007936F4">
            <w:pPr>
              <w:jc w:val="center"/>
              <w:rPr>
                <w:color w:val="000000"/>
                <w:sz w:val="22"/>
                <w:szCs w:val="22"/>
              </w:rPr>
            </w:pPr>
            <w:ins w:id="2050" w:author="Microsoft Office User" w:date="2025-07-28T10:53:00Z">
              <w:r w:rsidRPr="007936F4">
                <w:rPr>
                  <w:sz w:val="22"/>
                  <w:szCs w:val="22"/>
                  <w:rPrChange w:id="2051" w:author="Microsoft Office User" w:date="2025-07-28T10:53:00Z">
                    <w:rPr/>
                  </w:rPrChange>
                </w:rPr>
                <w:t>383 271</w:t>
              </w:r>
            </w:ins>
            <w:del w:id="2052" w:author="Microsoft Office User" w:date="2025-07-28T10:53:00Z">
              <w:r w:rsidRPr="007936F4" w:rsidDel="003F2D61">
                <w:rPr>
                  <w:color w:val="000000"/>
                  <w:sz w:val="22"/>
                  <w:szCs w:val="22"/>
                </w:rPr>
                <w:delText>342 968</w:delText>
              </w:r>
            </w:del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A4D547" w14:textId="7C11E2D2" w:rsidR="007936F4" w:rsidRPr="007936F4" w:rsidRDefault="007936F4" w:rsidP="007936F4">
            <w:pPr>
              <w:jc w:val="center"/>
              <w:rPr>
                <w:color w:val="000000"/>
                <w:sz w:val="22"/>
                <w:szCs w:val="22"/>
              </w:rPr>
            </w:pPr>
            <w:ins w:id="2053" w:author="Microsoft Office User" w:date="2025-07-28T10:53:00Z">
              <w:r w:rsidRPr="007936F4">
                <w:rPr>
                  <w:sz w:val="22"/>
                  <w:szCs w:val="22"/>
                  <w:rPrChange w:id="2054" w:author="Microsoft Office User" w:date="2025-07-28T10:53:00Z">
                    <w:rPr/>
                  </w:rPrChange>
                </w:rPr>
                <w:t>+11,8%</w:t>
              </w:r>
            </w:ins>
            <w:del w:id="2055" w:author="Microsoft Office User" w:date="2025-07-28T10:53:00Z">
              <w:r w:rsidRPr="007936F4" w:rsidDel="003F2D61">
                <w:rPr>
                  <w:color w:val="000000"/>
                  <w:sz w:val="22"/>
                  <w:szCs w:val="22"/>
                </w:rPr>
                <w:delText>-0,98%</w:delText>
              </w:r>
            </w:del>
          </w:p>
        </w:tc>
      </w:tr>
    </w:tbl>
    <w:p w14:paraId="6B7A337E" w14:textId="77777777" w:rsidR="000D7C88" w:rsidRPr="00CA3827" w:rsidRDefault="000D7C88" w:rsidP="000132BE">
      <w:pPr>
        <w:tabs>
          <w:tab w:val="left" w:pos="6420"/>
        </w:tabs>
        <w:rPr>
          <w:b/>
          <w:sz w:val="28"/>
          <w:shd w:val="clear" w:color="auto" w:fill="FFFFFF"/>
          <w:lang w:val="en-US"/>
        </w:rPr>
      </w:pPr>
    </w:p>
    <w:p w14:paraId="06F65E8D" w14:textId="6942921C" w:rsidR="00A16296" w:rsidRDefault="00A16296" w:rsidP="00220492">
      <w:pPr>
        <w:tabs>
          <w:tab w:val="left" w:pos="6420"/>
        </w:tabs>
        <w:jc w:val="center"/>
        <w:rPr>
          <w:b/>
          <w:sz w:val="28"/>
          <w:shd w:val="clear" w:color="auto" w:fill="FFFFFF"/>
        </w:rPr>
      </w:pPr>
      <w:r>
        <w:rPr>
          <w:b/>
          <w:sz w:val="28"/>
          <w:shd w:val="clear" w:color="auto" w:fill="FFFFFF"/>
        </w:rPr>
        <w:t>Источники установок</w:t>
      </w:r>
      <w:r w:rsidR="000D7C88">
        <w:rPr>
          <w:b/>
          <w:sz w:val="28"/>
          <w:shd w:val="clear" w:color="auto" w:fill="FFFFFF"/>
        </w:rPr>
        <w:t xml:space="preserve"> </w:t>
      </w:r>
      <w:r w:rsidR="000D7C88">
        <w:rPr>
          <w:b/>
          <w:color w:val="222222"/>
          <w:sz w:val="28"/>
          <w:shd w:val="clear" w:color="auto" w:fill="FFFFFF"/>
        </w:rPr>
        <w:t>в сезоне 202</w:t>
      </w:r>
      <w:ins w:id="2056" w:author="Microsoft Office User" w:date="2025-07-28T11:34:00Z">
        <w:r w:rsidR="00CE6558">
          <w:rPr>
            <w:b/>
            <w:color w:val="222222"/>
            <w:sz w:val="28"/>
            <w:shd w:val="clear" w:color="auto" w:fill="FFFFFF"/>
          </w:rPr>
          <w:t>4</w:t>
        </w:r>
      </w:ins>
      <w:del w:id="2057" w:author="Microsoft Office User" w:date="2025-07-28T11:34:00Z">
        <w:r w:rsidR="00422B68" w:rsidDel="00CE6558">
          <w:rPr>
            <w:b/>
            <w:color w:val="222222"/>
            <w:sz w:val="28"/>
            <w:shd w:val="clear" w:color="auto" w:fill="FFFFFF"/>
          </w:rPr>
          <w:delText>3</w:delText>
        </w:r>
      </w:del>
      <w:r w:rsidR="000D7C88">
        <w:rPr>
          <w:b/>
          <w:color w:val="222222"/>
          <w:sz w:val="28"/>
          <w:shd w:val="clear" w:color="auto" w:fill="FFFFFF"/>
        </w:rPr>
        <w:t>/202</w:t>
      </w:r>
      <w:ins w:id="2058" w:author="Microsoft Office User" w:date="2025-07-28T11:34:00Z">
        <w:r w:rsidR="00CE6558">
          <w:rPr>
            <w:b/>
            <w:color w:val="222222"/>
            <w:sz w:val="28"/>
            <w:shd w:val="clear" w:color="auto" w:fill="FFFFFF"/>
          </w:rPr>
          <w:t>5</w:t>
        </w:r>
      </w:ins>
      <w:del w:id="2059" w:author="Microsoft Office User" w:date="2025-07-28T11:34:00Z">
        <w:r w:rsidR="00422B68" w:rsidDel="00CE6558">
          <w:rPr>
            <w:b/>
            <w:color w:val="222222"/>
            <w:sz w:val="28"/>
            <w:shd w:val="clear" w:color="auto" w:fill="FFFFFF"/>
          </w:rPr>
          <w:delText>4</w:delText>
        </w:r>
      </w:del>
    </w:p>
    <w:p w14:paraId="2086F0C0" w14:textId="77777777" w:rsidR="00220492" w:rsidRPr="00220492" w:rsidRDefault="00220492" w:rsidP="00220492">
      <w:pPr>
        <w:tabs>
          <w:tab w:val="left" w:pos="6420"/>
        </w:tabs>
        <w:jc w:val="center"/>
        <w:rPr>
          <w:b/>
          <w:sz w:val="28"/>
          <w:shd w:val="clear" w:color="auto" w:fill="FFFFFF"/>
        </w:rPr>
      </w:pPr>
    </w:p>
    <w:tbl>
      <w:tblPr>
        <w:tblW w:w="9496" w:type="dxa"/>
        <w:tblLook w:val="04A0" w:firstRow="1" w:lastRow="0" w:firstColumn="1" w:lastColumn="0" w:noHBand="0" w:noVBand="1"/>
      </w:tblPr>
      <w:tblGrid>
        <w:gridCol w:w="1911"/>
        <w:gridCol w:w="2328"/>
        <w:gridCol w:w="2625"/>
        <w:gridCol w:w="2765"/>
      </w:tblGrid>
      <w:tr w:rsidR="007936F4" w:rsidRPr="0092207C" w14:paraId="04C567DC" w14:textId="77777777" w:rsidTr="00611BAE">
        <w:trPr>
          <w:trHeight w:val="32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51B31" w14:textId="77777777" w:rsidR="007936F4" w:rsidRPr="00CA3827" w:rsidRDefault="007936F4" w:rsidP="007936F4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CA3827">
              <w:rPr>
                <w:b/>
                <w:bCs/>
                <w:color w:val="000000"/>
                <w:sz w:val="22"/>
                <w:szCs w:val="22"/>
              </w:rPr>
              <w:t>Источник</w:t>
            </w:r>
          </w:p>
        </w:tc>
        <w:tc>
          <w:tcPr>
            <w:tcW w:w="2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12D60" w14:textId="6B2745D7" w:rsidR="007936F4" w:rsidRPr="007936F4" w:rsidRDefault="007936F4" w:rsidP="007936F4">
            <w:pPr>
              <w:rPr>
                <w:b/>
                <w:bCs/>
                <w:color w:val="000000"/>
                <w:sz w:val="22"/>
                <w:szCs w:val="22"/>
              </w:rPr>
            </w:pPr>
            <w:ins w:id="2060" w:author="Microsoft Office User" w:date="2025-07-28T10:55:00Z">
              <w:r w:rsidRPr="007936F4">
                <w:rPr>
                  <w:b/>
                  <w:bCs/>
                  <w:sz w:val="22"/>
                  <w:szCs w:val="22"/>
                </w:rPr>
                <w:t>Установки</w:t>
              </w:r>
            </w:ins>
            <w:del w:id="2061" w:author="Microsoft Office User" w:date="2025-07-28T10:55:00Z">
              <w:r w:rsidRPr="007936F4" w:rsidDel="00ED0B60">
                <w:rPr>
                  <w:b/>
                  <w:bCs/>
                  <w:color w:val="000000"/>
                  <w:sz w:val="22"/>
                  <w:szCs w:val="22"/>
                </w:rPr>
                <w:delText>Установки</w:delText>
              </w:r>
            </w:del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6780C" w14:textId="2CCCDB73" w:rsidR="007936F4" w:rsidRPr="007936F4" w:rsidRDefault="007936F4" w:rsidP="007936F4">
            <w:pPr>
              <w:rPr>
                <w:b/>
                <w:bCs/>
                <w:color w:val="000000"/>
                <w:sz w:val="22"/>
                <w:szCs w:val="22"/>
              </w:rPr>
            </w:pPr>
            <w:ins w:id="2062" w:author="Microsoft Office User" w:date="2025-07-28T10:55:00Z">
              <w:r w:rsidRPr="007936F4">
                <w:rPr>
                  <w:b/>
                  <w:bCs/>
                  <w:sz w:val="22"/>
                  <w:szCs w:val="22"/>
                </w:rPr>
                <w:t>Конверсия в установку</w:t>
              </w:r>
            </w:ins>
            <w:del w:id="2063" w:author="Microsoft Office User" w:date="2025-07-28T10:55:00Z">
              <w:r w:rsidRPr="007936F4" w:rsidDel="00ED0B60">
                <w:rPr>
                  <w:b/>
                  <w:bCs/>
                  <w:color w:val="000000"/>
                  <w:sz w:val="22"/>
                  <w:szCs w:val="22"/>
                </w:rPr>
                <w:delText>Конверсия в установку</w:delText>
              </w:r>
            </w:del>
          </w:p>
        </w:tc>
        <w:tc>
          <w:tcPr>
            <w:tcW w:w="2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8125E" w14:textId="3B7D95A8" w:rsidR="007936F4" w:rsidRPr="007936F4" w:rsidRDefault="007936F4" w:rsidP="007936F4">
            <w:pPr>
              <w:rPr>
                <w:b/>
                <w:bCs/>
                <w:color w:val="000000"/>
                <w:sz w:val="22"/>
                <w:szCs w:val="22"/>
              </w:rPr>
            </w:pPr>
            <w:ins w:id="2064" w:author="Microsoft Office User" w:date="2025-07-28T10:55:00Z">
              <w:r w:rsidRPr="007936F4">
                <w:rPr>
                  <w:b/>
                  <w:bCs/>
                  <w:sz w:val="22"/>
                  <w:szCs w:val="22"/>
                </w:rPr>
                <w:t>Сессии</w:t>
              </w:r>
            </w:ins>
            <w:del w:id="2065" w:author="Microsoft Office User" w:date="2025-07-28T10:55:00Z">
              <w:r w:rsidRPr="007936F4" w:rsidDel="00ED0B60">
                <w:rPr>
                  <w:b/>
                  <w:bCs/>
                  <w:color w:val="000000"/>
                  <w:sz w:val="22"/>
                  <w:szCs w:val="22"/>
                </w:rPr>
                <w:delText>Сессии</w:delText>
              </w:r>
            </w:del>
          </w:p>
        </w:tc>
      </w:tr>
      <w:tr w:rsidR="007936F4" w:rsidRPr="0092207C" w14:paraId="040E70F3" w14:textId="77777777" w:rsidTr="00611BAE">
        <w:trPr>
          <w:trHeight w:val="32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E0FE2" w14:textId="77777777" w:rsidR="007936F4" w:rsidRPr="00CA3827" w:rsidRDefault="007936F4" w:rsidP="007936F4">
            <w:pPr>
              <w:rPr>
                <w:color w:val="000000"/>
                <w:sz w:val="22"/>
                <w:szCs w:val="22"/>
              </w:rPr>
            </w:pPr>
            <w:r w:rsidRPr="00CA3827">
              <w:rPr>
                <w:color w:val="000000"/>
                <w:sz w:val="22"/>
                <w:szCs w:val="22"/>
              </w:rPr>
              <w:t>Органика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403FB" w14:textId="7140724F" w:rsidR="007936F4" w:rsidRPr="007936F4" w:rsidRDefault="007936F4" w:rsidP="007936F4">
            <w:pPr>
              <w:jc w:val="right"/>
              <w:rPr>
                <w:color w:val="000000"/>
                <w:sz w:val="22"/>
                <w:szCs w:val="22"/>
              </w:rPr>
            </w:pPr>
            <w:ins w:id="2066" w:author="Microsoft Office User" w:date="2025-07-28T10:55:00Z">
              <w:r w:rsidRPr="007936F4">
                <w:rPr>
                  <w:sz w:val="22"/>
                  <w:szCs w:val="22"/>
                  <w:rPrChange w:id="2067" w:author="Microsoft Office User" w:date="2025-07-28T10:55:00Z">
                    <w:rPr/>
                  </w:rPrChange>
                </w:rPr>
                <w:t>382 158</w:t>
              </w:r>
            </w:ins>
            <w:del w:id="2068" w:author="Microsoft Office User" w:date="2025-07-28T10:55:00Z">
              <w:r w:rsidRPr="007936F4" w:rsidDel="00ED0B60">
                <w:rPr>
                  <w:color w:val="000000"/>
                  <w:sz w:val="22"/>
                  <w:szCs w:val="22"/>
                </w:rPr>
                <w:delText>342 190</w:delText>
              </w:r>
            </w:del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97478" w14:textId="2D2D78BD" w:rsidR="007936F4" w:rsidRPr="007936F4" w:rsidRDefault="007936F4" w:rsidP="007936F4">
            <w:pPr>
              <w:jc w:val="right"/>
              <w:rPr>
                <w:color w:val="000000"/>
                <w:sz w:val="22"/>
                <w:szCs w:val="22"/>
              </w:rPr>
            </w:pPr>
            <w:ins w:id="2069" w:author="Microsoft Office User" w:date="2025-07-28T10:55:00Z">
              <w:r w:rsidRPr="007936F4">
                <w:rPr>
                  <w:sz w:val="22"/>
                  <w:szCs w:val="22"/>
                  <w:rPrChange w:id="2070" w:author="Microsoft Office User" w:date="2025-07-28T10:55:00Z">
                    <w:rPr/>
                  </w:rPrChange>
                </w:rPr>
                <w:t>н/д</w:t>
              </w:r>
            </w:ins>
            <w:del w:id="2071" w:author="Microsoft Office User" w:date="2025-07-28T10:55:00Z">
              <w:r w:rsidRPr="007936F4" w:rsidDel="00ED0B60">
                <w:rPr>
                  <w:color w:val="000000"/>
                  <w:sz w:val="22"/>
                  <w:szCs w:val="22"/>
                </w:rPr>
                <w:delText>н/д</w:delText>
              </w:r>
            </w:del>
          </w:p>
        </w:tc>
        <w:tc>
          <w:tcPr>
            <w:tcW w:w="2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619F4" w14:textId="247B7B9E" w:rsidR="007936F4" w:rsidRPr="007936F4" w:rsidRDefault="007936F4" w:rsidP="007936F4">
            <w:pPr>
              <w:jc w:val="right"/>
              <w:rPr>
                <w:color w:val="000000"/>
                <w:sz w:val="22"/>
                <w:szCs w:val="22"/>
              </w:rPr>
            </w:pPr>
            <w:ins w:id="2072" w:author="Microsoft Office User" w:date="2025-07-28T10:55:00Z">
              <w:r w:rsidRPr="007936F4">
                <w:rPr>
                  <w:sz w:val="22"/>
                  <w:szCs w:val="22"/>
                  <w:rPrChange w:id="2073" w:author="Microsoft Office User" w:date="2025-07-28T10:55:00Z">
                    <w:rPr/>
                  </w:rPrChange>
                </w:rPr>
                <w:t>51 580 316</w:t>
              </w:r>
            </w:ins>
            <w:del w:id="2074" w:author="Microsoft Office User" w:date="2025-07-28T10:55:00Z">
              <w:r w:rsidRPr="007936F4" w:rsidDel="00ED0B60">
                <w:rPr>
                  <w:color w:val="000000"/>
                  <w:sz w:val="22"/>
                  <w:szCs w:val="22"/>
                </w:rPr>
                <w:delText>41 714 230</w:delText>
              </w:r>
            </w:del>
          </w:p>
        </w:tc>
      </w:tr>
      <w:tr w:rsidR="007936F4" w:rsidRPr="0092207C" w14:paraId="47819A07" w14:textId="77777777" w:rsidTr="00611BAE">
        <w:trPr>
          <w:trHeight w:val="32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FBC72" w14:textId="6D0595D3" w:rsidR="007936F4" w:rsidRPr="00CA3827" w:rsidRDefault="007936F4" w:rsidP="007936F4">
            <w:pPr>
              <w:rPr>
                <w:color w:val="000000"/>
                <w:sz w:val="22"/>
                <w:szCs w:val="22"/>
              </w:rPr>
            </w:pPr>
            <w:r w:rsidRPr="00CA3827">
              <w:rPr>
                <w:color w:val="000000"/>
                <w:sz w:val="22"/>
                <w:szCs w:val="22"/>
              </w:rPr>
              <w:t>Email-рассылки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D34A9" w14:textId="75BA8441" w:rsidR="007936F4" w:rsidRPr="007936F4" w:rsidRDefault="007936F4" w:rsidP="007936F4">
            <w:pPr>
              <w:jc w:val="right"/>
              <w:rPr>
                <w:color w:val="000000"/>
                <w:sz w:val="22"/>
                <w:szCs w:val="22"/>
              </w:rPr>
            </w:pPr>
            <w:ins w:id="2075" w:author="Microsoft Office User" w:date="2025-07-28T10:55:00Z">
              <w:r w:rsidRPr="007936F4">
                <w:rPr>
                  <w:sz w:val="22"/>
                  <w:szCs w:val="22"/>
                  <w:rPrChange w:id="2076" w:author="Microsoft Office User" w:date="2025-07-28T10:55:00Z">
                    <w:rPr/>
                  </w:rPrChange>
                </w:rPr>
                <w:t>152</w:t>
              </w:r>
            </w:ins>
            <w:del w:id="2077" w:author="Microsoft Office User" w:date="2025-07-28T10:55:00Z">
              <w:r w:rsidRPr="007936F4" w:rsidDel="00ED0B60">
                <w:rPr>
                  <w:color w:val="000000"/>
                  <w:sz w:val="22"/>
                  <w:szCs w:val="22"/>
                </w:rPr>
                <w:delText>628</w:delText>
              </w:r>
            </w:del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A09AB" w14:textId="7E900960" w:rsidR="007936F4" w:rsidRPr="007936F4" w:rsidRDefault="007936F4" w:rsidP="007936F4">
            <w:pPr>
              <w:jc w:val="right"/>
              <w:rPr>
                <w:color w:val="000000"/>
                <w:sz w:val="22"/>
                <w:szCs w:val="22"/>
                <w:lang w:val="en-US"/>
              </w:rPr>
            </w:pPr>
            <w:ins w:id="2078" w:author="Microsoft Office User" w:date="2025-07-28T10:55:00Z">
              <w:r w:rsidRPr="007936F4">
                <w:rPr>
                  <w:sz w:val="22"/>
                  <w:szCs w:val="22"/>
                  <w:rPrChange w:id="2079" w:author="Microsoft Office User" w:date="2025-07-28T10:55:00Z">
                    <w:rPr/>
                  </w:rPrChange>
                </w:rPr>
                <w:t>6,87 %</w:t>
              </w:r>
            </w:ins>
            <w:del w:id="2080" w:author="Microsoft Office User" w:date="2025-07-28T10:55:00Z">
              <w:r w:rsidRPr="007936F4" w:rsidDel="00ED0B60">
                <w:rPr>
                  <w:color w:val="000000"/>
                  <w:sz w:val="22"/>
                  <w:szCs w:val="22"/>
                </w:rPr>
                <w:delText>5.49</w:delText>
              </w:r>
              <w:r w:rsidRPr="007936F4" w:rsidDel="00ED0B60">
                <w:rPr>
                  <w:color w:val="000000"/>
                  <w:sz w:val="22"/>
                  <w:szCs w:val="22"/>
                  <w:lang w:val="en-US"/>
                </w:rPr>
                <w:delText>%</w:delText>
              </w:r>
            </w:del>
          </w:p>
        </w:tc>
        <w:tc>
          <w:tcPr>
            <w:tcW w:w="2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1A987" w14:textId="6F5FF0CE" w:rsidR="007936F4" w:rsidRPr="007936F4" w:rsidRDefault="007936F4" w:rsidP="007936F4">
            <w:pPr>
              <w:jc w:val="right"/>
              <w:rPr>
                <w:color w:val="000000"/>
                <w:sz w:val="22"/>
                <w:szCs w:val="22"/>
              </w:rPr>
            </w:pPr>
            <w:ins w:id="2081" w:author="Microsoft Office User" w:date="2025-07-28T10:55:00Z">
              <w:r w:rsidRPr="007936F4">
                <w:rPr>
                  <w:sz w:val="22"/>
                  <w:szCs w:val="22"/>
                  <w:rPrChange w:id="2082" w:author="Microsoft Office User" w:date="2025-07-28T10:55:00Z">
                    <w:rPr/>
                  </w:rPrChange>
                </w:rPr>
                <w:t>9 409</w:t>
              </w:r>
            </w:ins>
            <w:del w:id="2083" w:author="Microsoft Office User" w:date="2025-07-28T10:55:00Z">
              <w:r w:rsidRPr="007936F4" w:rsidDel="00ED0B60">
                <w:rPr>
                  <w:color w:val="000000"/>
                  <w:sz w:val="22"/>
                  <w:szCs w:val="22"/>
                </w:rPr>
                <w:delText>9 999</w:delText>
              </w:r>
            </w:del>
          </w:p>
        </w:tc>
      </w:tr>
      <w:tr w:rsidR="007936F4" w:rsidRPr="0092207C" w14:paraId="32B5E218" w14:textId="77777777" w:rsidTr="00611BAE">
        <w:trPr>
          <w:trHeight w:val="32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ECD4B" w14:textId="42759DD0" w:rsidR="007936F4" w:rsidRPr="00CA3827" w:rsidRDefault="007936F4" w:rsidP="007936F4">
            <w:pPr>
              <w:rPr>
                <w:color w:val="000000"/>
                <w:sz w:val="22"/>
                <w:szCs w:val="22"/>
              </w:rPr>
            </w:pPr>
            <w:r w:rsidRPr="00CA3827">
              <w:rPr>
                <w:color w:val="000000"/>
                <w:sz w:val="22"/>
                <w:szCs w:val="22"/>
                <w:lang w:val="en-US"/>
              </w:rPr>
              <w:t>khl</w:t>
            </w:r>
            <w:r w:rsidRPr="00CA3827">
              <w:rPr>
                <w:color w:val="000000"/>
                <w:sz w:val="22"/>
                <w:szCs w:val="22"/>
              </w:rPr>
              <w:t>.ru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68C6A" w14:textId="533FC884" w:rsidR="007936F4" w:rsidRPr="007936F4" w:rsidRDefault="007936F4" w:rsidP="007936F4">
            <w:pPr>
              <w:jc w:val="right"/>
              <w:rPr>
                <w:color w:val="000000"/>
                <w:sz w:val="22"/>
                <w:szCs w:val="22"/>
              </w:rPr>
            </w:pPr>
            <w:ins w:id="2084" w:author="Microsoft Office User" w:date="2025-07-28T10:55:00Z">
              <w:r w:rsidRPr="007936F4">
                <w:rPr>
                  <w:sz w:val="22"/>
                  <w:szCs w:val="22"/>
                  <w:rPrChange w:id="2085" w:author="Microsoft Office User" w:date="2025-07-28T10:55:00Z">
                    <w:rPr/>
                  </w:rPrChange>
                </w:rPr>
                <w:t>655</w:t>
              </w:r>
            </w:ins>
            <w:del w:id="2086" w:author="Microsoft Office User" w:date="2025-07-28T10:55:00Z">
              <w:r w:rsidRPr="007936F4" w:rsidDel="00ED0B60">
                <w:rPr>
                  <w:color w:val="000000"/>
                  <w:sz w:val="22"/>
                  <w:szCs w:val="22"/>
                </w:rPr>
                <w:delText>149</w:delText>
              </w:r>
            </w:del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593FF" w14:textId="7D25BA32" w:rsidR="007936F4" w:rsidRPr="007936F4" w:rsidRDefault="007936F4" w:rsidP="007936F4">
            <w:pPr>
              <w:jc w:val="right"/>
              <w:rPr>
                <w:color w:val="000000"/>
                <w:sz w:val="22"/>
                <w:szCs w:val="22"/>
              </w:rPr>
            </w:pPr>
            <w:ins w:id="2087" w:author="Microsoft Office User" w:date="2025-07-28T10:55:00Z">
              <w:r w:rsidRPr="007936F4">
                <w:rPr>
                  <w:sz w:val="22"/>
                  <w:szCs w:val="22"/>
                  <w:rPrChange w:id="2088" w:author="Microsoft Office User" w:date="2025-07-28T10:55:00Z">
                    <w:rPr/>
                  </w:rPrChange>
                </w:rPr>
                <w:t>5,08 %</w:t>
              </w:r>
            </w:ins>
            <w:del w:id="2089" w:author="Microsoft Office User" w:date="2025-07-28T10:55:00Z">
              <w:r w:rsidRPr="007936F4" w:rsidDel="00ED0B60">
                <w:rPr>
                  <w:color w:val="000000"/>
                  <w:sz w:val="22"/>
                  <w:szCs w:val="22"/>
                  <w:lang w:val="en-US"/>
                </w:rPr>
                <w:delText>2.86%</w:delText>
              </w:r>
            </w:del>
          </w:p>
        </w:tc>
        <w:tc>
          <w:tcPr>
            <w:tcW w:w="2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BA782" w14:textId="5CC7B3A0" w:rsidR="007936F4" w:rsidRPr="007936F4" w:rsidRDefault="007936F4" w:rsidP="007936F4">
            <w:pPr>
              <w:jc w:val="right"/>
              <w:rPr>
                <w:color w:val="000000"/>
                <w:sz w:val="22"/>
                <w:szCs w:val="22"/>
              </w:rPr>
            </w:pPr>
            <w:ins w:id="2090" w:author="Microsoft Office User" w:date="2025-07-28T10:55:00Z">
              <w:r w:rsidRPr="007936F4">
                <w:rPr>
                  <w:sz w:val="22"/>
                  <w:szCs w:val="22"/>
                  <w:rPrChange w:id="2091" w:author="Microsoft Office User" w:date="2025-07-28T10:55:00Z">
                    <w:rPr/>
                  </w:rPrChange>
                </w:rPr>
                <w:t>54 741</w:t>
              </w:r>
            </w:ins>
            <w:del w:id="2092" w:author="Microsoft Office User" w:date="2025-07-28T10:55:00Z">
              <w:r w:rsidRPr="007936F4" w:rsidDel="00ED0B60">
                <w:rPr>
                  <w:color w:val="000000"/>
                  <w:sz w:val="22"/>
                  <w:szCs w:val="22"/>
                </w:rPr>
                <w:delText>72 874</w:delText>
              </w:r>
            </w:del>
          </w:p>
        </w:tc>
      </w:tr>
    </w:tbl>
    <w:p w14:paraId="11949AFA" w14:textId="77777777" w:rsidR="00422B68" w:rsidRDefault="00422B68" w:rsidP="00E9646B">
      <w:pPr>
        <w:tabs>
          <w:tab w:val="num" w:pos="284"/>
        </w:tabs>
        <w:spacing w:line="360" w:lineRule="auto"/>
        <w:jc w:val="both"/>
        <w:rPr>
          <w:sz w:val="28"/>
        </w:rPr>
      </w:pPr>
    </w:p>
    <w:p w14:paraId="73CEB968" w14:textId="42D5A9BF" w:rsidR="00220492" w:rsidRPr="00AD480C" w:rsidRDefault="000132BE" w:rsidP="00E9646B">
      <w:pPr>
        <w:tabs>
          <w:tab w:val="num" w:pos="284"/>
        </w:tabs>
        <w:spacing w:line="360" w:lineRule="auto"/>
        <w:jc w:val="both"/>
        <w:rPr>
          <w:sz w:val="28"/>
        </w:rPr>
      </w:pPr>
      <w:r>
        <w:rPr>
          <w:sz w:val="28"/>
        </w:rPr>
        <w:t xml:space="preserve">            </w:t>
      </w:r>
      <w:r w:rsidR="003E337C">
        <w:rPr>
          <w:sz w:val="28"/>
        </w:rPr>
        <w:t>К</w:t>
      </w:r>
      <w:r w:rsidR="00220492">
        <w:rPr>
          <w:sz w:val="28"/>
        </w:rPr>
        <w:t xml:space="preserve">нопки </w:t>
      </w:r>
      <w:r w:rsidR="00A0597C">
        <w:rPr>
          <w:sz w:val="28"/>
        </w:rPr>
        <w:t>для</w:t>
      </w:r>
      <w:r w:rsidR="00220492">
        <w:rPr>
          <w:sz w:val="28"/>
        </w:rPr>
        <w:t xml:space="preserve"> скачивани</w:t>
      </w:r>
      <w:r w:rsidR="00A0597C">
        <w:rPr>
          <w:sz w:val="28"/>
        </w:rPr>
        <w:t>я</w:t>
      </w:r>
      <w:r w:rsidR="00220492">
        <w:rPr>
          <w:sz w:val="28"/>
        </w:rPr>
        <w:t xml:space="preserve"> приложения </w:t>
      </w:r>
      <w:r w:rsidR="00A0597C">
        <w:rPr>
          <w:sz w:val="28"/>
        </w:rPr>
        <w:t>на сайт</w:t>
      </w:r>
      <w:r w:rsidR="003E337C">
        <w:rPr>
          <w:sz w:val="28"/>
        </w:rPr>
        <w:t>е</w:t>
      </w:r>
      <w:r w:rsidR="00A0597C">
        <w:rPr>
          <w:sz w:val="28"/>
        </w:rPr>
        <w:t xml:space="preserve"> </w:t>
      </w:r>
      <w:r w:rsidR="00A0597C">
        <w:rPr>
          <w:sz w:val="28"/>
          <w:lang w:val="en-US"/>
        </w:rPr>
        <w:t>khl</w:t>
      </w:r>
      <w:r w:rsidR="00A0597C" w:rsidRPr="00A0597C">
        <w:rPr>
          <w:sz w:val="28"/>
        </w:rPr>
        <w:t>.</w:t>
      </w:r>
      <w:r w:rsidR="00A0597C">
        <w:rPr>
          <w:sz w:val="28"/>
          <w:lang w:val="en-US"/>
        </w:rPr>
        <w:t>ru</w:t>
      </w:r>
      <w:r w:rsidR="00220492" w:rsidRPr="00A16296">
        <w:rPr>
          <w:sz w:val="28"/>
        </w:rPr>
        <w:t xml:space="preserve"> </w:t>
      </w:r>
      <w:r w:rsidR="003E337C">
        <w:rPr>
          <w:sz w:val="28"/>
        </w:rPr>
        <w:t>прин</w:t>
      </w:r>
      <w:r w:rsidR="004C0697">
        <w:rPr>
          <w:sz w:val="28"/>
        </w:rPr>
        <w:t xml:space="preserve">если </w:t>
      </w:r>
      <w:r w:rsidR="00283734">
        <w:rPr>
          <w:sz w:val="28"/>
        </w:rPr>
        <w:t>6</w:t>
      </w:r>
      <w:ins w:id="2093" w:author="Microsoft Office User" w:date="2025-07-28T10:55:00Z">
        <w:r w:rsidR="007936F4" w:rsidRPr="007936F4">
          <w:rPr>
            <w:sz w:val="28"/>
            <w:rPrChange w:id="2094" w:author="Microsoft Office User" w:date="2025-07-28T10:55:00Z">
              <w:rPr>
                <w:sz w:val="28"/>
                <w:lang w:val="en-US"/>
              </w:rPr>
            </w:rPrChange>
          </w:rPr>
          <w:t>55</w:t>
        </w:r>
      </w:ins>
      <w:del w:id="2095" w:author="Microsoft Office User" w:date="2025-07-28T10:55:00Z">
        <w:r w:rsidR="00283734" w:rsidDel="007936F4">
          <w:rPr>
            <w:sz w:val="28"/>
          </w:rPr>
          <w:delText>28</w:delText>
        </w:r>
      </w:del>
      <w:r w:rsidR="00220492">
        <w:rPr>
          <w:sz w:val="28"/>
        </w:rPr>
        <w:t xml:space="preserve"> дополнительн</w:t>
      </w:r>
      <w:r w:rsidR="003E337C">
        <w:rPr>
          <w:sz w:val="28"/>
        </w:rPr>
        <w:t>ые установки</w:t>
      </w:r>
      <w:r w:rsidR="00220492">
        <w:rPr>
          <w:sz w:val="28"/>
        </w:rPr>
        <w:t xml:space="preserve">. </w:t>
      </w:r>
      <w:r w:rsidR="00AD480C">
        <w:rPr>
          <w:sz w:val="28"/>
        </w:rPr>
        <w:t xml:space="preserve">Стоит отметить, что в рамках разработанной </w:t>
      </w:r>
      <w:r w:rsidR="00AD480C">
        <w:rPr>
          <w:sz w:val="28"/>
        </w:rPr>
        <w:lastRenderedPageBreak/>
        <w:t xml:space="preserve">Цифровой стратегии Лиги, планируется реализовать различные дополнительные механики на </w:t>
      </w:r>
      <w:del w:id="2096" w:author="Microsoft Office User" w:date="2025-07-28T11:18:00Z">
        <w:r w:rsidR="00AD480C" w:rsidDel="009A2687">
          <w:rPr>
            <w:sz w:val="28"/>
          </w:rPr>
          <w:delText>интернет-</w:delText>
        </w:r>
      </w:del>
      <w:r w:rsidR="00AD480C">
        <w:rPr>
          <w:sz w:val="28"/>
        </w:rPr>
        <w:t xml:space="preserve">сайтах для увеличения количества установок приложения. </w:t>
      </w:r>
    </w:p>
    <w:p w14:paraId="31E62D1A" w14:textId="77777777" w:rsidR="00C91B34" w:rsidRDefault="00C91B34" w:rsidP="006772E6">
      <w:pPr>
        <w:spacing w:line="360" w:lineRule="auto"/>
        <w:ind w:firstLine="709"/>
        <w:jc w:val="both"/>
        <w:rPr>
          <w:b/>
          <w:sz w:val="28"/>
        </w:rPr>
      </w:pPr>
    </w:p>
    <w:p w14:paraId="68C712FD" w14:textId="08FA86D9" w:rsidR="00270D62" w:rsidRPr="00B46862" w:rsidRDefault="006772E6" w:rsidP="00CA3827">
      <w:pPr>
        <w:spacing w:line="360" w:lineRule="auto"/>
        <w:ind w:firstLine="709"/>
        <w:jc w:val="center"/>
        <w:rPr>
          <w:b/>
          <w:sz w:val="28"/>
        </w:rPr>
      </w:pPr>
      <w:r>
        <w:rPr>
          <w:b/>
          <w:sz w:val="28"/>
        </w:rPr>
        <w:t xml:space="preserve">География посещений </w:t>
      </w:r>
      <w:r w:rsidR="00D65E32">
        <w:rPr>
          <w:b/>
          <w:sz w:val="28"/>
        </w:rPr>
        <w:t>приложени</w:t>
      </w:r>
      <w:r w:rsidR="0090730B">
        <w:rPr>
          <w:b/>
          <w:sz w:val="28"/>
        </w:rPr>
        <w:t>я</w:t>
      </w:r>
      <w:r>
        <w:rPr>
          <w:b/>
          <w:sz w:val="28"/>
        </w:rPr>
        <w:t xml:space="preserve"> КХЛ</w:t>
      </w:r>
      <w:r w:rsidRPr="003F2C4F">
        <w:rPr>
          <w:b/>
          <w:sz w:val="28"/>
        </w:rPr>
        <w:t xml:space="preserve"> в сезоне 202</w:t>
      </w:r>
      <w:ins w:id="2097" w:author="Microsoft Office User" w:date="2025-07-28T11:09:00Z">
        <w:r w:rsidR="00655620">
          <w:rPr>
            <w:b/>
            <w:sz w:val="28"/>
          </w:rPr>
          <w:t>4</w:t>
        </w:r>
      </w:ins>
      <w:del w:id="2098" w:author="Microsoft Office User" w:date="2025-07-28T11:09:00Z">
        <w:r w:rsidR="00BE33ED" w:rsidDel="00655620">
          <w:rPr>
            <w:b/>
            <w:sz w:val="28"/>
          </w:rPr>
          <w:delText>3</w:delText>
        </w:r>
      </w:del>
      <w:r w:rsidRPr="003F2C4F">
        <w:rPr>
          <w:b/>
          <w:sz w:val="28"/>
        </w:rPr>
        <w:t>/202</w:t>
      </w:r>
      <w:ins w:id="2099" w:author="Microsoft Office User" w:date="2025-07-28T11:09:00Z">
        <w:r w:rsidR="00655620">
          <w:rPr>
            <w:b/>
            <w:sz w:val="28"/>
          </w:rPr>
          <w:t>5</w:t>
        </w:r>
      </w:ins>
      <w:del w:id="2100" w:author="Microsoft Office User" w:date="2025-07-28T11:09:00Z">
        <w:r w:rsidR="00BE33ED" w:rsidDel="00655620">
          <w:rPr>
            <w:b/>
            <w:sz w:val="28"/>
          </w:rPr>
          <w:delText>4</w:delText>
        </w:r>
      </w:del>
      <w:r w:rsidR="00270D62">
        <w:rPr>
          <w:b/>
          <w:sz w:val="28"/>
        </w:rPr>
        <w:t xml:space="preserve"> по странам</w:t>
      </w:r>
    </w:p>
    <w:tbl>
      <w:tblPr>
        <w:tblW w:w="9776" w:type="dxa"/>
        <w:tblLook w:val="04A0" w:firstRow="1" w:lastRow="0" w:firstColumn="1" w:lastColumn="0" w:noHBand="0" w:noVBand="1"/>
        <w:tblPrChange w:id="2101" w:author="Microsoft Office User" w:date="2025-07-28T11:20:00Z">
          <w:tblPr>
            <w:tblW w:w="10081" w:type="dxa"/>
            <w:tblLook w:val="04A0" w:firstRow="1" w:lastRow="0" w:firstColumn="1" w:lastColumn="0" w:noHBand="0" w:noVBand="1"/>
          </w:tblPr>
        </w:tblPrChange>
      </w:tblPr>
      <w:tblGrid>
        <w:gridCol w:w="3206"/>
        <w:gridCol w:w="1703"/>
        <w:gridCol w:w="1833"/>
        <w:gridCol w:w="31"/>
        <w:gridCol w:w="3003"/>
        <w:tblGridChange w:id="2102">
          <w:tblGrid>
            <w:gridCol w:w="3206"/>
            <w:gridCol w:w="1751"/>
            <w:gridCol w:w="1769"/>
            <w:gridCol w:w="64"/>
            <w:gridCol w:w="3109"/>
            <w:gridCol w:w="229"/>
            <w:gridCol w:w="64"/>
          </w:tblGrid>
        </w:tblGridChange>
      </w:tblGrid>
      <w:tr w:rsidR="007936F4" w14:paraId="58262CED" w14:textId="77777777" w:rsidTr="009A2687">
        <w:trPr>
          <w:trHeight w:val="320"/>
          <w:trPrChange w:id="2103" w:author="Microsoft Office User" w:date="2025-07-28T11:20:00Z">
            <w:trPr>
              <w:gridAfter w:val="0"/>
              <w:trHeight w:val="320"/>
            </w:trPr>
          </w:trPrChange>
        </w:trPr>
        <w:tc>
          <w:tcPr>
            <w:tcW w:w="32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104" w:author="Microsoft Office User" w:date="2025-07-28T11:20:00Z">
              <w:tcPr>
                <w:tcW w:w="3206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928912B" w14:textId="77777777" w:rsidR="00422B68" w:rsidRPr="000132BE" w:rsidRDefault="00422B68">
            <w:pPr>
              <w:jc w:val="center"/>
              <w:rPr>
                <w:b/>
                <w:bCs/>
                <w:color w:val="000000"/>
              </w:rPr>
            </w:pPr>
            <w:r w:rsidRPr="000132BE">
              <w:rPr>
                <w:b/>
                <w:bCs/>
                <w:color w:val="000000"/>
              </w:rPr>
              <w:t>Город</w:t>
            </w:r>
          </w:p>
        </w:tc>
        <w:tc>
          <w:tcPr>
            <w:tcW w:w="35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2105" w:author="Microsoft Office User" w:date="2025-07-28T11:20:00Z">
              <w:tcPr>
                <w:tcW w:w="3473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455F205" w14:textId="77777777" w:rsidR="00422B68" w:rsidRPr="000132BE" w:rsidRDefault="00422B68">
            <w:pPr>
              <w:jc w:val="center"/>
              <w:rPr>
                <w:b/>
                <w:bCs/>
                <w:color w:val="000000"/>
              </w:rPr>
            </w:pPr>
            <w:r w:rsidRPr="000132BE">
              <w:rPr>
                <w:b/>
                <w:bCs/>
                <w:color w:val="000000"/>
              </w:rPr>
              <w:t>Посетители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106" w:author="Microsoft Office User" w:date="2025-07-28T11:20:00Z">
              <w:tcPr>
                <w:tcW w:w="3402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03263A9" w14:textId="77777777" w:rsidR="00422B68" w:rsidRPr="000132BE" w:rsidRDefault="00422B68">
            <w:pPr>
              <w:jc w:val="center"/>
              <w:rPr>
                <w:b/>
                <w:bCs/>
                <w:color w:val="000000"/>
              </w:rPr>
            </w:pPr>
            <w:r w:rsidRPr="000132BE">
              <w:rPr>
                <w:b/>
                <w:bCs/>
                <w:color w:val="000000"/>
              </w:rPr>
              <w:t>Изменение</w:t>
            </w:r>
          </w:p>
        </w:tc>
      </w:tr>
      <w:tr w:rsidR="007936F4" w14:paraId="2D06B912" w14:textId="77777777" w:rsidTr="009A2687">
        <w:tblPrEx>
          <w:tblPrExChange w:id="2107" w:author="Microsoft Office User" w:date="2025-07-28T11:20:00Z">
            <w:tblPrEx>
              <w:tblW w:w="10223" w:type="dxa"/>
            </w:tblPrEx>
          </w:tblPrExChange>
        </w:tblPrEx>
        <w:trPr>
          <w:trHeight w:val="320"/>
          <w:trPrChange w:id="2108" w:author="Microsoft Office User" w:date="2025-07-28T11:20:00Z">
            <w:trPr>
              <w:wAfter w:w="31" w:type="dxa"/>
              <w:trHeight w:val="320"/>
            </w:trPr>
          </w:trPrChange>
        </w:trPr>
        <w:tc>
          <w:tcPr>
            <w:tcW w:w="32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  <w:tcPrChange w:id="2109" w:author="Microsoft Office User" w:date="2025-07-28T11:20:00Z">
              <w:tcPr>
                <w:tcW w:w="3206" w:type="dxa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4B96548B" w14:textId="77777777" w:rsidR="00422B68" w:rsidRPr="000132BE" w:rsidRDefault="00422B68">
            <w:pPr>
              <w:rPr>
                <w:b/>
                <w:bCs/>
                <w:color w:val="000000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110" w:author="Microsoft Office User" w:date="2025-07-28T11:20:00Z">
              <w:tcPr>
                <w:tcW w:w="175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136272B" w14:textId="7EADF5A8" w:rsidR="00422B68" w:rsidRPr="000132BE" w:rsidRDefault="00422B68">
            <w:pPr>
              <w:jc w:val="center"/>
              <w:rPr>
                <w:b/>
                <w:bCs/>
                <w:color w:val="000000"/>
              </w:rPr>
            </w:pPr>
            <w:r w:rsidRPr="000132BE">
              <w:rPr>
                <w:b/>
                <w:bCs/>
                <w:color w:val="000000"/>
              </w:rPr>
              <w:t>202</w:t>
            </w:r>
            <w:ins w:id="2111" w:author="Microsoft Office User" w:date="2025-07-28T11:34:00Z">
              <w:r w:rsidR="00CE6558">
                <w:rPr>
                  <w:b/>
                  <w:bCs/>
                  <w:color w:val="000000"/>
                </w:rPr>
                <w:t>3</w:t>
              </w:r>
            </w:ins>
            <w:del w:id="2112" w:author="Microsoft Office User" w:date="2025-07-28T11:34:00Z">
              <w:r w:rsidRPr="000132BE" w:rsidDel="00CE6558">
                <w:rPr>
                  <w:b/>
                  <w:bCs/>
                  <w:color w:val="000000"/>
                </w:rPr>
                <w:delText>2</w:delText>
              </w:r>
            </w:del>
            <w:r w:rsidRPr="000132BE">
              <w:rPr>
                <w:b/>
                <w:bCs/>
                <w:color w:val="000000"/>
              </w:rPr>
              <w:t>/202</w:t>
            </w:r>
            <w:ins w:id="2113" w:author="Microsoft Office User" w:date="2025-07-28T11:34:00Z">
              <w:r w:rsidR="00CE6558">
                <w:rPr>
                  <w:b/>
                  <w:bCs/>
                  <w:color w:val="000000"/>
                </w:rPr>
                <w:t>4</w:t>
              </w:r>
            </w:ins>
            <w:del w:id="2114" w:author="Microsoft Office User" w:date="2025-07-28T11:34:00Z">
              <w:r w:rsidRPr="000132BE" w:rsidDel="00CE6558">
                <w:rPr>
                  <w:b/>
                  <w:bCs/>
                  <w:color w:val="000000"/>
                </w:rPr>
                <w:delText>3</w:delText>
              </w:r>
            </w:del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115" w:author="Microsoft Office User" w:date="2025-07-28T11:20:00Z">
              <w:tcPr>
                <w:tcW w:w="1833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589922E" w14:textId="1B72044B" w:rsidR="00422B68" w:rsidRPr="000132BE" w:rsidRDefault="00422B68">
            <w:pPr>
              <w:jc w:val="center"/>
              <w:rPr>
                <w:b/>
                <w:bCs/>
                <w:color w:val="000000"/>
              </w:rPr>
            </w:pPr>
            <w:r w:rsidRPr="000132BE">
              <w:rPr>
                <w:b/>
                <w:bCs/>
                <w:color w:val="000000"/>
              </w:rPr>
              <w:t>202</w:t>
            </w:r>
            <w:ins w:id="2116" w:author="Microsoft Office User" w:date="2025-07-28T11:34:00Z">
              <w:r w:rsidR="00CE6558">
                <w:rPr>
                  <w:b/>
                  <w:bCs/>
                  <w:color w:val="000000"/>
                </w:rPr>
                <w:t>4</w:t>
              </w:r>
            </w:ins>
            <w:del w:id="2117" w:author="Microsoft Office User" w:date="2025-07-28T11:34:00Z">
              <w:r w:rsidRPr="000132BE" w:rsidDel="00CE6558">
                <w:rPr>
                  <w:b/>
                  <w:bCs/>
                  <w:color w:val="000000"/>
                </w:rPr>
                <w:delText>3</w:delText>
              </w:r>
            </w:del>
            <w:r w:rsidRPr="000132BE">
              <w:rPr>
                <w:b/>
                <w:bCs/>
                <w:color w:val="000000"/>
              </w:rPr>
              <w:t>/202</w:t>
            </w:r>
            <w:ins w:id="2118" w:author="Microsoft Office User" w:date="2025-07-28T11:34:00Z">
              <w:r w:rsidR="00CE6558">
                <w:rPr>
                  <w:b/>
                  <w:bCs/>
                  <w:color w:val="000000"/>
                </w:rPr>
                <w:t>5</w:t>
              </w:r>
            </w:ins>
            <w:del w:id="2119" w:author="Microsoft Office User" w:date="2025-07-28T11:34:00Z">
              <w:r w:rsidRPr="000132BE" w:rsidDel="00CE6558">
                <w:rPr>
                  <w:b/>
                  <w:bCs/>
                  <w:color w:val="000000"/>
                </w:rPr>
                <w:delText>4</w:delText>
              </w:r>
            </w:del>
          </w:p>
        </w:tc>
        <w:tc>
          <w:tcPr>
            <w:tcW w:w="3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  <w:tcPrChange w:id="2120" w:author="Microsoft Office User" w:date="2025-07-28T11:20:00Z">
              <w:tcPr>
                <w:tcW w:w="3402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39B9EEB0" w14:textId="77777777" w:rsidR="00422B68" w:rsidRPr="000132BE" w:rsidRDefault="00422B68">
            <w:pPr>
              <w:rPr>
                <w:b/>
                <w:bCs/>
                <w:color w:val="000000"/>
              </w:rPr>
            </w:pPr>
          </w:p>
        </w:tc>
      </w:tr>
      <w:tr w:rsidR="007936F4" w14:paraId="75B3A685" w14:textId="77777777" w:rsidTr="009A2687">
        <w:tblPrEx>
          <w:tblPrExChange w:id="2121" w:author="Microsoft Office User" w:date="2025-07-28T11:20:00Z">
            <w:tblPrEx>
              <w:tblW w:w="10223" w:type="dxa"/>
            </w:tblPrEx>
          </w:tblPrExChange>
        </w:tblPrEx>
        <w:trPr>
          <w:trHeight w:val="320"/>
          <w:trPrChange w:id="2122" w:author="Microsoft Office User" w:date="2025-07-28T11:20:00Z">
            <w:trPr>
              <w:gridAfter w:val="0"/>
              <w:wAfter w:w="324" w:type="dxa"/>
              <w:trHeight w:val="320"/>
            </w:trPr>
          </w:trPrChange>
        </w:trPr>
        <w:tc>
          <w:tcPr>
            <w:tcW w:w="3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123" w:author="Microsoft Office User" w:date="2025-07-28T11:20:00Z">
              <w:tcPr>
                <w:tcW w:w="3206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75F6A6ED" w14:textId="79C1FB3E" w:rsidR="007936F4" w:rsidRPr="000132BE" w:rsidRDefault="007936F4" w:rsidP="007936F4">
            <w:pPr>
              <w:rPr>
                <w:color w:val="000000"/>
              </w:rPr>
            </w:pPr>
            <w:ins w:id="2124" w:author="Microsoft Office User" w:date="2025-07-28T10:56:00Z">
              <w:r w:rsidRPr="00132EAD">
                <w:t>Россия</w:t>
              </w:r>
            </w:ins>
            <w:del w:id="2125" w:author="Microsoft Office User" w:date="2025-07-28T10:56:00Z">
              <w:r w:rsidRPr="000132BE" w:rsidDel="002B20F4">
                <w:rPr>
                  <w:color w:val="000000"/>
                </w:rPr>
                <w:delText>Россия</w:delText>
              </w:r>
            </w:del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126" w:author="Microsoft Office User" w:date="2025-07-28T11:20:00Z">
              <w:tcPr>
                <w:tcW w:w="175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126EC591" w14:textId="4642F290" w:rsidR="007936F4" w:rsidRPr="000132BE" w:rsidRDefault="007936F4" w:rsidP="007936F4">
            <w:pPr>
              <w:jc w:val="right"/>
              <w:rPr>
                <w:color w:val="000000"/>
              </w:rPr>
            </w:pPr>
            <w:ins w:id="2127" w:author="Microsoft Office User" w:date="2025-07-28T10:56:00Z">
              <w:r w:rsidRPr="00132EAD">
                <w:t>560</w:t>
              </w:r>
            </w:ins>
            <w:ins w:id="2128" w:author="Microsoft Office User" w:date="2025-07-28T11:34:00Z">
              <w:r w:rsidR="00CE6558">
                <w:t xml:space="preserve"> </w:t>
              </w:r>
            </w:ins>
            <w:ins w:id="2129" w:author="Microsoft Office User" w:date="2025-07-28T10:56:00Z">
              <w:r w:rsidRPr="00132EAD">
                <w:t>243</w:t>
              </w:r>
            </w:ins>
            <w:del w:id="2130" w:author="Microsoft Office User" w:date="2025-07-28T10:56:00Z">
              <w:r w:rsidRPr="000132BE" w:rsidDel="002B20F4">
                <w:rPr>
                  <w:color w:val="000000"/>
                </w:rPr>
                <w:delText>522840</w:delText>
              </w:r>
            </w:del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131" w:author="Microsoft Office User" w:date="2025-07-28T11:20:00Z">
              <w:tcPr>
                <w:tcW w:w="1833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3E9DFBB5" w14:textId="56E48D93" w:rsidR="007936F4" w:rsidRPr="000132BE" w:rsidRDefault="007936F4" w:rsidP="007936F4">
            <w:pPr>
              <w:jc w:val="right"/>
              <w:rPr>
                <w:color w:val="000000"/>
              </w:rPr>
            </w:pPr>
            <w:ins w:id="2132" w:author="Microsoft Office User" w:date="2025-07-28T10:56:00Z">
              <w:r w:rsidRPr="00132EAD">
                <w:t>687 029</w:t>
              </w:r>
            </w:ins>
            <w:del w:id="2133" w:author="Microsoft Office User" w:date="2025-07-28T10:56:00Z">
              <w:r w:rsidRPr="000132BE" w:rsidDel="002B20F4">
                <w:rPr>
                  <w:color w:val="000000"/>
                </w:rPr>
                <w:delText>560243</w:delText>
              </w:r>
            </w:del>
          </w:p>
        </w:tc>
        <w:tc>
          <w:tcPr>
            <w:tcW w:w="30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134" w:author="Microsoft Office User" w:date="2025-07-28T11:20:00Z">
              <w:tcPr>
                <w:tcW w:w="310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DCE12CA" w14:textId="4CD60CA5" w:rsidR="007936F4" w:rsidRPr="000132BE" w:rsidRDefault="007936F4" w:rsidP="007936F4">
            <w:pPr>
              <w:jc w:val="right"/>
              <w:rPr>
                <w:color w:val="000000"/>
              </w:rPr>
            </w:pPr>
            <w:ins w:id="2135" w:author="Microsoft Office User" w:date="2025-07-28T10:56:00Z">
              <w:r w:rsidRPr="00132EAD">
                <w:t>+22,6%</w:t>
              </w:r>
            </w:ins>
            <w:del w:id="2136" w:author="Microsoft Office User" w:date="2025-07-28T10:56:00Z">
              <w:r w:rsidRPr="000132BE" w:rsidDel="002B20F4">
                <w:rPr>
                  <w:color w:val="000000"/>
                </w:rPr>
                <w:delText>+7%</w:delText>
              </w:r>
            </w:del>
          </w:p>
        </w:tc>
      </w:tr>
      <w:tr w:rsidR="007936F4" w14:paraId="1AEAB28D" w14:textId="77777777" w:rsidTr="009A2687">
        <w:tblPrEx>
          <w:tblPrExChange w:id="2137" w:author="Microsoft Office User" w:date="2025-07-28T11:20:00Z">
            <w:tblPrEx>
              <w:tblW w:w="10223" w:type="dxa"/>
            </w:tblPrEx>
          </w:tblPrExChange>
        </w:tblPrEx>
        <w:trPr>
          <w:trHeight w:val="320"/>
          <w:trPrChange w:id="2138" w:author="Microsoft Office User" w:date="2025-07-28T11:20:00Z">
            <w:trPr>
              <w:gridAfter w:val="0"/>
              <w:wAfter w:w="324" w:type="dxa"/>
              <w:trHeight w:val="320"/>
            </w:trPr>
          </w:trPrChange>
        </w:trPr>
        <w:tc>
          <w:tcPr>
            <w:tcW w:w="3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139" w:author="Microsoft Office User" w:date="2025-07-28T11:20:00Z">
              <w:tcPr>
                <w:tcW w:w="3206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0808460A" w14:textId="58D3F13E" w:rsidR="007936F4" w:rsidRPr="000132BE" w:rsidRDefault="007936F4" w:rsidP="007936F4">
            <w:pPr>
              <w:rPr>
                <w:color w:val="000000"/>
              </w:rPr>
            </w:pPr>
            <w:ins w:id="2140" w:author="Microsoft Office User" w:date="2025-07-28T10:56:00Z">
              <w:r w:rsidRPr="00132EAD">
                <w:t>Франция</w:t>
              </w:r>
            </w:ins>
            <w:del w:id="2141" w:author="Microsoft Office User" w:date="2025-07-28T10:56:00Z">
              <w:r w:rsidRPr="000132BE" w:rsidDel="002B20F4">
                <w:rPr>
                  <w:color w:val="000000"/>
                </w:rPr>
                <w:delText>Франция</w:delText>
              </w:r>
            </w:del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142" w:author="Microsoft Office User" w:date="2025-07-28T11:20:00Z">
              <w:tcPr>
                <w:tcW w:w="175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40739BB7" w14:textId="27458A8F" w:rsidR="007936F4" w:rsidRPr="000132BE" w:rsidRDefault="007936F4" w:rsidP="007936F4">
            <w:pPr>
              <w:jc w:val="right"/>
              <w:rPr>
                <w:color w:val="000000"/>
              </w:rPr>
            </w:pPr>
            <w:ins w:id="2143" w:author="Microsoft Office User" w:date="2025-07-28T10:56:00Z">
              <w:r w:rsidRPr="00132EAD">
                <w:t>43</w:t>
              </w:r>
            </w:ins>
            <w:ins w:id="2144" w:author="Microsoft Office User" w:date="2025-07-28T11:34:00Z">
              <w:r w:rsidR="00CE6558">
                <w:t xml:space="preserve"> </w:t>
              </w:r>
            </w:ins>
            <w:ins w:id="2145" w:author="Microsoft Office User" w:date="2025-07-28T10:56:00Z">
              <w:r w:rsidRPr="00132EAD">
                <w:t>891</w:t>
              </w:r>
            </w:ins>
            <w:del w:id="2146" w:author="Microsoft Office User" w:date="2025-07-28T10:56:00Z">
              <w:r w:rsidRPr="000132BE" w:rsidDel="002B20F4">
                <w:rPr>
                  <w:color w:val="000000"/>
                </w:rPr>
                <w:delText>21375</w:delText>
              </w:r>
            </w:del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147" w:author="Microsoft Office User" w:date="2025-07-28T11:20:00Z">
              <w:tcPr>
                <w:tcW w:w="1833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2E298A28" w14:textId="6ABF9191" w:rsidR="007936F4" w:rsidRPr="000132BE" w:rsidRDefault="007936F4" w:rsidP="007936F4">
            <w:pPr>
              <w:jc w:val="right"/>
              <w:rPr>
                <w:color w:val="000000"/>
              </w:rPr>
            </w:pPr>
            <w:ins w:id="2148" w:author="Microsoft Office User" w:date="2025-07-28T10:56:00Z">
              <w:r w:rsidRPr="00132EAD">
                <w:t>64 847</w:t>
              </w:r>
            </w:ins>
            <w:del w:id="2149" w:author="Microsoft Office User" w:date="2025-07-28T10:56:00Z">
              <w:r w:rsidRPr="000132BE" w:rsidDel="002B20F4">
                <w:rPr>
                  <w:color w:val="000000"/>
                </w:rPr>
                <w:delText>43891</w:delText>
              </w:r>
            </w:del>
          </w:p>
        </w:tc>
        <w:tc>
          <w:tcPr>
            <w:tcW w:w="30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150" w:author="Microsoft Office User" w:date="2025-07-28T11:20:00Z">
              <w:tcPr>
                <w:tcW w:w="310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AA5EFBC" w14:textId="09EF8AA8" w:rsidR="007936F4" w:rsidRPr="000132BE" w:rsidRDefault="007936F4" w:rsidP="007936F4">
            <w:pPr>
              <w:jc w:val="right"/>
              <w:rPr>
                <w:color w:val="000000"/>
              </w:rPr>
            </w:pPr>
            <w:ins w:id="2151" w:author="Microsoft Office User" w:date="2025-07-28T10:56:00Z">
              <w:r w:rsidRPr="00132EAD">
                <w:t>+47,8%</w:t>
              </w:r>
            </w:ins>
            <w:del w:id="2152" w:author="Microsoft Office User" w:date="2025-07-28T10:56:00Z">
              <w:r w:rsidRPr="000132BE" w:rsidDel="002B20F4">
                <w:rPr>
                  <w:color w:val="000000"/>
                </w:rPr>
                <w:delText>+105%</w:delText>
              </w:r>
            </w:del>
          </w:p>
        </w:tc>
      </w:tr>
      <w:tr w:rsidR="007936F4" w14:paraId="134E1598" w14:textId="77777777" w:rsidTr="009A2687">
        <w:tblPrEx>
          <w:tblPrExChange w:id="2153" w:author="Microsoft Office User" w:date="2025-07-28T11:20:00Z">
            <w:tblPrEx>
              <w:tblW w:w="10223" w:type="dxa"/>
            </w:tblPrEx>
          </w:tblPrExChange>
        </w:tblPrEx>
        <w:trPr>
          <w:trHeight w:val="320"/>
          <w:trPrChange w:id="2154" w:author="Microsoft Office User" w:date="2025-07-28T11:20:00Z">
            <w:trPr>
              <w:gridAfter w:val="0"/>
              <w:wAfter w:w="324" w:type="dxa"/>
              <w:trHeight w:val="320"/>
            </w:trPr>
          </w:trPrChange>
        </w:trPr>
        <w:tc>
          <w:tcPr>
            <w:tcW w:w="3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155" w:author="Microsoft Office User" w:date="2025-07-28T11:20:00Z">
              <w:tcPr>
                <w:tcW w:w="3206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38D087FE" w14:textId="35C4281F" w:rsidR="007936F4" w:rsidRPr="000132BE" w:rsidRDefault="007936F4" w:rsidP="007936F4">
            <w:pPr>
              <w:rPr>
                <w:color w:val="000000"/>
              </w:rPr>
            </w:pPr>
            <w:ins w:id="2156" w:author="Microsoft Office User" w:date="2025-07-28T10:56:00Z">
              <w:r w:rsidRPr="00132EAD">
                <w:t>Германия</w:t>
              </w:r>
            </w:ins>
            <w:del w:id="2157" w:author="Microsoft Office User" w:date="2025-07-28T10:56:00Z">
              <w:r w:rsidRPr="000132BE" w:rsidDel="002B20F4">
                <w:rPr>
                  <w:color w:val="000000"/>
                </w:rPr>
                <w:delText>Германия</w:delText>
              </w:r>
            </w:del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158" w:author="Microsoft Office User" w:date="2025-07-28T11:20:00Z">
              <w:tcPr>
                <w:tcW w:w="175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32FDDAAA" w14:textId="327FEF40" w:rsidR="007936F4" w:rsidRPr="000132BE" w:rsidRDefault="007936F4" w:rsidP="007936F4">
            <w:pPr>
              <w:jc w:val="right"/>
              <w:rPr>
                <w:color w:val="000000"/>
              </w:rPr>
            </w:pPr>
            <w:ins w:id="2159" w:author="Microsoft Office User" w:date="2025-07-28T10:56:00Z">
              <w:r w:rsidRPr="00132EAD">
                <w:t>35</w:t>
              </w:r>
            </w:ins>
            <w:ins w:id="2160" w:author="Microsoft Office User" w:date="2025-07-28T11:34:00Z">
              <w:r w:rsidR="00CE6558">
                <w:t xml:space="preserve"> </w:t>
              </w:r>
            </w:ins>
            <w:ins w:id="2161" w:author="Microsoft Office User" w:date="2025-07-28T10:56:00Z">
              <w:r w:rsidRPr="00132EAD">
                <w:t>940</w:t>
              </w:r>
            </w:ins>
            <w:del w:id="2162" w:author="Microsoft Office User" w:date="2025-07-28T10:56:00Z">
              <w:r w:rsidRPr="000132BE" w:rsidDel="002B20F4">
                <w:rPr>
                  <w:color w:val="000000"/>
                </w:rPr>
                <w:delText>42237</w:delText>
              </w:r>
            </w:del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163" w:author="Microsoft Office User" w:date="2025-07-28T11:20:00Z">
              <w:tcPr>
                <w:tcW w:w="1833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4FBA78DC" w14:textId="043EF318" w:rsidR="007936F4" w:rsidRPr="000132BE" w:rsidRDefault="007936F4" w:rsidP="007936F4">
            <w:pPr>
              <w:jc w:val="right"/>
              <w:rPr>
                <w:color w:val="000000"/>
              </w:rPr>
            </w:pPr>
            <w:ins w:id="2164" w:author="Microsoft Office User" w:date="2025-07-28T10:56:00Z">
              <w:r w:rsidRPr="00132EAD">
                <w:t>50 943</w:t>
              </w:r>
            </w:ins>
            <w:del w:id="2165" w:author="Microsoft Office User" w:date="2025-07-28T10:56:00Z">
              <w:r w:rsidRPr="000132BE" w:rsidDel="002B20F4">
                <w:rPr>
                  <w:color w:val="000000"/>
                </w:rPr>
                <w:delText>35940</w:delText>
              </w:r>
            </w:del>
          </w:p>
        </w:tc>
        <w:tc>
          <w:tcPr>
            <w:tcW w:w="30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166" w:author="Microsoft Office User" w:date="2025-07-28T11:20:00Z">
              <w:tcPr>
                <w:tcW w:w="310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FBB663D" w14:textId="75FC43C4" w:rsidR="007936F4" w:rsidRPr="000132BE" w:rsidRDefault="007936F4" w:rsidP="007936F4">
            <w:pPr>
              <w:jc w:val="right"/>
              <w:rPr>
                <w:color w:val="000000"/>
              </w:rPr>
            </w:pPr>
            <w:ins w:id="2167" w:author="Microsoft Office User" w:date="2025-07-28T10:56:00Z">
              <w:r w:rsidRPr="00132EAD">
                <w:t>+41,7%</w:t>
              </w:r>
            </w:ins>
            <w:del w:id="2168" w:author="Microsoft Office User" w:date="2025-07-28T10:56:00Z">
              <w:r w:rsidRPr="000132BE" w:rsidDel="002B20F4">
                <w:rPr>
                  <w:color w:val="000000"/>
                </w:rPr>
                <w:delText>-15%</w:delText>
              </w:r>
            </w:del>
          </w:p>
        </w:tc>
      </w:tr>
      <w:tr w:rsidR="007936F4" w14:paraId="688E8507" w14:textId="77777777" w:rsidTr="009A2687">
        <w:tblPrEx>
          <w:tblPrExChange w:id="2169" w:author="Microsoft Office User" w:date="2025-07-28T11:20:00Z">
            <w:tblPrEx>
              <w:tblW w:w="10223" w:type="dxa"/>
            </w:tblPrEx>
          </w:tblPrExChange>
        </w:tblPrEx>
        <w:trPr>
          <w:trHeight w:val="320"/>
          <w:trPrChange w:id="2170" w:author="Microsoft Office User" w:date="2025-07-28T11:20:00Z">
            <w:trPr>
              <w:gridAfter w:val="0"/>
              <w:wAfter w:w="324" w:type="dxa"/>
              <w:trHeight w:val="320"/>
            </w:trPr>
          </w:trPrChange>
        </w:trPr>
        <w:tc>
          <w:tcPr>
            <w:tcW w:w="3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171" w:author="Microsoft Office User" w:date="2025-07-28T11:20:00Z">
              <w:tcPr>
                <w:tcW w:w="3206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359F1D1E" w14:textId="1F9B971E" w:rsidR="007936F4" w:rsidRPr="000132BE" w:rsidRDefault="007936F4" w:rsidP="007936F4">
            <w:pPr>
              <w:rPr>
                <w:color w:val="000000"/>
              </w:rPr>
            </w:pPr>
            <w:ins w:id="2172" w:author="Microsoft Office User" w:date="2025-07-28T10:56:00Z">
              <w:r w:rsidRPr="00132EAD">
                <w:t>Беларусь</w:t>
              </w:r>
            </w:ins>
            <w:del w:id="2173" w:author="Microsoft Office User" w:date="2025-07-28T10:56:00Z">
              <w:r w:rsidRPr="000132BE" w:rsidDel="002B20F4">
                <w:rPr>
                  <w:color w:val="000000"/>
                </w:rPr>
                <w:delText>Беларусь</w:delText>
              </w:r>
            </w:del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174" w:author="Microsoft Office User" w:date="2025-07-28T11:20:00Z">
              <w:tcPr>
                <w:tcW w:w="175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342CEAE1" w14:textId="5AE5D9F2" w:rsidR="007936F4" w:rsidRPr="000132BE" w:rsidRDefault="007936F4" w:rsidP="007936F4">
            <w:pPr>
              <w:jc w:val="right"/>
              <w:rPr>
                <w:color w:val="000000"/>
              </w:rPr>
            </w:pPr>
            <w:ins w:id="2175" w:author="Microsoft Office User" w:date="2025-07-28T10:56:00Z">
              <w:r w:rsidRPr="00132EAD">
                <w:t>32 977</w:t>
              </w:r>
            </w:ins>
            <w:del w:id="2176" w:author="Microsoft Office User" w:date="2025-07-28T10:56:00Z">
              <w:r w:rsidRPr="000132BE" w:rsidDel="002B20F4">
                <w:rPr>
                  <w:color w:val="000000"/>
                </w:rPr>
                <w:delText>30657</w:delText>
              </w:r>
            </w:del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177" w:author="Microsoft Office User" w:date="2025-07-28T11:20:00Z">
              <w:tcPr>
                <w:tcW w:w="1833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3A3B918E" w14:textId="3DB67F61" w:rsidR="007936F4" w:rsidRPr="000132BE" w:rsidRDefault="007936F4" w:rsidP="007936F4">
            <w:pPr>
              <w:jc w:val="right"/>
              <w:rPr>
                <w:color w:val="000000"/>
              </w:rPr>
            </w:pPr>
            <w:ins w:id="2178" w:author="Microsoft Office User" w:date="2025-07-28T10:56:00Z">
              <w:r w:rsidRPr="00132EAD">
                <w:t>42 498</w:t>
              </w:r>
            </w:ins>
            <w:del w:id="2179" w:author="Microsoft Office User" w:date="2025-07-28T10:56:00Z">
              <w:r w:rsidRPr="000132BE" w:rsidDel="002B20F4">
                <w:rPr>
                  <w:color w:val="000000"/>
                </w:rPr>
                <w:delText>30838</w:delText>
              </w:r>
            </w:del>
          </w:p>
        </w:tc>
        <w:tc>
          <w:tcPr>
            <w:tcW w:w="30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180" w:author="Microsoft Office User" w:date="2025-07-28T11:20:00Z">
              <w:tcPr>
                <w:tcW w:w="310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A4BC9EF" w14:textId="6602D43F" w:rsidR="007936F4" w:rsidRPr="000132BE" w:rsidRDefault="007936F4" w:rsidP="007936F4">
            <w:pPr>
              <w:jc w:val="right"/>
              <w:rPr>
                <w:color w:val="000000"/>
              </w:rPr>
            </w:pPr>
            <w:ins w:id="2181" w:author="Microsoft Office User" w:date="2025-07-28T10:56:00Z">
              <w:r w:rsidRPr="00132EAD">
                <w:t>+28,9%</w:t>
              </w:r>
            </w:ins>
            <w:del w:id="2182" w:author="Microsoft Office User" w:date="2025-07-28T10:56:00Z">
              <w:r w:rsidDel="002B20F4">
                <w:rPr>
                  <w:color w:val="000000"/>
                </w:rPr>
                <w:delText>+</w:delText>
              </w:r>
              <w:r w:rsidRPr="000132BE" w:rsidDel="002B20F4">
                <w:rPr>
                  <w:color w:val="000000"/>
                </w:rPr>
                <w:delText>1%</w:delText>
              </w:r>
            </w:del>
          </w:p>
        </w:tc>
      </w:tr>
      <w:tr w:rsidR="007936F4" w14:paraId="16B6B7A0" w14:textId="77777777" w:rsidTr="009A2687">
        <w:tblPrEx>
          <w:tblPrExChange w:id="2183" w:author="Microsoft Office User" w:date="2025-07-28T11:20:00Z">
            <w:tblPrEx>
              <w:tblW w:w="10223" w:type="dxa"/>
            </w:tblPrEx>
          </w:tblPrExChange>
        </w:tblPrEx>
        <w:trPr>
          <w:trHeight w:val="320"/>
          <w:trPrChange w:id="2184" w:author="Microsoft Office User" w:date="2025-07-28T11:20:00Z">
            <w:trPr>
              <w:gridAfter w:val="0"/>
              <w:wAfter w:w="324" w:type="dxa"/>
              <w:trHeight w:val="320"/>
            </w:trPr>
          </w:trPrChange>
        </w:trPr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185" w:author="Microsoft Office User" w:date="2025-07-28T11:20:00Z">
              <w:tcPr>
                <w:tcW w:w="320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3E924804" w14:textId="20275723" w:rsidR="007936F4" w:rsidRPr="000132BE" w:rsidRDefault="007936F4" w:rsidP="007936F4">
            <w:pPr>
              <w:rPr>
                <w:color w:val="000000"/>
              </w:rPr>
            </w:pPr>
            <w:ins w:id="2186" w:author="Microsoft Office User" w:date="2025-07-28T10:56:00Z">
              <w:r w:rsidRPr="00132EAD">
                <w:t>Нидерланды</w:t>
              </w:r>
            </w:ins>
            <w:del w:id="2187" w:author="Microsoft Office User" w:date="2025-07-28T10:56:00Z">
              <w:r w:rsidRPr="000132BE" w:rsidDel="002B20F4">
                <w:rPr>
                  <w:color w:val="000000"/>
                </w:rPr>
                <w:delText>Казахстан</w:delText>
              </w:r>
            </w:del>
          </w:p>
        </w:tc>
        <w:tc>
          <w:tcPr>
            <w:tcW w:w="1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188" w:author="Microsoft Office User" w:date="2025-07-28T11:20:00Z">
              <w:tcPr>
                <w:tcW w:w="175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0CE19F91" w14:textId="4DCBA0A9" w:rsidR="007936F4" w:rsidRPr="000132BE" w:rsidRDefault="007936F4" w:rsidP="007936F4">
            <w:pPr>
              <w:jc w:val="right"/>
              <w:rPr>
                <w:color w:val="000000"/>
              </w:rPr>
            </w:pPr>
            <w:ins w:id="2189" w:author="Microsoft Office User" w:date="2025-07-28T10:56:00Z">
              <w:r w:rsidRPr="00132EAD">
                <w:t>23 734</w:t>
              </w:r>
            </w:ins>
            <w:del w:id="2190" w:author="Microsoft Office User" w:date="2025-07-28T10:56:00Z">
              <w:r w:rsidRPr="000132BE" w:rsidDel="002B20F4">
                <w:rPr>
                  <w:color w:val="000000"/>
                </w:rPr>
                <w:delText>30710</w:delText>
              </w:r>
            </w:del>
          </w:p>
        </w:tc>
        <w:tc>
          <w:tcPr>
            <w:tcW w:w="1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191" w:author="Microsoft Office User" w:date="2025-07-28T11:20:00Z">
              <w:tcPr>
                <w:tcW w:w="1833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46B3368C" w14:textId="6F6BA865" w:rsidR="007936F4" w:rsidRPr="000132BE" w:rsidRDefault="007936F4" w:rsidP="007936F4">
            <w:pPr>
              <w:jc w:val="right"/>
              <w:rPr>
                <w:color w:val="000000"/>
              </w:rPr>
            </w:pPr>
            <w:ins w:id="2192" w:author="Microsoft Office User" w:date="2025-07-28T10:56:00Z">
              <w:r w:rsidRPr="00132EAD">
                <w:t>40 368</w:t>
              </w:r>
            </w:ins>
            <w:del w:id="2193" w:author="Microsoft Office User" w:date="2025-07-28T10:56:00Z">
              <w:r w:rsidRPr="000132BE" w:rsidDel="002B20F4">
                <w:rPr>
                  <w:color w:val="000000"/>
                </w:rPr>
                <w:delText>26598</w:delText>
              </w:r>
            </w:del>
          </w:p>
        </w:tc>
        <w:tc>
          <w:tcPr>
            <w:tcW w:w="30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194" w:author="Microsoft Office User" w:date="2025-07-28T11:20:00Z">
              <w:tcPr>
                <w:tcW w:w="310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4406D87" w14:textId="6C425021" w:rsidR="007936F4" w:rsidRPr="000132BE" w:rsidRDefault="007936F4" w:rsidP="007936F4">
            <w:pPr>
              <w:jc w:val="right"/>
              <w:rPr>
                <w:color w:val="000000"/>
              </w:rPr>
            </w:pPr>
            <w:ins w:id="2195" w:author="Microsoft Office User" w:date="2025-07-28T10:56:00Z">
              <w:r w:rsidRPr="00132EAD">
                <w:t>+70,2%</w:t>
              </w:r>
            </w:ins>
            <w:del w:id="2196" w:author="Microsoft Office User" w:date="2025-07-28T10:56:00Z">
              <w:r w:rsidRPr="000132BE" w:rsidDel="002B20F4">
                <w:rPr>
                  <w:color w:val="000000"/>
                </w:rPr>
                <w:delText>-13%</w:delText>
              </w:r>
            </w:del>
          </w:p>
        </w:tc>
      </w:tr>
      <w:tr w:rsidR="007936F4" w14:paraId="4FFD4AF5" w14:textId="77777777" w:rsidTr="009A2687">
        <w:tblPrEx>
          <w:tblPrExChange w:id="2197" w:author="Microsoft Office User" w:date="2025-07-28T11:20:00Z">
            <w:tblPrEx>
              <w:tblW w:w="10223" w:type="dxa"/>
            </w:tblPrEx>
          </w:tblPrExChange>
        </w:tblPrEx>
        <w:trPr>
          <w:trHeight w:val="320"/>
          <w:trPrChange w:id="2198" w:author="Microsoft Office User" w:date="2025-07-28T11:20:00Z">
            <w:trPr>
              <w:gridAfter w:val="0"/>
              <w:wAfter w:w="324" w:type="dxa"/>
              <w:trHeight w:val="320"/>
            </w:trPr>
          </w:trPrChange>
        </w:trPr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199" w:author="Microsoft Office User" w:date="2025-07-28T11:20:00Z">
              <w:tcPr>
                <w:tcW w:w="320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7AAF37F5" w14:textId="3FEDC03D" w:rsidR="007936F4" w:rsidRPr="000132BE" w:rsidRDefault="007936F4" w:rsidP="007936F4">
            <w:pPr>
              <w:rPr>
                <w:color w:val="000000"/>
              </w:rPr>
            </w:pPr>
            <w:ins w:id="2200" w:author="Microsoft Office User" w:date="2025-07-28T10:56:00Z">
              <w:r w:rsidRPr="00132EAD">
                <w:t>Великобритания</w:t>
              </w:r>
            </w:ins>
            <w:del w:id="2201" w:author="Microsoft Office User" w:date="2025-07-28T10:56:00Z">
              <w:r w:rsidRPr="000132BE" w:rsidDel="002B20F4">
                <w:rPr>
                  <w:color w:val="000000"/>
                </w:rPr>
                <w:delText>Нидерланды</w:delText>
              </w:r>
            </w:del>
          </w:p>
        </w:tc>
        <w:tc>
          <w:tcPr>
            <w:tcW w:w="1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202" w:author="Microsoft Office User" w:date="2025-07-28T11:20:00Z">
              <w:tcPr>
                <w:tcW w:w="175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2F02B31B" w14:textId="2FE763A1" w:rsidR="007936F4" w:rsidRPr="000132BE" w:rsidRDefault="007936F4" w:rsidP="007936F4">
            <w:pPr>
              <w:jc w:val="right"/>
              <w:rPr>
                <w:color w:val="000000"/>
              </w:rPr>
            </w:pPr>
            <w:ins w:id="2203" w:author="Microsoft Office User" w:date="2025-07-28T10:56:00Z">
              <w:r w:rsidRPr="00132EAD">
                <w:t>21 511</w:t>
              </w:r>
            </w:ins>
            <w:del w:id="2204" w:author="Microsoft Office User" w:date="2025-07-28T10:56:00Z">
              <w:r w:rsidRPr="000132BE" w:rsidDel="002B20F4">
                <w:rPr>
                  <w:color w:val="000000"/>
                </w:rPr>
                <w:delText>23072</w:delText>
              </w:r>
            </w:del>
          </w:p>
        </w:tc>
        <w:tc>
          <w:tcPr>
            <w:tcW w:w="1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205" w:author="Microsoft Office User" w:date="2025-07-28T11:20:00Z">
              <w:tcPr>
                <w:tcW w:w="1833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159DEB74" w14:textId="3E998108" w:rsidR="007936F4" w:rsidRPr="000132BE" w:rsidRDefault="007936F4" w:rsidP="007936F4">
            <w:pPr>
              <w:jc w:val="right"/>
              <w:rPr>
                <w:color w:val="000000"/>
              </w:rPr>
            </w:pPr>
            <w:ins w:id="2206" w:author="Microsoft Office User" w:date="2025-07-28T10:56:00Z">
              <w:r w:rsidRPr="00132EAD">
                <w:t>33 066</w:t>
              </w:r>
            </w:ins>
            <w:del w:id="2207" w:author="Microsoft Office User" w:date="2025-07-28T10:56:00Z">
              <w:r w:rsidRPr="000132BE" w:rsidDel="002B20F4">
                <w:rPr>
                  <w:color w:val="000000"/>
                </w:rPr>
                <w:delText>23734</w:delText>
              </w:r>
            </w:del>
          </w:p>
        </w:tc>
        <w:tc>
          <w:tcPr>
            <w:tcW w:w="30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208" w:author="Microsoft Office User" w:date="2025-07-28T11:20:00Z">
              <w:tcPr>
                <w:tcW w:w="310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65E700B" w14:textId="3B625D81" w:rsidR="007936F4" w:rsidRPr="000132BE" w:rsidRDefault="007936F4" w:rsidP="007936F4">
            <w:pPr>
              <w:jc w:val="right"/>
              <w:rPr>
                <w:color w:val="000000"/>
              </w:rPr>
            </w:pPr>
            <w:ins w:id="2209" w:author="Microsoft Office User" w:date="2025-07-28T10:56:00Z">
              <w:r w:rsidRPr="00132EAD">
                <w:t>+53,6%</w:t>
              </w:r>
            </w:ins>
            <w:del w:id="2210" w:author="Microsoft Office User" w:date="2025-07-28T10:56:00Z">
              <w:r w:rsidRPr="000132BE" w:rsidDel="002B20F4">
                <w:rPr>
                  <w:color w:val="000000"/>
                </w:rPr>
                <w:delText>+3%</w:delText>
              </w:r>
            </w:del>
          </w:p>
        </w:tc>
      </w:tr>
      <w:tr w:rsidR="007936F4" w14:paraId="13F10242" w14:textId="77777777" w:rsidTr="009A2687">
        <w:tblPrEx>
          <w:tblPrExChange w:id="2211" w:author="Microsoft Office User" w:date="2025-07-28T11:20:00Z">
            <w:tblPrEx>
              <w:tblW w:w="10223" w:type="dxa"/>
            </w:tblPrEx>
          </w:tblPrExChange>
        </w:tblPrEx>
        <w:trPr>
          <w:trHeight w:val="320"/>
          <w:trPrChange w:id="2212" w:author="Microsoft Office User" w:date="2025-07-28T11:20:00Z">
            <w:trPr>
              <w:gridAfter w:val="0"/>
              <w:wAfter w:w="324" w:type="dxa"/>
              <w:trHeight w:val="320"/>
            </w:trPr>
          </w:trPrChange>
        </w:trPr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213" w:author="Microsoft Office User" w:date="2025-07-28T11:20:00Z">
              <w:tcPr>
                <w:tcW w:w="320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43318799" w14:textId="5D23767C" w:rsidR="007936F4" w:rsidRPr="000132BE" w:rsidRDefault="007936F4" w:rsidP="007936F4">
            <w:pPr>
              <w:rPr>
                <w:color w:val="000000"/>
              </w:rPr>
            </w:pPr>
            <w:ins w:id="2214" w:author="Microsoft Office User" w:date="2025-07-28T10:56:00Z">
              <w:r w:rsidRPr="00132EAD">
                <w:t>США</w:t>
              </w:r>
            </w:ins>
            <w:del w:id="2215" w:author="Microsoft Office User" w:date="2025-07-28T10:56:00Z">
              <w:r w:rsidRPr="000132BE" w:rsidDel="002B20F4">
                <w:rPr>
                  <w:color w:val="000000"/>
                </w:rPr>
                <w:delText>США</w:delText>
              </w:r>
            </w:del>
          </w:p>
        </w:tc>
        <w:tc>
          <w:tcPr>
            <w:tcW w:w="1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216" w:author="Microsoft Office User" w:date="2025-07-28T11:20:00Z">
              <w:tcPr>
                <w:tcW w:w="175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5E2BD651" w14:textId="707A3E77" w:rsidR="007936F4" w:rsidRPr="000132BE" w:rsidRDefault="007936F4" w:rsidP="007936F4">
            <w:pPr>
              <w:jc w:val="right"/>
              <w:rPr>
                <w:color w:val="000000"/>
              </w:rPr>
            </w:pPr>
            <w:ins w:id="2217" w:author="Microsoft Office User" w:date="2025-07-28T10:56:00Z">
              <w:r w:rsidRPr="00132EAD">
                <w:t>23</w:t>
              </w:r>
            </w:ins>
            <w:ins w:id="2218" w:author="Microsoft Office User" w:date="2025-07-28T11:34:00Z">
              <w:r w:rsidR="00CE6558">
                <w:t xml:space="preserve"> </w:t>
              </w:r>
            </w:ins>
            <w:ins w:id="2219" w:author="Microsoft Office User" w:date="2025-07-28T10:56:00Z">
              <w:r w:rsidRPr="00132EAD">
                <w:t>410</w:t>
              </w:r>
            </w:ins>
            <w:del w:id="2220" w:author="Microsoft Office User" w:date="2025-07-28T10:56:00Z">
              <w:r w:rsidRPr="000132BE" w:rsidDel="002B20F4">
                <w:rPr>
                  <w:color w:val="000000"/>
                </w:rPr>
                <w:delText>23593</w:delText>
              </w:r>
            </w:del>
          </w:p>
        </w:tc>
        <w:tc>
          <w:tcPr>
            <w:tcW w:w="1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221" w:author="Microsoft Office User" w:date="2025-07-28T11:20:00Z">
              <w:tcPr>
                <w:tcW w:w="1833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52C9C42E" w14:textId="2D3B4587" w:rsidR="007936F4" w:rsidRPr="000132BE" w:rsidRDefault="007936F4" w:rsidP="007936F4">
            <w:pPr>
              <w:jc w:val="right"/>
              <w:rPr>
                <w:color w:val="000000"/>
              </w:rPr>
            </w:pPr>
            <w:ins w:id="2222" w:author="Microsoft Office User" w:date="2025-07-28T10:56:00Z">
              <w:r w:rsidRPr="00132EAD">
                <w:t>31 668</w:t>
              </w:r>
            </w:ins>
            <w:del w:id="2223" w:author="Microsoft Office User" w:date="2025-07-28T10:56:00Z">
              <w:r w:rsidRPr="000132BE" w:rsidDel="002B20F4">
                <w:rPr>
                  <w:color w:val="000000"/>
                </w:rPr>
                <w:delText>23410</w:delText>
              </w:r>
            </w:del>
          </w:p>
        </w:tc>
        <w:tc>
          <w:tcPr>
            <w:tcW w:w="30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224" w:author="Microsoft Office User" w:date="2025-07-28T11:20:00Z">
              <w:tcPr>
                <w:tcW w:w="310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17801FD" w14:textId="1F8E21CF" w:rsidR="007936F4" w:rsidRPr="000132BE" w:rsidRDefault="007936F4" w:rsidP="007936F4">
            <w:pPr>
              <w:jc w:val="right"/>
              <w:rPr>
                <w:color w:val="000000"/>
              </w:rPr>
            </w:pPr>
            <w:ins w:id="2225" w:author="Microsoft Office User" w:date="2025-07-28T10:56:00Z">
              <w:r w:rsidRPr="00132EAD">
                <w:t>+35,3%</w:t>
              </w:r>
            </w:ins>
            <w:del w:id="2226" w:author="Microsoft Office User" w:date="2025-07-28T10:56:00Z">
              <w:r w:rsidRPr="000132BE" w:rsidDel="002B20F4">
                <w:rPr>
                  <w:color w:val="000000"/>
                </w:rPr>
                <w:delText>-1%</w:delText>
              </w:r>
            </w:del>
          </w:p>
        </w:tc>
      </w:tr>
      <w:tr w:rsidR="007936F4" w14:paraId="4F8FE7D5" w14:textId="77777777" w:rsidTr="009A2687">
        <w:tblPrEx>
          <w:tblPrExChange w:id="2227" w:author="Microsoft Office User" w:date="2025-07-28T11:20:00Z">
            <w:tblPrEx>
              <w:tblW w:w="10223" w:type="dxa"/>
            </w:tblPrEx>
          </w:tblPrExChange>
        </w:tblPrEx>
        <w:trPr>
          <w:trHeight w:val="320"/>
          <w:trPrChange w:id="2228" w:author="Microsoft Office User" w:date="2025-07-28T11:20:00Z">
            <w:trPr>
              <w:gridAfter w:val="0"/>
              <w:wAfter w:w="324" w:type="dxa"/>
              <w:trHeight w:val="320"/>
            </w:trPr>
          </w:trPrChange>
        </w:trPr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229" w:author="Microsoft Office User" w:date="2025-07-28T11:20:00Z">
              <w:tcPr>
                <w:tcW w:w="320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1FF04C0F" w14:textId="502D0764" w:rsidR="007936F4" w:rsidRPr="000132BE" w:rsidRDefault="007936F4" w:rsidP="007936F4">
            <w:pPr>
              <w:rPr>
                <w:color w:val="000000"/>
              </w:rPr>
            </w:pPr>
            <w:ins w:id="2230" w:author="Microsoft Office User" w:date="2025-07-28T10:56:00Z">
              <w:r w:rsidRPr="00132EAD">
                <w:t>Казахстан</w:t>
              </w:r>
            </w:ins>
            <w:del w:id="2231" w:author="Microsoft Office User" w:date="2025-07-28T10:56:00Z">
              <w:r w:rsidRPr="000132BE" w:rsidDel="002B20F4">
                <w:rPr>
                  <w:color w:val="000000"/>
                </w:rPr>
                <w:delText>Великобритания</w:delText>
              </w:r>
            </w:del>
          </w:p>
        </w:tc>
        <w:tc>
          <w:tcPr>
            <w:tcW w:w="1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232" w:author="Microsoft Office User" w:date="2025-07-28T11:20:00Z">
              <w:tcPr>
                <w:tcW w:w="175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60A2AA1F" w14:textId="0295E7FC" w:rsidR="007936F4" w:rsidRPr="000132BE" w:rsidRDefault="007936F4" w:rsidP="007936F4">
            <w:pPr>
              <w:jc w:val="right"/>
              <w:rPr>
                <w:color w:val="000000"/>
              </w:rPr>
            </w:pPr>
            <w:ins w:id="2233" w:author="Microsoft Office User" w:date="2025-07-28T10:56:00Z">
              <w:r w:rsidRPr="00132EAD">
                <w:t>26 598</w:t>
              </w:r>
            </w:ins>
            <w:del w:id="2234" w:author="Microsoft Office User" w:date="2025-07-28T10:56:00Z">
              <w:r w:rsidRPr="000132BE" w:rsidDel="002B20F4">
                <w:rPr>
                  <w:color w:val="000000"/>
                </w:rPr>
                <w:delText>19239</w:delText>
              </w:r>
            </w:del>
          </w:p>
        </w:tc>
        <w:tc>
          <w:tcPr>
            <w:tcW w:w="1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235" w:author="Microsoft Office User" w:date="2025-07-28T11:20:00Z">
              <w:tcPr>
                <w:tcW w:w="1833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5B655CD3" w14:textId="05199F91" w:rsidR="007936F4" w:rsidRPr="000132BE" w:rsidRDefault="007936F4" w:rsidP="007936F4">
            <w:pPr>
              <w:jc w:val="right"/>
              <w:rPr>
                <w:color w:val="000000"/>
              </w:rPr>
            </w:pPr>
            <w:ins w:id="2236" w:author="Microsoft Office User" w:date="2025-07-28T10:56:00Z">
              <w:r w:rsidRPr="00132EAD">
                <w:t>25 066</w:t>
              </w:r>
            </w:ins>
            <w:del w:id="2237" w:author="Microsoft Office User" w:date="2025-07-28T10:56:00Z">
              <w:r w:rsidRPr="000132BE" w:rsidDel="002B20F4">
                <w:rPr>
                  <w:color w:val="000000"/>
                </w:rPr>
                <w:delText>21511</w:delText>
              </w:r>
            </w:del>
          </w:p>
        </w:tc>
        <w:tc>
          <w:tcPr>
            <w:tcW w:w="30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238" w:author="Microsoft Office User" w:date="2025-07-28T11:20:00Z">
              <w:tcPr>
                <w:tcW w:w="310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AA6E444" w14:textId="126D8EEB" w:rsidR="007936F4" w:rsidRPr="000132BE" w:rsidRDefault="007936F4" w:rsidP="007936F4">
            <w:pPr>
              <w:jc w:val="right"/>
              <w:rPr>
                <w:color w:val="000000"/>
              </w:rPr>
            </w:pPr>
            <w:ins w:id="2239" w:author="Microsoft Office User" w:date="2025-07-28T10:56:00Z">
              <w:r w:rsidRPr="00132EAD">
                <w:t>-0,9%</w:t>
              </w:r>
            </w:ins>
            <w:del w:id="2240" w:author="Microsoft Office User" w:date="2025-07-28T10:56:00Z">
              <w:r w:rsidDel="002B20F4">
                <w:rPr>
                  <w:color w:val="000000"/>
                </w:rPr>
                <w:delText>+</w:delText>
              </w:r>
              <w:r w:rsidRPr="000132BE" w:rsidDel="002B20F4">
                <w:rPr>
                  <w:color w:val="000000"/>
                </w:rPr>
                <w:delText>12%</w:delText>
              </w:r>
            </w:del>
          </w:p>
        </w:tc>
      </w:tr>
      <w:tr w:rsidR="007936F4" w14:paraId="4BFD7816" w14:textId="77777777" w:rsidTr="009A2687">
        <w:tblPrEx>
          <w:tblPrExChange w:id="2241" w:author="Microsoft Office User" w:date="2025-07-28T11:20:00Z">
            <w:tblPrEx>
              <w:tblW w:w="10223" w:type="dxa"/>
            </w:tblPrEx>
          </w:tblPrExChange>
        </w:tblPrEx>
        <w:trPr>
          <w:trHeight w:val="320"/>
          <w:trPrChange w:id="2242" w:author="Microsoft Office User" w:date="2025-07-28T11:20:00Z">
            <w:trPr>
              <w:gridAfter w:val="0"/>
              <w:wAfter w:w="324" w:type="dxa"/>
              <w:trHeight w:val="320"/>
            </w:trPr>
          </w:trPrChange>
        </w:trPr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243" w:author="Microsoft Office User" w:date="2025-07-28T11:20:00Z">
              <w:tcPr>
                <w:tcW w:w="320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5EBDBC21" w14:textId="677330BD" w:rsidR="007936F4" w:rsidRPr="000132BE" w:rsidRDefault="007936F4" w:rsidP="007936F4">
            <w:pPr>
              <w:rPr>
                <w:color w:val="000000"/>
              </w:rPr>
            </w:pPr>
            <w:ins w:id="2244" w:author="Microsoft Office User" w:date="2025-07-28T10:56:00Z">
              <w:r w:rsidRPr="00132EAD">
                <w:t>Польша</w:t>
              </w:r>
            </w:ins>
            <w:del w:id="2245" w:author="Microsoft Office User" w:date="2025-07-28T10:56:00Z">
              <w:r w:rsidRPr="000132BE" w:rsidDel="002B20F4">
                <w:rPr>
                  <w:color w:val="000000"/>
                </w:rPr>
                <w:delText>Турция</w:delText>
              </w:r>
            </w:del>
          </w:p>
        </w:tc>
        <w:tc>
          <w:tcPr>
            <w:tcW w:w="1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246" w:author="Microsoft Office User" w:date="2025-07-28T11:20:00Z">
              <w:tcPr>
                <w:tcW w:w="175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2FE73174" w14:textId="2D0FC30C" w:rsidR="007936F4" w:rsidRPr="000132BE" w:rsidRDefault="007936F4" w:rsidP="007936F4">
            <w:pPr>
              <w:jc w:val="right"/>
              <w:rPr>
                <w:color w:val="000000"/>
              </w:rPr>
            </w:pPr>
            <w:ins w:id="2247" w:author="Microsoft Office User" w:date="2025-07-28T10:56:00Z">
              <w:r w:rsidRPr="00132EAD">
                <w:t>5 589</w:t>
              </w:r>
            </w:ins>
            <w:del w:id="2248" w:author="Microsoft Office User" w:date="2025-07-28T10:56:00Z">
              <w:r w:rsidRPr="000132BE" w:rsidDel="002B20F4">
                <w:rPr>
                  <w:color w:val="000000"/>
                </w:rPr>
                <w:delText>8643</w:delText>
              </w:r>
            </w:del>
          </w:p>
        </w:tc>
        <w:tc>
          <w:tcPr>
            <w:tcW w:w="1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249" w:author="Microsoft Office User" w:date="2025-07-28T11:20:00Z">
              <w:tcPr>
                <w:tcW w:w="1833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53610575" w14:textId="1C64EA95" w:rsidR="007936F4" w:rsidRPr="000132BE" w:rsidRDefault="007936F4" w:rsidP="007936F4">
            <w:pPr>
              <w:jc w:val="right"/>
              <w:rPr>
                <w:color w:val="000000"/>
              </w:rPr>
            </w:pPr>
            <w:ins w:id="2250" w:author="Microsoft Office User" w:date="2025-07-28T10:56:00Z">
              <w:r w:rsidRPr="00132EAD">
                <w:t>17 338</w:t>
              </w:r>
            </w:ins>
            <w:del w:id="2251" w:author="Microsoft Office User" w:date="2025-07-28T10:56:00Z">
              <w:r w:rsidRPr="000132BE" w:rsidDel="002B20F4">
                <w:rPr>
                  <w:color w:val="000000"/>
                </w:rPr>
                <w:delText>9367</w:delText>
              </w:r>
            </w:del>
          </w:p>
        </w:tc>
        <w:tc>
          <w:tcPr>
            <w:tcW w:w="30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252" w:author="Microsoft Office User" w:date="2025-07-28T11:20:00Z">
              <w:tcPr>
                <w:tcW w:w="310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C1B3CEF" w14:textId="0E6EF3C2" w:rsidR="007936F4" w:rsidRPr="000132BE" w:rsidRDefault="007936F4" w:rsidP="007936F4">
            <w:pPr>
              <w:jc w:val="right"/>
              <w:rPr>
                <w:color w:val="000000"/>
              </w:rPr>
            </w:pPr>
            <w:ins w:id="2253" w:author="Microsoft Office User" w:date="2025-07-28T10:56:00Z">
              <w:r w:rsidRPr="00132EAD">
                <w:t>+148,6%</w:t>
              </w:r>
            </w:ins>
            <w:del w:id="2254" w:author="Microsoft Office User" w:date="2025-07-28T10:56:00Z">
              <w:r w:rsidRPr="000132BE" w:rsidDel="002B20F4">
                <w:rPr>
                  <w:color w:val="000000"/>
                </w:rPr>
                <w:delText>+8%</w:delText>
              </w:r>
            </w:del>
          </w:p>
        </w:tc>
      </w:tr>
      <w:tr w:rsidR="007936F4" w14:paraId="0B4A9F9D" w14:textId="77777777" w:rsidTr="009A2687">
        <w:tblPrEx>
          <w:tblPrExChange w:id="2255" w:author="Microsoft Office User" w:date="2025-07-28T11:20:00Z">
            <w:tblPrEx>
              <w:tblW w:w="10223" w:type="dxa"/>
            </w:tblPrEx>
          </w:tblPrExChange>
        </w:tblPrEx>
        <w:trPr>
          <w:trHeight w:val="320"/>
          <w:trPrChange w:id="2256" w:author="Microsoft Office User" w:date="2025-07-28T11:20:00Z">
            <w:trPr>
              <w:gridAfter w:val="0"/>
              <w:wAfter w:w="324" w:type="dxa"/>
              <w:trHeight w:val="320"/>
            </w:trPr>
          </w:trPrChange>
        </w:trPr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257" w:author="Microsoft Office User" w:date="2025-07-28T11:20:00Z">
              <w:tcPr>
                <w:tcW w:w="320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55F4C6F9" w14:textId="36765174" w:rsidR="007936F4" w:rsidRPr="000132BE" w:rsidRDefault="007936F4" w:rsidP="007936F4">
            <w:pPr>
              <w:rPr>
                <w:color w:val="000000"/>
              </w:rPr>
            </w:pPr>
            <w:ins w:id="2258" w:author="Microsoft Office User" w:date="2025-07-28T10:56:00Z">
              <w:r w:rsidRPr="00132EAD">
                <w:t>Турция</w:t>
              </w:r>
            </w:ins>
            <w:del w:id="2259" w:author="Microsoft Office User" w:date="2025-07-28T10:56:00Z">
              <w:r w:rsidRPr="000132BE" w:rsidDel="002B20F4">
                <w:rPr>
                  <w:color w:val="000000"/>
                </w:rPr>
                <w:delText>Швеция</w:delText>
              </w:r>
            </w:del>
          </w:p>
        </w:tc>
        <w:tc>
          <w:tcPr>
            <w:tcW w:w="1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260" w:author="Microsoft Office User" w:date="2025-07-28T11:20:00Z">
              <w:tcPr>
                <w:tcW w:w="175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2A821646" w14:textId="7CFBBE5A" w:rsidR="007936F4" w:rsidRPr="000132BE" w:rsidRDefault="007936F4" w:rsidP="007936F4">
            <w:pPr>
              <w:jc w:val="right"/>
              <w:rPr>
                <w:color w:val="000000"/>
              </w:rPr>
            </w:pPr>
            <w:ins w:id="2261" w:author="Microsoft Office User" w:date="2025-07-28T10:56:00Z">
              <w:r w:rsidRPr="00132EAD">
                <w:t>9 367</w:t>
              </w:r>
            </w:ins>
            <w:del w:id="2262" w:author="Microsoft Office User" w:date="2025-07-28T10:56:00Z">
              <w:r w:rsidRPr="000132BE" w:rsidDel="002B20F4">
                <w:rPr>
                  <w:color w:val="000000"/>
                </w:rPr>
                <w:delText>11658</w:delText>
              </w:r>
            </w:del>
          </w:p>
        </w:tc>
        <w:tc>
          <w:tcPr>
            <w:tcW w:w="1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263" w:author="Microsoft Office User" w:date="2025-07-28T11:20:00Z">
              <w:tcPr>
                <w:tcW w:w="1833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5B9D50C6" w14:textId="226674D2" w:rsidR="007936F4" w:rsidRPr="000132BE" w:rsidRDefault="007936F4" w:rsidP="007936F4">
            <w:pPr>
              <w:jc w:val="right"/>
              <w:rPr>
                <w:color w:val="000000"/>
              </w:rPr>
            </w:pPr>
            <w:ins w:id="2264" w:author="Microsoft Office User" w:date="2025-07-28T10:56:00Z">
              <w:r w:rsidRPr="00132EAD">
                <w:t>13 368</w:t>
              </w:r>
            </w:ins>
            <w:del w:id="2265" w:author="Microsoft Office User" w:date="2025-07-28T10:56:00Z">
              <w:r w:rsidRPr="000132BE" w:rsidDel="002B20F4">
                <w:rPr>
                  <w:color w:val="000000"/>
                </w:rPr>
                <w:delText>7190</w:delText>
              </w:r>
            </w:del>
          </w:p>
        </w:tc>
        <w:tc>
          <w:tcPr>
            <w:tcW w:w="30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266" w:author="Microsoft Office User" w:date="2025-07-28T11:20:00Z">
              <w:tcPr>
                <w:tcW w:w="310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D309180" w14:textId="3B78FAB2" w:rsidR="007936F4" w:rsidRPr="000132BE" w:rsidRDefault="007936F4" w:rsidP="007936F4">
            <w:pPr>
              <w:jc w:val="right"/>
              <w:rPr>
                <w:color w:val="000000"/>
              </w:rPr>
            </w:pPr>
            <w:ins w:id="2267" w:author="Microsoft Office User" w:date="2025-07-28T10:56:00Z">
              <w:r w:rsidRPr="00132EAD">
                <w:t>+41,5%</w:t>
              </w:r>
            </w:ins>
            <w:del w:id="2268" w:author="Microsoft Office User" w:date="2025-07-28T10:56:00Z">
              <w:r w:rsidRPr="000132BE" w:rsidDel="002B20F4">
                <w:rPr>
                  <w:color w:val="000000"/>
                </w:rPr>
                <w:delText>-38%</w:delText>
              </w:r>
            </w:del>
          </w:p>
        </w:tc>
      </w:tr>
    </w:tbl>
    <w:p w14:paraId="6AC7CE91" w14:textId="59EBC354" w:rsidR="006772E6" w:rsidRDefault="006772E6" w:rsidP="007A16C1">
      <w:pPr>
        <w:tabs>
          <w:tab w:val="num" w:pos="284"/>
        </w:tabs>
        <w:jc w:val="both"/>
        <w:rPr>
          <w:sz w:val="28"/>
        </w:rPr>
      </w:pPr>
    </w:p>
    <w:p w14:paraId="48C66574" w14:textId="7A9341B8" w:rsidR="000A091E" w:rsidRPr="000A091E" w:rsidRDefault="000A091E" w:rsidP="000A091E">
      <w:pPr>
        <w:tabs>
          <w:tab w:val="num" w:pos="284"/>
        </w:tabs>
        <w:spacing w:line="360" w:lineRule="auto"/>
        <w:jc w:val="both"/>
        <w:rPr>
          <w:ins w:id="2269" w:author="Microsoft Office User" w:date="2025-07-28T11:27:00Z"/>
          <w:bCs/>
          <w:sz w:val="28"/>
        </w:rPr>
        <w:pPrChange w:id="2270" w:author="Microsoft Office User" w:date="2025-07-28T11:27:00Z">
          <w:pPr>
            <w:tabs>
              <w:tab w:val="num" w:pos="284"/>
            </w:tabs>
            <w:jc w:val="both"/>
          </w:pPr>
        </w:pPrChange>
      </w:pPr>
      <w:ins w:id="2271" w:author="Microsoft Office User" w:date="2025-07-28T11:27:00Z">
        <w:r>
          <w:rPr>
            <w:bCs/>
            <w:sz w:val="28"/>
          </w:rPr>
          <w:tab/>
        </w:r>
        <w:r>
          <w:rPr>
            <w:bCs/>
            <w:sz w:val="28"/>
          </w:rPr>
          <w:tab/>
        </w:r>
        <w:r w:rsidRPr="000A091E">
          <w:rPr>
            <w:bCs/>
            <w:sz w:val="28"/>
          </w:rPr>
          <w:t>Основной объём аудитории приложения КХЛ в сезоне 2024/2025, как и ранее, обеспечили пользователи из России — 687 029, что на 23% больше, чем в прошлом сезоне.</w:t>
        </w:r>
      </w:ins>
    </w:p>
    <w:p w14:paraId="4EA3E157" w14:textId="58514DFA" w:rsidR="00270D62" w:rsidDel="000A091E" w:rsidRDefault="000A091E" w:rsidP="000A091E">
      <w:pPr>
        <w:spacing w:line="360" w:lineRule="auto"/>
        <w:ind w:firstLine="709"/>
        <w:jc w:val="both"/>
        <w:rPr>
          <w:del w:id="2272" w:author="Microsoft Office User" w:date="2025-07-28T11:25:00Z"/>
          <w:bCs/>
          <w:sz w:val="28"/>
        </w:rPr>
      </w:pPr>
      <w:ins w:id="2273" w:author="Microsoft Office User" w:date="2025-07-28T11:27:00Z">
        <w:r w:rsidRPr="000A091E">
          <w:rPr>
            <w:bCs/>
            <w:sz w:val="28"/>
          </w:rPr>
          <w:t>Значительный рост также зафиксирован в ряде европейских стран — включая Польшу (+149%), Нидерланды (+70%), Великобританию (+54%), Францию (+48%) и Германию (+42%). Однако, как и в случае с сайтами Лиги, нельзя однозначно утверждать, что это связано с реальным ростом интереса к Лиге в этих странах. Такая динамика может быть обусловлена использованием VPN, особенностями геолокации или автоматическим определением стран по IP-адресу в пределах технических платформ.</w:t>
        </w:r>
      </w:ins>
      <w:del w:id="2274" w:author="Microsoft Office User" w:date="2025-07-28T11:25:00Z">
        <w:r w:rsidR="00283734" w:rsidDel="000A091E">
          <w:rPr>
            <w:bCs/>
            <w:sz w:val="28"/>
          </w:rPr>
          <w:delText>По сравнению</w:delText>
        </w:r>
        <w:r w:rsidR="00422B68" w:rsidDel="000A091E">
          <w:rPr>
            <w:bCs/>
            <w:sz w:val="28"/>
          </w:rPr>
          <w:delText xml:space="preserve"> с </w:delText>
        </w:r>
        <w:r w:rsidR="00D65E32" w:rsidDel="000A091E">
          <w:rPr>
            <w:bCs/>
            <w:sz w:val="28"/>
          </w:rPr>
          <w:delText>интернет-сайт</w:delText>
        </w:r>
        <w:r w:rsidR="00422B68" w:rsidDel="000A091E">
          <w:rPr>
            <w:bCs/>
            <w:sz w:val="28"/>
          </w:rPr>
          <w:delText>ами</w:delText>
        </w:r>
        <w:r w:rsidR="00D65E32" w:rsidDel="000A091E">
          <w:rPr>
            <w:bCs/>
            <w:sz w:val="28"/>
          </w:rPr>
          <w:delText xml:space="preserve"> Лиги, </w:delText>
        </w:r>
        <w:r w:rsidR="00982996" w:rsidRPr="00982996" w:rsidDel="000A091E">
          <w:rPr>
            <w:bCs/>
            <w:sz w:val="28"/>
          </w:rPr>
          <w:delText xml:space="preserve">ситуация с приложением в странах </w:delText>
        </w:r>
        <w:r w:rsidR="00982996" w:rsidDel="000A091E">
          <w:rPr>
            <w:bCs/>
            <w:sz w:val="28"/>
          </w:rPr>
          <w:delText xml:space="preserve">из ТОП-10 </w:delText>
        </w:r>
        <w:r w:rsidR="00982996" w:rsidRPr="00982996" w:rsidDel="000A091E">
          <w:rPr>
            <w:bCs/>
            <w:sz w:val="28"/>
          </w:rPr>
          <w:delText>демонстрирует разнообразные тенденции</w:delText>
        </w:r>
        <w:r w:rsidR="00982996" w:rsidDel="000A091E">
          <w:rPr>
            <w:bCs/>
            <w:sz w:val="28"/>
          </w:rPr>
          <w:delText xml:space="preserve">. </w:delText>
        </w:r>
        <w:r w:rsidR="00982996" w:rsidRPr="00982996" w:rsidDel="000A091E">
          <w:rPr>
            <w:bCs/>
            <w:sz w:val="28"/>
          </w:rPr>
          <w:delText>В некоторых странах наблюдается рост числа пользователей, тогда как в других фиксируется снижение. Особенно выделяется Франция, где количество пользователей приложения увеличилось на 105%, с 21</w:delText>
        </w:r>
        <w:r w:rsidR="00982996" w:rsidDel="000A091E">
          <w:rPr>
            <w:bCs/>
            <w:sz w:val="28"/>
          </w:rPr>
          <w:delText xml:space="preserve"> </w:delText>
        </w:r>
        <w:r w:rsidR="00982996" w:rsidRPr="00982996" w:rsidDel="000A091E">
          <w:rPr>
            <w:bCs/>
            <w:sz w:val="28"/>
          </w:rPr>
          <w:delText>375 до 43</w:delText>
        </w:r>
        <w:r w:rsidR="00982996" w:rsidDel="000A091E">
          <w:rPr>
            <w:bCs/>
            <w:sz w:val="28"/>
          </w:rPr>
          <w:delText> </w:delText>
        </w:r>
        <w:r w:rsidR="00982996" w:rsidRPr="00982996" w:rsidDel="000A091E">
          <w:rPr>
            <w:bCs/>
            <w:sz w:val="28"/>
          </w:rPr>
          <w:delText>891</w:delText>
        </w:r>
        <w:r w:rsidR="00982996" w:rsidDel="000A091E">
          <w:rPr>
            <w:bCs/>
            <w:sz w:val="28"/>
          </w:rPr>
          <w:delText>. Стоит отметить, что данная тенденция коррелирует</w:delText>
        </w:r>
        <w:r w:rsidR="00982996" w:rsidRPr="00982996" w:rsidDel="000A091E">
          <w:rPr>
            <w:bCs/>
            <w:sz w:val="28"/>
          </w:rPr>
          <w:delText xml:space="preserve"> с ростом числа посетителей </w:delText>
        </w:r>
        <w:r w:rsidR="00982996" w:rsidDel="000A091E">
          <w:rPr>
            <w:bCs/>
            <w:sz w:val="28"/>
          </w:rPr>
          <w:delText xml:space="preserve">из Франции </w:delText>
        </w:r>
        <w:r w:rsidR="00982996" w:rsidRPr="00982996" w:rsidDel="000A091E">
          <w:rPr>
            <w:bCs/>
            <w:sz w:val="28"/>
          </w:rPr>
          <w:delText xml:space="preserve">на </w:delText>
        </w:r>
        <w:r w:rsidR="000132BE" w:rsidDel="000A091E">
          <w:rPr>
            <w:bCs/>
            <w:sz w:val="28"/>
          </w:rPr>
          <w:delText>интернет-</w:delText>
        </w:r>
        <w:r w:rsidR="00982996" w:rsidRPr="00982996" w:rsidDel="000A091E">
          <w:rPr>
            <w:bCs/>
            <w:sz w:val="28"/>
          </w:rPr>
          <w:delText>сайт</w:delText>
        </w:r>
        <w:r w:rsidR="00982996" w:rsidDel="000A091E">
          <w:rPr>
            <w:bCs/>
            <w:sz w:val="28"/>
          </w:rPr>
          <w:delText>ах Лиги</w:delText>
        </w:r>
        <w:r w:rsidR="00982996" w:rsidRPr="00982996" w:rsidDel="000A091E">
          <w:rPr>
            <w:bCs/>
            <w:sz w:val="28"/>
          </w:rPr>
          <w:delText>.</w:delText>
        </w:r>
        <w:r w:rsidR="00982996" w:rsidDel="000A091E">
          <w:rPr>
            <w:bCs/>
            <w:sz w:val="28"/>
          </w:rPr>
          <w:delText xml:space="preserve"> </w:delText>
        </w:r>
      </w:del>
      <w:ins w:id="2275" w:author="Baskaev, Oleg" w:date="2024-07-25T09:15:00Z">
        <w:del w:id="2276" w:author="Microsoft Office User" w:date="2025-07-28T11:25:00Z">
          <w:r w:rsidR="009D2E8B" w:rsidRPr="009D2E8B" w:rsidDel="000A091E">
            <w:rPr>
              <w:bCs/>
              <w:sz w:val="28"/>
            </w:rPr>
            <w:delText>Возможно, это связано с использованием VPN, что затрудняет точное определение местоположения</w:delText>
          </w:r>
        </w:del>
      </w:ins>
      <w:ins w:id="2277" w:author="Baskaev, Oleg" w:date="2024-07-25T09:16:00Z">
        <w:del w:id="2278" w:author="Microsoft Office User" w:date="2025-07-28T11:25:00Z">
          <w:r w:rsidR="000544D9" w:rsidDel="000A091E">
            <w:rPr>
              <w:bCs/>
              <w:sz w:val="28"/>
            </w:rPr>
            <w:delText>.</w:delText>
          </w:r>
        </w:del>
      </w:ins>
    </w:p>
    <w:p w14:paraId="42295653" w14:textId="20B6A24F" w:rsidR="000A091E" w:rsidRDefault="000A091E" w:rsidP="00270D62">
      <w:pPr>
        <w:spacing w:line="360" w:lineRule="auto"/>
        <w:ind w:firstLine="709"/>
        <w:jc w:val="both"/>
        <w:rPr>
          <w:ins w:id="2279" w:author="Microsoft Office User" w:date="2025-07-28T11:27:00Z"/>
          <w:bCs/>
          <w:sz w:val="28"/>
        </w:rPr>
      </w:pPr>
    </w:p>
    <w:p w14:paraId="05A5A5E6" w14:textId="085C4C1F" w:rsidR="000A091E" w:rsidRDefault="000A091E" w:rsidP="000A091E">
      <w:pPr>
        <w:spacing w:line="360" w:lineRule="auto"/>
        <w:ind w:firstLine="708"/>
        <w:rPr>
          <w:ins w:id="2280" w:author="Microsoft Office User" w:date="2025-07-28T11:29:00Z"/>
          <w:bCs/>
          <w:sz w:val="28"/>
        </w:rPr>
      </w:pPr>
      <w:ins w:id="2281" w:author="Microsoft Office User" w:date="2025-07-28T11:27:00Z">
        <w:r w:rsidRPr="000A091E">
          <w:rPr>
            <w:bCs/>
            <w:sz w:val="28"/>
          </w:rPr>
          <w:t xml:space="preserve">Небольшое снижение аудитории зафиксировано в Казахстане (−1%), что повторяет аналогичный тренд, наблюдавшийся и на сайтах Лиги. </w:t>
        </w:r>
      </w:ins>
      <w:ins w:id="2282" w:author="Microsoft Office User" w:date="2025-07-28T11:34:00Z">
        <w:r w:rsidR="00CE6558" w:rsidRPr="00CE6558">
          <w:rPr>
            <w:bCs/>
            <w:sz w:val="28"/>
          </w:rPr>
          <w:t>Это может быть связано с изменением цифрового поведения локальной аудитории, а также с частичным снижением интереса болельщиков к клубу «Барыс» и к Лиге в целом</w:t>
        </w:r>
      </w:ins>
      <w:ins w:id="2283" w:author="Microsoft Office User" w:date="2025-07-28T11:27:00Z">
        <w:r w:rsidRPr="000A091E">
          <w:rPr>
            <w:bCs/>
            <w:sz w:val="28"/>
          </w:rPr>
          <w:t xml:space="preserve">. </w:t>
        </w:r>
      </w:ins>
    </w:p>
    <w:p w14:paraId="10CA3400" w14:textId="64AAE964" w:rsidR="000A091E" w:rsidRDefault="000A091E" w:rsidP="00CE6558">
      <w:pPr>
        <w:spacing w:line="360" w:lineRule="auto"/>
        <w:ind w:firstLine="708"/>
        <w:rPr>
          <w:ins w:id="2284" w:author="Microsoft Office User" w:date="2025-07-28T11:27:00Z"/>
          <w:bCs/>
          <w:sz w:val="28"/>
        </w:rPr>
        <w:pPrChange w:id="2285" w:author="Microsoft Office User" w:date="2025-07-28T11:34:00Z">
          <w:pPr>
            <w:spacing w:line="360" w:lineRule="auto"/>
            <w:ind w:firstLine="709"/>
            <w:jc w:val="both"/>
          </w:pPr>
        </w:pPrChange>
      </w:pPr>
      <w:ins w:id="2286" w:author="Microsoft Office User" w:date="2025-07-28T11:29:00Z">
        <w:r w:rsidRPr="000A091E">
          <w:rPr>
            <w:bCs/>
            <w:sz w:val="28"/>
          </w:rPr>
          <w:lastRenderedPageBreak/>
          <w:t>Таким образом, приложение демонстрирует стабильн</w:t>
        </w:r>
        <w:r>
          <w:rPr>
            <w:bCs/>
            <w:sz w:val="28"/>
          </w:rPr>
          <w:t>ый прирост и</w:t>
        </w:r>
        <w:r w:rsidRPr="000A091E">
          <w:rPr>
            <w:bCs/>
            <w:sz w:val="28"/>
          </w:rPr>
          <w:t xml:space="preserve"> удержание российской аудитории и потенциальный международный охват, который требует дальнейшего изучения и точной верификации.</w:t>
        </w:r>
      </w:ins>
    </w:p>
    <w:p w14:paraId="7E988A20" w14:textId="502F0D01" w:rsidR="00982996" w:rsidDel="000A091E" w:rsidRDefault="00982996" w:rsidP="0090730B">
      <w:pPr>
        <w:spacing w:line="360" w:lineRule="auto"/>
        <w:ind w:firstLine="709"/>
        <w:jc w:val="both"/>
        <w:rPr>
          <w:del w:id="2287" w:author="Microsoft Office User" w:date="2025-07-28T11:25:00Z"/>
          <w:bCs/>
          <w:sz w:val="28"/>
        </w:rPr>
      </w:pPr>
      <w:del w:id="2288" w:author="Microsoft Office User" w:date="2025-07-28T11:25:00Z">
        <w:r w:rsidRPr="00982996" w:rsidDel="000A091E">
          <w:rPr>
            <w:bCs/>
            <w:sz w:val="28"/>
          </w:rPr>
          <w:delText>Россия показала стабильный рост числа пользователей приложения на 7%, что также отражает позитивную динамику, аналогичную сайту.</w:delText>
        </w:r>
      </w:del>
    </w:p>
    <w:p w14:paraId="652E3086" w14:textId="31084A9D" w:rsidR="00270D62" w:rsidRPr="00C9560C" w:rsidDel="000A091E" w:rsidRDefault="00982996" w:rsidP="00C9560C">
      <w:pPr>
        <w:spacing w:line="360" w:lineRule="auto"/>
        <w:ind w:firstLine="709"/>
        <w:jc w:val="both"/>
        <w:rPr>
          <w:del w:id="2289" w:author="Microsoft Office User" w:date="2025-07-28T11:25:00Z"/>
          <w:bCs/>
          <w:sz w:val="28"/>
        </w:rPr>
      </w:pPr>
      <w:del w:id="2290" w:author="Microsoft Office User" w:date="2025-07-28T11:25:00Z">
        <w:r w:rsidRPr="00982996" w:rsidDel="000A091E">
          <w:rPr>
            <w:bCs/>
            <w:sz w:val="28"/>
          </w:rPr>
          <w:delText>В то же время, в таких странах как Германия, Казахстан и Швеция наблюдается снижение числа пользователей. В Германии количество пользователей уменьшилось на 15%, в Казахстане — на 13%, а в Швеции — на 38%. Эти цифры указывают на снижение интереса к приложению в этих странах</w:delText>
        </w:r>
        <w:r w:rsidDel="000A091E">
          <w:rPr>
            <w:bCs/>
            <w:sz w:val="28"/>
          </w:rPr>
          <w:delText>.</w:delText>
        </w:r>
      </w:del>
    </w:p>
    <w:p w14:paraId="152FB38B" w14:textId="77777777" w:rsidR="00702093" w:rsidRDefault="00702093" w:rsidP="00270D62">
      <w:pPr>
        <w:spacing w:line="360" w:lineRule="auto"/>
        <w:ind w:firstLine="709"/>
        <w:jc w:val="both"/>
        <w:rPr>
          <w:b/>
          <w:sz w:val="28"/>
        </w:rPr>
      </w:pPr>
    </w:p>
    <w:p w14:paraId="529A5DBA" w14:textId="2829B562" w:rsidR="00C9211A" w:rsidRPr="00045E90" w:rsidRDefault="00270D62" w:rsidP="00045E90">
      <w:pPr>
        <w:spacing w:line="360" w:lineRule="auto"/>
        <w:ind w:firstLine="709"/>
        <w:jc w:val="center"/>
        <w:rPr>
          <w:bCs/>
          <w:sz w:val="28"/>
        </w:rPr>
      </w:pPr>
      <w:r>
        <w:rPr>
          <w:b/>
          <w:sz w:val="28"/>
        </w:rPr>
        <w:t xml:space="preserve">География посещений </w:t>
      </w:r>
      <w:r w:rsidR="00425F91">
        <w:rPr>
          <w:b/>
          <w:sz w:val="28"/>
        </w:rPr>
        <w:t>приложения</w:t>
      </w:r>
      <w:r>
        <w:rPr>
          <w:b/>
          <w:sz w:val="28"/>
        </w:rPr>
        <w:t xml:space="preserve"> КХЛ</w:t>
      </w:r>
      <w:r w:rsidRPr="003F2C4F">
        <w:rPr>
          <w:b/>
          <w:sz w:val="28"/>
        </w:rPr>
        <w:t xml:space="preserve"> в сезоне 202</w:t>
      </w:r>
      <w:ins w:id="2291" w:author="Microsoft Office User" w:date="2025-07-28T11:09:00Z">
        <w:r w:rsidR="00655620">
          <w:rPr>
            <w:b/>
            <w:sz w:val="28"/>
          </w:rPr>
          <w:t>4</w:t>
        </w:r>
      </w:ins>
      <w:del w:id="2292" w:author="Microsoft Office User" w:date="2025-07-28T11:09:00Z">
        <w:r w:rsidR="00B20006" w:rsidDel="00655620">
          <w:rPr>
            <w:b/>
            <w:sz w:val="28"/>
          </w:rPr>
          <w:delText>3</w:delText>
        </w:r>
      </w:del>
      <w:r w:rsidRPr="003F2C4F">
        <w:rPr>
          <w:b/>
          <w:sz w:val="28"/>
        </w:rPr>
        <w:t>/202</w:t>
      </w:r>
      <w:ins w:id="2293" w:author="Microsoft Office User" w:date="2025-07-28T11:09:00Z">
        <w:r w:rsidR="00655620">
          <w:rPr>
            <w:b/>
            <w:sz w:val="28"/>
          </w:rPr>
          <w:t>5</w:t>
        </w:r>
      </w:ins>
      <w:del w:id="2294" w:author="Microsoft Office User" w:date="2025-07-28T11:09:00Z">
        <w:r w:rsidR="00B20006" w:rsidDel="00655620">
          <w:rPr>
            <w:b/>
            <w:sz w:val="28"/>
          </w:rPr>
          <w:delText>4</w:delText>
        </w:r>
      </w:del>
      <w:r>
        <w:rPr>
          <w:b/>
          <w:sz w:val="28"/>
        </w:rPr>
        <w:t xml:space="preserve"> по регионам РФ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2"/>
        <w:gridCol w:w="1322"/>
        <w:gridCol w:w="1322"/>
        <w:gridCol w:w="4293"/>
      </w:tblGrid>
      <w:tr w:rsidR="00BE33ED" w14:paraId="7EB2B63F" w14:textId="77777777" w:rsidTr="00D02B8D">
        <w:trPr>
          <w:trHeight w:val="320"/>
        </w:trPr>
        <w:tc>
          <w:tcPr>
            <w:tcW w:w="1904" w:type="dxa"/>
            <w:vMerge w:val="restart"/>
            <w:shd w:val="clear" w:color="auto" w:fill="auto"/>
            <w:noWrap/>
            <w:vAlign w:val="center"/>
            <w:hideMark/>
          </w:tcPr>
          <w:p w14:paraId="1C867B1E" w14:textId="77777777" w:rsidR="00BE33ED" w:rsidRPr="00A23386" w:rsidRDefault="00BE33ED">
            <w:pPr>
              <w:jc w:val="center"/>
              <w:rPr>
                <w:b/>
                <w:bCs/>
                <w:color w:val="000000"/>
              </w:rPr>
            </w:pPr>
            <w:r w:rsidRPr="00A23386">
              <w:rPr>
                <w:b/>
                <w:bCs/>
                <w:color w:val="000000"/>
              </w:rPr>
              <w:t>Город</w:t>
            </w:r>
          </w:p>
        </w:tc>
        <w:tc>
          <w:tcPr>
            <w:tcW w:w="2702" w:type="dxa"/>
            <w:gridSpan w:val="2"/>
            <w:shd w:val="clear" w:color="auto" w:fill="auto"/>
            <w:noWrap/>
            <w:vAlign w:val="center"/>
            <w:hideMark/>
          </w:tcPr>
          <w:p w14:paraId="6E2DE797" w14:textId="77777777" w:rsidR="00BE33ED" w:rsidRPr="00A23386" w:rsidRDefault="00BE33ED">
            <w:pPr>
              <w:jc w:val="center"/>
              <w:rPr>
                <w:b/>
                <w:bCs/>
                <w:color w:val="000000"/>
              </w:rPr>
            </w:pPr>
            <w:r w:rsidRPr="00A23386">
              <w:rPr>
                <w:b/>
                <w:bCs/>
                <w:color w:val="000000"/>
              </w:rPr>
              <w:t>Посетители</w:t>
            </w:r>
          </w:p>
        </w:tc>
        <w:tc>
          <w:tcPr>
            <w:tcW w:w="4887" w:type="dxa"/>
            <w:vMerge w:val="restart"/>
            <w:shd w:val="clear" w:color="auto" w:fill="auto"/>
            <w:noWrap/>
            <w:vAlign w:val="center"/>
            <w:hideMark/>
          </w:tcPr>
          <w:p w14:paraId="721A86CF" w14:textId="77777777" w:rsidR="00BE33ED" w:rsidRPr="00A23386" w:rsidRDefault="00BE33ED">
            <w:pPr>
              <w:jc w:val="center"/>
              <w:rPr>
                <w:b/>
                <w:bCs/>
                <w:color w:val="000000"/>
              </w:rPr>
            </w:pPr>
            <w:r w:rsidRPr="00A23386">
              <w:rPr>
                <w:b/>
                <w:bCs/>
                <w:color w:val="000000"/>
              </w:rPr>
              <w:t>Изменение</w:t>
            </w:r>
          </w:p>
        </w:tc>
      </w:tr>
      <w:tr w:rsidR="00BE33ED" w14:paraId="44A8C560" w14:textId="77777777" w:rsidTr="00D02B8D">
        <w:trPr>
          <w:trHeight w:val="320"/>
        </w:trPr>
        <w:tc>
          <w:tcPr>
            <w:tcW w:w="1904" w:type="dxa"/>
            <w:vMerge/>
            <w:vAlign w:val="center"/>
            <w:hideMark/>
          </w:tcPr>
          <w:p w14:paraId="29068341" w14:textId="77777777" w:rsidR="00BE33ED" w:rsidRPr="00A23386" w:rsidRDefault="00BE33ED">
            <w:pPr>
              <w:rPr>
                <w:b/>
                <w:bCs/>
                <w:color w:val="000000"/>
              </w:rPr>
            </w:pPr>
          </w:p>
        </w:tc>
        <w:tc>
          <w:tcPr>
            <w:tcW w:w="1351" w:type="dxa"/>
            <w:shd w:val="clear" w:color="auto" w:fill="auto"/>
            <w:noWrap/>
            <w:vAlign w:val="center"/>
            <w:hideMark/>
          </w:tcPr>
          <w:p w14:paraId="79E60B88" w14:textId="1F536CD1" w:rsidR="00BE33ED" w:rsidRPr="00A23386" w:rsidRDefault="00BE33ED">
            <w:pPr>
              <w:jc w:val="center"/>
              <w:rPr>
                <w:b/>
                <w:bCs/>
                <w:color w:val="000000"/>
              </w:rPr>
            </w:pPr>
            <w:r w:rsidRPr="00A23386">
              <w:rPr>
                <w:b/>
                <w:bCs/>
                <w:color w:val="000000"/>
              </w:rPr>
              <w:t>202</w:t>
            </w:r>
            <w:ins w:id="2295" w:author="Microsoft Office User" w:date="2025-07-28T11:37:00Z">
              <w:r w:rsidR="00CE6558">
                <w:rPr>
                  <w:b/>
                  <w:bCs/>
                  <w:color w:val="000000"/>
                </w:rPr>
                <w:t>3</w:t>
              </w:r>
            </w:ins>
            <w:del w:id="2296" w:author="Microsoft Office User" w:date="2025-07-28T11:37:00Z">
              <w:r w:rsidRPr="00A23386" w:rsidDel="00CE6558">
                <w:rPr>
                  <w:b/>
                  <w:bCs/>
                  <w:color w:val="000000"/>
                </w:rPr>
                <w:delText>2</w:delText>
              </w:r>
            </w:del>
            <w:r w:rsidRPr="00A23386">
              <w:rPr>
                <w:b/>
                <w:bCs/>
                <w:color w:val="000000"/>
              </w:rPr>
              <w:t>/202</w:t>
            </w:r>
            <w:ins w:id="2297" w:author="Microsoft Office User" w:date="2025-07-28T11:37:00Z">
              <w:r w:rsidR="00CE6558">
                <w:rPr>
                  <w:b/>
                  <w:bCs/>
                  <w:color w:val="000000"/>
                </w:rPr>
                <w:t>4</w:t>
              </w:r>
            </w:ins>
            <w:del w:id="2298" w:author="Microsoft Office User" w:date="2025-07-28T11:37:00Z">
              <w:r w:rsidRPr="00A23386" w:rsidDel="00CE6558">
                <w:rPr>
                  <w:b/>
                  <w:bCs/>
                  <w:color w:val="000000"/>
                </w:rPr>
                <w:delText>3</w:delText>
              </w:r>
            </w:del>
          </w:p>
        </w:tc>
        <w:tc>
          <w:tcPr>
            <w:tcW w:w="1351" w:type="dxa"/>
            <w:shd w:val="clear" w:color="auto" w:fill="auto"/>
            <w:noWrap/>
            <w:vAlign w:val="center"/>
            <w:hideMark/>
          </w:tcPr>
          <w:p w14:paraId="09556615" w14:textId="36479D61" w:rsidR="00BE33ED" w:rsidRPr="00A23386" w:rsidRDefault="00BE33ED">
            <w:pPr>
              <w:jc w:val="center"/>
              <w:rPr>
                <w:b/>
                <w:bCs/>
                <w:color w:val="000000"/>
              </w:rPr>
            </w:pPr>
            <w:r w:rsidRPr="00A23386">
              <w:rPr>
                <w:b/>
                <w:bCs/>
                <w:color w:val="000000"/>
              </w:rPr>
              <w:t>202</w:t>
            </w:r>
            <w:ins w:id="2299" w:author="Microsoft Office User" w:date="2025-07-28T11:37:00Z">
              <w:r w:rsidR="00CE6558">
                <w:rPr>
                  <w:b/>
                  <w:bCs/>
                  <w:color w:val="000000"/>
                </w:rPr>
                <w:t>4</w:t>
              </w:r>
            </w:ins>
            <w:del w:id="2300" w:author="Microsoft Office User" w:date="2025-07-28T11:37:00Z">
              <w:r w:rsidRPr="00A23386" w:rsidDel="00CE6558">
                <w:rPr>
                  <w:b/>
                  <w:bCs/>
                  <w:color w:val="000000"/>
                </w:rPr>
                <w:delText>3</w:delText>
              </w:r>
            </w:del>
            <w:r w:rsidRPr="00A23386">
              <w:rPr>
                <w:b/>
                <w:bCs/>
                <w:color w:val="000000"/>
              </w:rPr>
              <w:t>/202</w:t>
            </w:r>
            <w:ins w:id="2301" w:author="Microsoft Office User" w:date="2025-07-28T11:37:00Z">
              <w:r w:rsidR="00CE6558">
                <w:rPr>
                  <w:b/>
                  <w:bCs/>
                  <w:color w:val="000000"/>
                </w:rPr>
                <w:t>5</w:t>
              </w:r>
            </w:ins>
            <w:del w:id="2302" w:author="Microsoft Office User" w:date="2025-07-28T11:37:00Z">
              <w:r w:rsidRPr="00A23386" w:rsidDel="00CE6558">
                <w:rPr>
                  <w:b/>
                  <w:bCs/>
                  <w:color w:val="000000"/>
                </w:rPr>
                <w:delText>4</w:delText>
              </w:r>
            </w:del>
          </w:p>
        </w:tc>
        <w:tc>
          <w:tcPr>
            <w:tcW w:w="4887" w:type="dxa"/>
            <w:vMerge/>
            <w:vAlign w:val="center"/>
            <w:hideMark/>
          </w:tcPr>
          <w:p w14:paraId="2C39E8E8" w14:textId="77777777" w:rsidR="00BE33ED" w:rsidRPr="00A23386" w:rsidRDefault="00BE33ED">
            <w:pPr>
              <w:rPr>
                <w:b/>
                <w:bCs/>
                <w:color w:val="000000"/>
              </w:rPr>
            </w:pPr>
          </w:p>
        </w:tc>
      </w:tr>
      <w:tr w:rsidR="00CE6558" w14:paraId="283C6D76" w14:textId="77777777" w:rsidTr="00D02B8D">
        <w:trPr>
          <w:trHeight w:val="320"/>
        </w:trPr>
        <w:tc>
          <w:tcPr>
            <w:tcW w:w="1904" w:type="dxa"/>
            <w:shd w:val="clear" w:color="auto" w:fill="auto"/>
            <w:noWrap/>
            <w:vAlign w:val="bottom"/>
            <w:hideMark/>
          </w:tcPr>
          <w:p w14:paraId="19A8DD74" w14:textId="74AECCF7" w:rsidR="00CE6558" w:rsidRPr="00A23386" w:rsidRDefault="00CE6558" w:rsidP="00CE6558">
            <w:pPr>
              <w:rPr>
                <w:color w:val="000000"/>
              </w:rPr>
            </w:pPr>
            <w:ins w:id="2303" w:author="Microsoft Office User" w:date="2025-07-28T11:37:00Z">
              <w:r w:rsidRPr="00132EAD">
                <w:t>Москва</w:t>
              </w:r>
            </w:ins>
            <w:del w:id="2304" w:author="Microsoft Office User" w:date="2025-07-28T11:37:00Z">
              <w:r w:rsidRPr="00A23386" w:rsidDel="007C5C9B">
                <w:rPr>
                  <w:color w:val="000000"/>
                </w:rPr>
                <w:delText>Москва</w:delText>
              </w:r>
            </w:del>
          </w:p>
        </w:tc>
        <w:tc>
          <w:tcPr>
            <w:tcW w:w="1351" w:type="dxa"/>
            <w:shd w:val="clear" w:color="auto" w:fill="auto"/>
            <w:noWrap/>
            <w:vAlign w:val="bottom"/>
            <w:hideMark/>
          </w:tcPr>
          <w:p w14:paraId="7E445BFE" w14:textId="3E09024D" w:rsidR="00CE6558" w:rsidRPr="00A23386" w:rsidRDefault="00CE6558" w:rsidP="00CE6558">
            <w:pPr>
              <w:jc w:val="right"/>
              <w:rPr>
                <w:color w:val="000000"/>
              </w:rPr>
            </w:pPr>
            <w:ins w:id="2305" w:author="Microsoft Office User" w:date="2025-07-28T11:37:00Z">
              <w:r w:rsidRPr="00132EAD">
                <w:t>222 964</w:t>
              </w:r>
            </w:ins>
            <w:del w:id="2306" w:author="Microsoft Office User" w:date="2025-07-28T11:37:00Z">
              <w:r w:rsidRPr="00A23386" w:rsidDel="007C5C9B">
                <w:rPr>
                  <w:color w:val="000000"/>
                </w:rPr>
                <w:delText>150</w:delText>
              </w:r>
              <w:r w:rsidDel="007C5C9B">
                <w:rPr>
                  <w:color w:val="000000"/>
                </w:rPr>
                <w:delText xml:space="preserve"> </w:delText>
              </w:r>
              <w:r w:rsidRPr="00A23386" w:rsidDel="007C5C9B">
                <w:rPr>
                  <w:color w:val="000000"/>
                </w:rPr>
                <w:delText>508</w:delText>
              </w:r>
            </w:del>
          </w:p>
        </w:tc>
        <w:tc>
          <w:tcPr>
            <w:tcW w:w="1351" w:type="dxa"/>
            <w:shd w:val="clear" w:color="auto" w:fill="auto"/>
            <w:noWrap/>
            <w:vAlign w:val="bottom"/>
            <w:hideMark/>
          </w:tcPr>
          <w:p w14:paraId="1F8A0999" w14:textId="6FE7DFE3" w:rsidR="00CE6558" w:rsidRPr="00A23386" w:rsidRDefault="00CE6558" w:rsidP="00CE6558">
            <w:pPr>
              <w:jc w:val="right"/>
              <w:rPr>
                <w:color w:val="000000"/>
              </w:rPr>
            </w:pPr>
            <w:ins w:id="2307" w:author="Microsoft Office User" w:date="2025-07-28T11:37:00Z">
              <w:r w:rsidRPr="00132EAD">
                <w:t>212 966</w:t>
              </w:r>
            </w:ins>
            <w:del w:id="2308" w:author="Microsoft Office User" w:date="2025-07-28T11:37:00Z">
              <w:r w:rsidRPr="00A23386" w:rsidDel="007C5C9B">
                <w:rPr>
                  <w:color w:val="000000"/>
                </w:rPr>
                <w:delText>222</w:delText>
              </w:r>
              <w:r w:rsidDel="007C5C9B">
                <w:rPr>
                  <w:color w:val="000000"/>
                </w:rPr>
                <w:delText xml:space="preserve"> </w:delText>
              </w:r>
              <w:r w:rsidRPr="00A23386" w:rsidDel="007C5C9B">
                <w:rPr>
                  <w:color w:val="000000"/>
                </w:rPr>
                <w:delText>964</w:delText>
              </w:r>
            </w:del>
          </w:p>
        </w:tc>
        <w:tc>
          <w:tcPr>
            <w:tcW w:w="4887" w:type="dxa"/>
            <w:shd w:val="clear" w:color="auto" w:fill="auto"/>
            <w:noWrap/>
            <w:vAlign w:val="center"/>
            <w:hideMark/>
          </w:tcPr>
          <w:p w14:paraId="0D9F02D5" w14:textId="615935E7" w:rsidR="00CE6558" w:rsidRPr="00A23386" w:rsidRDefault="00CE6558" w:rsidP="00CE6558">
            <w:pPr>
              <w:jc w:val="right"/>
              <w:rPr>
                <w:color w:val="000000"/>
              </w:rPr>
            </w:pPr>
            <w:ins w:id="2309" w:author="Microsoft Office User" w:date="2025-07-28T11:37:00Z">
              <w:r w:rsidRPr="00132EAD">
                <w:t>–4,49%</w:t>
              </w:r>
            </w:ins>
            <w:del w:id="2310" w:author="Microsoft Office User" w:date="2025-07-28T11:37:00Z">
              <w:r w:rsidRPr="00A23386" w:rsidDel="007C5C9B">
                <w:rPr>
                  <w:color w:val="000000"/>
                </w:rPr>
                <w:delText>+48%</w:delText>
              </w:r>
            </w:del>
          </w:p>
        </w:tc>
      </w:tr>
      <w:tr w:rsidR="00CE6558" w14:paraId="342F0207" w14:textId="77777777" w:rsidTr="00D02B8D">
        <w:trPr>
          <w:trHeight w:val="320"/>
        </w:trPr>
        <w:tc>
          <w:tcPr>
            <w:tcW w:w="1904" w:type="dxa"/>
            <w:shd w:val="clear" w:color="auto" w:fill="auto"/>
            <w:noWrap/>
            <w:vAlign w:val="bottom"/>
            <w:hideMark/>
          </w:tcPr>
          <w:p w14:paraId="314017AB" w14:textId="5DB95696" w:rsidR="00CE6558" w:rsidRPr="00A23386" w:rsidRDefault="00CE6558" w:rsidP="00CE6558">
            <w:pPr>
              <w:rPr>
                <w:color w:val="000000"/>
              </w:rPr>
            </w:pPr>
            <w:ins w:id="2311" w:author="Microsoft Office User" w:date="2025-07-28T11:37:00Z">
              <w:r w:rsidRPr="00132EAD">
                <w:t>Санкт-Петербург</w:t>
              </w:r>
            </w:ins>
            <w:del w:id="2312" w:author="Microsoft Office User" w:date="2025-07-28T11:37:00Z">
              <w:r w:rsidRPr="00A23386" w:rsidDel="007C5C9B">
                <w:rPr>
                  <w:color w:val="000000"/>
                </w:rPr>
                <w:delText>Санкт-Петербург</w:delText>
              </w:r>
            </w:del>
          </w:p>
        </w:tc>
        <w:tc>
          <w:tcPr>
            <w:tcW w:w="1351" w:type="dxa"/>
            <w:shd w:val="clear" w:color="auto" w:fill="auto"/>
            <w:noWrap/>
            <w:vAlign w:val="bottom"/>
            <w:hideMark/>
          </w:tcPr>
          <w:p w14:paraId="02D8BFC2" w14:textId="3B0FB595" w:rsidR="00CE6558" w:rsidRPr="00A23386" w:rsidRDefault="00CE6558" w:rsidP="00CE6558">
            <w:pPr>
              <w:jc w:val="right"/>
              <w:rPr>
                <w:color w:val="000000"/>
              </w:rPr>
            </w:pPr>
            <w:ins w:id="2313" w:author="Microsoft Office User" w:date="2025-07-28T11:37:00Z">
              <w:r w:rsidRPr="00132EAD">
                <w:t>69 345</w:t>
              </w:r>
            </w:ins>
            <w:del w:id="2314" w:author="Microsoft Office User" w:date="2025-07-28T11:37:00Z">
              <w:r w:rsidRPr="00A23386" w:rsidDel="007C5C9B">
                <w:rPr>
                  <w:color w:val="000000"/>
                </w:rPr>
                <w:delText>63</w:delText>
              </w:r>
              <w:r w:rsidDel="007C5C9B">
                <w:rPr>
                  <w:color w:val="000000"/>
                </w:rPr>
                <w:delText xml:space="preserve"> </w:delText>
              </w:r>
              <w:r w:rsidRPr="00A23386" w:rsidDel="007C5C9B">
                <w:rPr>
                  <w:color w:val="000000"/>
                </w:rPr>
                <w:delText>286</w:delText>
              </w:r>
            </w:del>
          </w:p>
        </w:tc>
        <w:tc>
          <w:tcPr>
            <w:tcW w:w="1351" w:type="dxa"/>
            <w:shd w:val="clear" w:color="auto" w:fill="auto"/>
            <w:noWrap/>
            <w:vAlign w:val="bottom"/>
            <w:hideMark/>
          </w:tcPr>
          <w:p w14:paraId="504137A3" w14:textId="650E13D8" w:rsidR="00CE6558" w:rsidRPr="00A23386" w:rsidRDefault="00CE6558" w:rsidP="00CE6558">
            <w:pPr>
              <w:jc w:val="right"/>
              <w:rPr>
                <w:color w:val="000000"/>
              </w:rPr>
            </w:pPr>
            <w:ins w:id="2315" w:author="Microsoft Office User" w:date="2025-07-28T11:37:00Z">
              <w:r w:rsidRPr="00132EAD">
                <w:t>85 369</w:t>
              </w:r>
            </w:ins>
            <w:del w:id="2316" w:author="Microsoft Office User" w:date="2025-07-28T11:37:00Z">
              <w:r w:rsidRPr="00A23386" w:rsidDel="007C5C9B">
                <w:rPr>
                  <w:color w:val="000000"/>
                </w:rPr>
                <w:delText>69</w:delText>
              </w:r>
              <w:r w:rsidDel="007C5C9B">
                <w:rPr>
                  <w:color w:val="000000"/>
                </w:rPr>
                <w:delText xml:space="preserve"> </w:delText>
              </w:r>
              <w:r w:rsidRPr="00A23386" w:rsidDel="007C5C9B">
                <w:rPr>
                  <w:color w:val="000000"/>
                </w:rPr>
                <w:delText>345</w:delText>
              </w:r>
            </w:del>
          </w:p>
        </w:tc>
        <w:tc>
          <w:tcPr>
            <w:tcW w:w="4887" w:type="dxa"/>
            <w:shd w:val="clear" w:color="auto" w:fill="auto"/>
            <w:noWrap/>
            <w:vAlign w:val="center"/>
            <w:hideMark/>
          </w:tcPr>
          <w:p w14:paraId="710050F7" w14:textId="1BC43609" w:rsidR="00CE6558" w:rsidRPr="00A23386" w:rsidRDefault="00CE6558" w:rsidP="00CE6558">
            <w:pPr>
              <w:jc w:val="right"/>
              <w:rPr>
                <w:color w:val="000000"/>
              </w:rPr>
            </w:pPr>
            <w:ins w:id="2317" w:author="Microsoft Office User" w:date="2025-07-28T11:37:00Z">
              <w:r w:rsidRPr="00132EAD">
                <w:t>+23,13%</w:t>
              </w:r>
            </w:ins>
            <w:del w:id="2318" w:author="Microsoft Office User" w:date="2025-07-28T11:37:00Z">
              <w:r w:rsidRPr="00A23386" w:rsidDel="007C5C9B">
                <w:rPr>
                  <w:color w:val="000000"/>
                </w:rPr>
                <w:delText>+10%</w:delText>
              </w:r>
            </w:del>
          </w:p>
        </w:tc>
      </w:tr>
      <w:tr w:rsidR="00CE6558" w14:paraId="638E76A0" w14:textId="77777777" w:rsidTr="00D02B8D">
        <w:trPr>
          <w:trHeight w:val="320"/>
        </w:trPr>
        <w:tc>
          <w:tcPr>
            <w:tcW w:w="1904" w:type="dxa"/>
            <w:shd w:val="clear" w:color="auto" w:fill="auto"/>
            <w:noWrap/>
            <w:vAlign w:val="bottom"/>
            <w:hideMark/>
          </w:tcPr>
          <w:p w14:paraId="0A6D8869" w14:textId="797C4199" w:rsidR="00CE6558" w:rsidRPr="00A23386" w:rsidRDefault="00CE6558" w:rsidP="00CE6558">
            <w:pPr>
              <w:rPr>
                <w:color w:val="000000"/>
              </w:rPr>
            </w:pPr>
            <w:ins w:id="2319" w:author="Microsoft Office User" w:date="2025-07-28T11:37:00Z">
              <w:r w:rsidRPr="00132EAD">
                <w:t>Екатеринбург</w:t>
              </w:r>
            </w:ins>
            <w:del w:id="2320" w:author="Microsoft Office User" w:date="2025-07-28T11:37:00Z">
              <w:r w:rsidRPr="00A23386" w:rsidDel="007C5C9B">
                <w:rPr>
                  <w:color w:val="000000"/>
                </w:rPr>
                <w:delText>Екатеринбург</w:delText>
              </w:r>
            </w:del>
          </w:p>
        </w:tc>
        <w:tc>
          <w:tcPr>
            <w:tcW w:w="1351" w:type="dxa"/>
            <w:shd w:val="clear" w:color="auto" w:fill="auto"/>
            <w:noWrap/>
            <w:vAlign w:val="bottom"/>
            <w:hideMark/>
          </w:tcPr>
          <w:p w14:paraId="2716CAA9" w14:textId="41829433" w:rsidR="00CE6558" w:rsidRPr="00A23386" w:rsidRDefault="00CE6558" w:rsidP="00CE6558">
            <w:pPr>
              <w:jc w:val="right"/>
              <w:rPr>
                <w:color w:val="000000"/>
              </w:rPr>
            </w:pPr>
            <w:ins w:id="2321" w:author="Microsoft Office User" w:date="2025-07-28T11:37:00Z">
              <w:r w:rsidRPr="00132EAD">
                <w:t>65 539</w:t>
              </w:r>
            </w:ins>
            <w:del w:id="2322" w:author="Microsoft Office User" w:date="2025-07-28T11:37:00Z">
              <w:r w:rsidRPr="00A23386" w:rsidDel="007C5C9B">
                <w:rPr>
                  <w:color w:val="000000"/>
                </w:rPr>
                <w:delText>44</w:delText>
              </w:r>
              <w:r w:rsidDel="007C5C9B">
                <w:rPr>
                  <w:color w:val="000000"/>
                </w:rPr>
                <w:delText xml:space="preserve"> </w:delText>
              </w:r>
              <w:r w:rsidRPr="00A23386" w:rsidDel="007C5C9B">
                <w:rPr>
                  <w:color w:val="000000"/>
                </w:rPr>
                <w:delText>877</w:delText>
              </w:r>
            </w:del>
          </w:p>
        </w:tc>
        <w:tc>
          <w:tcPr>
            <w:tcW w:w="1351" w:type="dxa"/>
            <w:shd w:val="clear" w:color="auto" w:fill="auto"/>
            <w:noWrap/>
            <w:vAlign w:val="bottom"/>
            <w:hideMark/>
          </w:tcPr>
          <w:p w14:paraId="306976CF" w14:textId="79A5F01D" w:rsidR="00CE6558" w:rsidRPr="00A23386" w:rsidRDefault="00CE6558" w:rsidP="00CE6558">
            <w:pPr>
              <w:jc w:val="right"/>
              <w:rPr>
                <w:color w:val="000000"/>
              </w:rPr>
            </w:pPr>
            <w:ins w:id="2323" w:author="Microsoft Office User" w:date="2025-07-28T11:37:00Z">
              <w:r w:rsidRPr="00132EAD">
                <w:t>76 372</w:t>
              </w:r>
            </w:ins>
            <w:del w:id="2324" w:author="Microsoft Office User" w:date="2025-07-28T11:37:00Z">
              <w:r w:rsidRPr="00A23386" w:rsidDel="007C5C9B">
                <w:rPr>
                  <w:color w:val="000000"/>
                </w:rPr>
                <w:delText>65</w:delText>
              </w:r>
              <w:r w:rsidDel="007C5C9B">
                <w:rPr>
                  <w:color w:val="000000"/>
                </w:rPr>
                <w:delText xml:space="preserve"> </w:delText>
              </w:r>
              <w:r w:rsidRPr="00A23386" w:rsidDel="007C5C9B">
                <w:rPr>
                  <w:color w:val="000000"/>
                </w:rPr>
                <w:delText>539</w:delText>
              </w:r>
            </w:del>
          </w:p>
        </w:tc>
        <w:tc>
          <w:tcPr>
            <w:tcW w:w="4887" w:type="dxa"/>
            <w:shd w:val="clear" w:color="auto" w:fill="auto"/>
            <w:noWrap/>
            <w:vAlign w:val="center"/>
            <w:hideMark/>
          </w:tcPr>
          <w:p w14:paraId="58FFACA1" w14:textId="1A165FCA" w:rsidR="00CE6558" w:rsidRPr="00A23386" w:rsidRDefault="00CE6558" w:rsidP="00CE6558">
            <w:pPr>
              <w:jc w:val="right"/>
              <w:rPr>
                <w:color w:val="000000"/>
              </w:rPr>
            </w:pPr>
            <w:ins w:id="2325" w:author="Microsoft Office User" w:date="2025-07-28T11:37:00Z">
              <w:r w:rsidRPr="00132EAD">
                <w:t>+16,52%</w:t>
              </w:r>
            </w:ins>
            <w:del w:id="2326" w:author="Microsoft Office User" w:date="2025-07-28T11:37:00Z">
              <w:r w:rsidRPr="00A23386" w:rsidDel="007C5C9B">
                <w:rPr>
                  <w:color w:val="000000"/>
                </w:rPr>
                <w:delText>+46%</w:delText>
              </w:r>
            </w:del>
          </w:p>
        </w:tc>
      </w:tr>
      <w:tr w:rsidR="00CE6558" w14:paraId="781CA649" w14:textId="77777777" w:rsidTr="00D02B8D">
        <w:trPr>
          <w:trHeight w:val="320"/>
        </w:trPr>
        <w:tc>
          <w:tcPr>
            <w:tcW w:w="1904" w:type="dxa"/>
            <w:shd w:val="clear" w:color="auto" w:fill="auto"/>
            <w:noWrap/>
            <w:vAlign w:val="bottom"/>
            <w:hideMark/>
          </w:tcPr>
          <w:p w14:paraId="6B69C5AB" w14:textId="3E94D2D5" w:rsidR="00CE6558" w:rsidRPr="00A23386" w:rsidRDefault="00CE6558" w:rsidP="00CE6558">
            <w:pPr>
              <w:rPr>
                <w:color w:val="000000"/>
              </w:rPr>
            </w:pPr>
            <w:ins w:id="2327" w:author="Microsoft Office User" w:date="2025-07-28T11:37:00Z">
              <w:r w:rsidRPr="00132EAD">
                <w:t>Уфа</w:t>
              </w:r>
            </w:ins>
            <w:del w:id="2328" w:author="Microsoft Office User" w:date="2025-07-28T11:37:00Z">
              <w:r w:rsidRPr="00A23386" w:rsidDel="007C5C9B">
                <w:rPr>
                  <w:color w:val="000000"/>
                </w:rPr>
                <w:delText>Уфа</w:delText>
              </w:r>
            </w:del>
          </w:p>
        </w:tc>
        <w:tc>
          <w:tcPr>
            <w:tcW w:w="1351" w:type="dxa"/>
            <w:shd w:val="clear" w:color="auto" w:fill="auto"/>
            <w:noWrap/>
            <w:vAlign w:val="bottom"/>
            <w:hideMark/>
          </w:tcPr>
          <w:p w14:paraId="53D12064" w14:textId="3D71805C" w:rsidR="00CE6558" w:rsidRPr="00A23386" w:rsidRDefault="00CE6558" w:rsidP="00CE6558">
            <w:pPr>
              <w:jc w:val="right"/>
              <w:rPr>
                <w:color w:val="000000"/>
              </w:rPr>
            </w:pPr>
            <w:ins w:id="2329" w:author="Microsoft Office User" w:date="2025-07-28T11:37:00Z">
              <w:r w:rsidRPr="00132EAD">
                <w:t>64 589</w:t>
              </w:r>
            </w:ins>
            <w:del w:id="2330" w:author="Microsoft Office User" w:date="2025-07-28T11:37:00Z">
              <w:r w:rsidRPr="00A23386" w:rsidDel="007C5C9B">
                <w:rPr>
                  <w:color w:val="000000"/>
                </w:rPr>
                <w:delText>60</w:delText>
              </w:r>
              <w:r w:rsidDel="007C5C9B">
                <w:rPr>
                  <w:color w:val="000000"/>
                </w:rPr>
                <w:delText xml:space="preserve"> </w:delText>
              </w:r>
              <w:r w:rsidRPr="00A23386" w:rsidDel="007C5C9B">
                <w:rPr>
                  <w:color w:val="000000"/>
                </w:rPr>
                <w:delText>480</w:delText>
              </w:r>
            </w:del>
          </w:p>
        </w:tc>
        <w:tc>
          <w:tcPr>
            <w:tcW w:w="1351" w:type="dxa"/>
            <w:shd w:val="clear" w:color="auto" w:fill="auto"/>
            <w:noWrap/>
            <w:vAlign w:val="bottom"/>
            <w:hideMark/>
          </w:tcPr>
          <w:p w14:paraId="18D46C21" w14:textId="0CF84A67" w:rsidR="00CE6558" w:rsidRPr="00A23386" w:rsidRDefault="00CE6558" w:rsidP="00CE6558">
            <w:pPr>
              <w:jc w:val="right"/>
              <w:rPr>
                <w:color w:val="000000"/>
              </w:rPr>
            </w:pPr>
            <w:ins w:id="2331" w:author="Microsoft Office User" w:date="2025-07-28T11:37:00Z">
              <w:r w:rsidRPr="00132EAD">
                <w:t>74 737</w:t>
              </w:r>
            </w:ins>
            <w:del w:id="2332" w:author="Microsoft Office User" w:date="2025-07-28T11:37:00Z">
              <w:r w:rsidRPr="00A23386" w:rsidDel="007C5C9B">
                <w:rPr>
                  <w:color w:val="000000"/>
                </w:rPr>
                <w:delText>64</w:delText>
              </w:r>
              <w:r w:rsidDel="007C5C9B">
                <w:rPr>
                  <w:color w:val="000000"/>
                </w:rPr>
                <w:delText xml:space="preserve"> </w:delText>
              </w:r>
              <w:r w:rsidRPr="00A23386" w:rsidDel="007C5C9B">
                <w:rPr>
                  <w:color w:val="000000"/>
                </w:rPr>
                <w:delText>589</w:delText>
              </w:r>
            </w:del>
          </w:p>
        </w:tc>
        <w:tc>
          <w:tcPr>
            <w:tcW w:w="4887" w:type="dxa"/>
            <w:shd w:val="clear" w:color="auto" w:fill="auto"/>
            <w:noWrap/>
            <w:vAlign w:val="center"/>
            <w:hideMark/>
          </w:tcPr>
          <w:p w14:paraId="2844F2A0" w14:textId="5460DE5D" w:rsidR="00CE6558" w:rsidRPr="00A23386" w:rsidRDefault="00CE6558" w:rsidP="00CE6558">
            <w:pPr>
              <w:jc w:val="right"/>
              <w:rPr>
                <w:color w:val="000000"/>
              </w:rPr>
            </w:pPr>
            <w:ins w:id="2333" w:author="Microsoft Office User" w:date="2025-07-28T11:37:00Z">
              <w:r w:rsidRPr="00132EAD">
                <w:t>+15,70%</w:t>
              </w:r>
            </w:ins>
            <w:del w:id="2334" w:author="Microsoft Office User" w:date="2025-07-28T11:37:00Z">
              <w:r w:rsidRPr="00A23386" w:rsidDel="007C5C9B">
                <w:rPr>
                  <w:color w:val="000000"/>
                </w:rPr>
                <w:delText>+7%</w:delText>
              </w:r>
            </w:del>
          </w:p>
        </w:tc>
      </w:tr>
      <w:tr w:rsidR="00CE6558" w14:paraId="16FFAA89" w14:textId="77777777" w:rsidTr="00D02B8D">
        <w:trPr>
          <w:trHeight w:val="320"/>
        </w:trPr>
        <w:tc>
          <w:tcPr>
            <w:tcW w:w="1904" w:type="dxa"/>
            <w:shd w:val="clear" w:color="auto" w:fill="auto"/>
            <w:noWrap/>
            <w:vAlign w:val="bottom"/>
            <w:hideMark/>
          </w:tcPr>
          <w:p w14:paraId="7E242744" w14:textId="54EC1050" w:rsidR="00CE6558" w:rsidRPr="00A23386" w:rsidRDefault="00CE6558" w:rsidP="00CE6558">
            <w:pPr>
              <w:rPr>
                <w:color w:val="000000"/>
              </w:rPr>
            </w:pPr>
            <w:ins w:id="2335" w:author="Microsoft Office User" w:date="2025-07-28T11:37:00Z">
              <w:r w:rsidRPr="00132EAD">
                <w:t>Челябинск</w:t>
              </w:r>
            </w:ins>
            <w:del w:id="2336" w:author="Microsoft Office User" w:date="2025-07-28T11:37:00Z">
              <w:r w:rsidRPr="00A23386" w:rsidDel="007C5C9B">
                <w:rPr>
                  <w:color w:val="000000"/>
                </w:rPr>
                <w:delText>Казань</w:delText>
              </w:r>
            </w:del>
          </w:p>
        </w:tc>
        <w:tc>
          <w:tcPr>
            <w:tcW w:w="1351" w:type="dxa"/>
            <w:shd w:val="clear" w:color="auto" w:fill="auto"/>
            <w:noWrap/>
            <w:vAlign w:val="bottom"/>
            <w:hideMark/>
          </w:tcPr>
          <w:p w14:paraId="4C035982" w14:textId="408D11A7" w:rsidR="00CE6558" w:rsidRPr="00A23386" w:rsidRDefault="00CE6558" w:rsidP="00CE6558">
            <w:pPr>
              <w:jc w:val="right"/>
              <w:rPr>
                <w:color w:val="000000"/>
              </w:rPr>
            </w:pPr>
            <w:ins w:id="2337" w:author="Microsoft Office User" w:date="2025-07-28T11:37:00Z">
              <w:r w:rsidRPr="00132EAD">
                <w:t>59 317</w:t>
              </w:r>
            </w:ins>
            <w:del w:id="2338" w:author="Microsoft Office User" w:date="2025-07-28T11:37:00Z">
              <w:r w:rsidRPr="00A23386" w:rsidDel="007C5C9B">
                <w:rPr>
                  <w:color w:val="000000"/>
                </w:rPr>
                <w:delText>51</w:delText>
              </w:r>
              <w:r w:rsidDel="007C5C9B">
                <w:rPr>
                  <w:color w:val="000000"/>
                </w:rPr>
                <w:delText xml:space="preserve"> </w:delText>
              </w:r>
              <w:r w:rsidRPr="00A23386" w:rsidDel="007C5C9B">
                <w:rPr>
                  <w:color w:val="000000"/>
                </w:rPr>
                <w:delText>942</w:delText>
              </w:r>
            </w:del>
          </w:p>
        </w:tc>
        <w:tc>
          <w:tcPr>
            <w:tcW w:w="1351" w:type="dxa"/>
            <w:shd w:val="clear" w:color="auto" w:fill="auto"/>
            <w:noWrap/>
            <w:vAlign w:val="bottom"/>
            <w:hideMark/>
          </w:tcPr>
          <w:p w14:paraId="378DA92B" w14:textId="62684B0C" w:rsidR="00CE6558" w:rsidRPr="00A23386" w:rsidRDefault="00CE6558" w:rsidP="00CE6558">
            <w:pPr>
              <w:jc w:val="right"/>
              <w:rPr>
                <w:color w:val="000000"/>
              </w:rPr>
            </w:pPr>
            <w:ins w:id="2339" w:author="Microsoft Office User" w:date="2025-07-28T11:37:00Z">
              <w:r w:rsidRPr="00132EAD">
                <w:t>68 263</w:t>
              </w:r>
            </w:ins>
            <w:del w:id="2340" w:author="Microsoft Office User" w:date="2025-07-28T11:37:00Z">
              <w:r w:rsidRPr="00A23386" w:rsidDel="007C5C9B">
                <w:rPr>
                  <w:color w:val="000000"/>
                </w:rPr>
                <w:delText>59</w:delText>
              </w:r>
              <w:r w:rsidDel="007C5C9B">
                <w:rPr>
                  <w:color w:val="000000"/>
                </w:rPr>
                <w:delText xml:space="preserve"> </w:delText>
              </w:r>
              <w:r w:rsidRPr="00A23386" w:rsidDel="007C5C9B">
                <w:rPr>
                  <w:color w:val="000000"/>
                </w:rPr>
                <w:delText>317</w:delText>
              </w:r>
            </w:del>
          </w:p>
        </w:tc>
        <w:tc>
          <w:tcPr>
            <w:tcW w:w="4887" w:type="dxa"/>
            <w:shd w:val="clear" w:color="auto" w:fill="auto"/>
            <w:noWrap/>
            <w:vAlign w:val="center"/>
            <w:hideMark/>
          </w:tcPr>
          <w:p w14:paraId="509FA166" w14:textId="542A28C0" w:rsidR="00CE6558" w:rsidRPr="00A23386" w:rsidRDefault="00CE6558" w:rsidP="00CE6558">
            <w:pPr>
              <w:jc w:val="right"/>
              <w:rPr>
                <w:color w:val="000000"/>
              </w:rPr>
            </w:pPr>
            <w:ins w:id="2341" w:author="Microsoft Office User" w:date="2025-07-28T11:37:00Z">
              <w:r w:rsidRPr="00132EAD">
                <w:t>+15,07%</w:t>
              </w:r>
            </w:ins>
            <w:del w:id="2342" w:author="Microsoft Office User" w:date="2025-07-28T11:37:00Z">
              <w:r w:rsidRPr="00A23386" w:rsidDel="007C5C9B">
                <w:rPr>
                  <w:color w:val="000000"/>
                </w:rPr>
                <w:delText>+14%</w:delText>
              </w:r>
            </w:del>
          </w:p>
        </w:tc>
      </w:tr>
      <w:tr w:rsidR="00CE6558" w14:paraId="5CCE44B9" w14:textId="77777777" w:rsidTr="00D02B8D">
        <w:trPr>
          <w:trHeight w:val="320"/>
        </w:trPr>
        <w:tc>
          <w:tcPr>
            <w:tcW w:w="1904" w:type="dxa"/>
            <w:shd w:val="clear" w:color="auto" w:fill="auto"/>
            <w:noWrap/>
            <w:vAlign w:val="bottom"/>
            <w:hideMark/>
          </w:tcPr>
          <w:p w14:paraId="693E137F" w14:textId="3515CB2A" w:rsidR="00CE6558" w:rsidRPr="00A23386" w:rsidRDefault="00CE6558" w:rsidP="00CE6558">
            <w:pPr>
              <w:rPr>
                <w:color w:val="000000"/>
              </w:rPr>
            </w:pPr>
            <w:ins w:id="2343" w:author="Microsoft Office User" w:date="2025-07-28T11:37:00Z">
              <w:r w:rsidRPr="00132EAD">
                <w:t>Казань</w:t>
              </w:r>
            </w:ins>
            <w:del w:id="2344" w:author="Microsoft Office User" w:date="2025-07-28T11:37:00Z">
              <w:r w:rsidRPr="00A23386" w:rsidDel="007C5C9B">
                <w:rPr>
                  <w:color w:val="000000"/>
                </w:rPr>
                <w:delText>Челябинск</w:delText>
              </w:r>
            </w:del>
          </w:p>
        </w:tc>
        <w:tc>
          <w:tcPr>
            <w:tcW w:w="1351" w:type="dxa"/>
            <w:shd w:val="clear" w:color="auto" w:fill="auto"/>
            <w:noWrap/>
            <w:vAlign w:val="bottom"/>
            <w:hideMark/>
          </w:tcPr>
          <w:p w14:paraId="0D7EE527" w14:textId="4D109C83" w:rsidR="00CE6558" w:rsidRPr="00A23386" w:rsidRDefault="00CE6558" w:rsidP="00CE6558">
            <w:pPr>
              <w:jc w:val="right"/>
              <w:rPr>
                <w:color w:val="000000"/>
              </w:rPr>
            </w:pPr>
            <w:ins w:id="2345" w:author="Microsoft Office User" w:date="2025-07-28T11:37:00Z">
              <w:r w:rsidRPr="00132EAD">
                <w:t>55 574</w:t>
              </w:r>
            </w:ins>
            <w:del w:id="2346" w:author="Microsoft Office User" w:date="2025-07-28T11:37:00Z">
              <w:r w:rsidRPr="00A23386" w:rsidDel="007C5C9B">
                <w:rPr>
                  <w:color w:val="000000"/>
                </w:rPr>
                <w:delText>55</w:delText>
              </w:r>
              <w:r w:rsidDel="007C5C9B">
                <w:rPr>
                  <w:color w:val="000000"/>
                </w:rPr>
                <w:delText xml:space="preserve"> </w:delText>
              </w:r>
              <w:r w:rsidRPr="00A23386" w:rsidDel="007C5C9B">
                <w:rPr>
                  <w:color w:val="000000"/>
                </w:rPr>
                <w:delText>895</w:delText>
              </w:r>
            </w:del>
          </w:p>
        </w:tc>
        <w:tc>
          <w:tcPr>
            <w:tcW w:w="1351" w:type="dxa"/>
            <w:shd w:val="clear" w:color="auto" w:fill="auto"/>
            <w:noWrap/>
            <w:vAlign w:val="bottom"/>
            <w:hideMark/>
          </w:tcPr>
          <w:p w14:paraId="5829BFDD" w14:textId="7283090F" w:rsidR="00CE6558" w:rsidRPr="00A23386" w:rsidRDefault="00CE6558" w:rsidP="00CE6558">
            <w:pPr>
              <w:jc w:val="right"/>
              <w:rPr>
                <w:color w:val="000000"/>
              </w:rPr>
            </w:pPr>
            <w:ins w:id="2347" w:author="Microsoft Office User" w:date="2025-07-28T11:37:00Z">
              <w:r w:rsidRPr="00132EAD">
                <w:t>63 892</w:t>
              </w:r>
            </w:ins>
            <w:del w:id="2348" w:author="Microsoft Office User" w:date="2025-07-28T11:37:00Z">
              <w:r w:rsidRPr="00A23386" w:rsidDel="007C5C9B">
                <w:rPr>
                  <w:color w:val="000000"/>
                </w:rPr>
                <w:delText>55</w:delText>
              </w:r>
              <w:r w:rsidDel="007C5C9B">
                <w:rPr>
                  <w:color w:val="000000"/>
                </w:rPr>
                <w:delText xml:space="preserve"> </w:delText>
              </w:r>
              <w:r w:rsidRPr="00A23386" w:rsidDel="007C5C9B">
                <w:rPr>
                  <w:color w:val="000000"/>
                </w:rPr>
                <w:delText>574</w:delText>
              </w:r>
            </w:del>
          </w:p>
        </w:tc>
        <w:tc>
          <w:tcPr>
            <w:tcW w:w="4887" w:type="dxa"/>
            <w:shd w:val="clear" w:color="auto" w:fill="auto"/>
            <w:noWrap/>
            <w:vAlign w:val="center"/>
            <w:hideMark/>
          </w:tcPr>
          <w:p w14:paraId="54B2720D" w14:textId="0C15DFF2" w:rsidR="00CE6558" w:rsidRPr="00A23386" w:rsidRDefault="00CE6558" w:rsidP="00CE6558">
            <w:pPr>
              <w:jc w:val="right"/>
              <w:rPr>
                <w:color w:val="000000"/>
              </w:rPr>
            </w:pPr>
            <w:ins w:id="2349" w:author="Microsoft Office User" w:date="2025-07-28T11:37:00Z">
              <w:r w:rsidRPr="00132EAD">
                <w:t>+14,96%</w:t>
              </w:r>
            </w:ins>
            <w:del w:id="2350" w:author="Microsoft Office User" w:date="2025-07-28T11:37:00Z">
              <w:r w:rsidRPr="00A23386" w:rsidDel="007C5C9B">
                <w:rPr>
                  <w:color w:val="000000"/>
                </w:rPr>
                <w:delText>-1%</w:delText>
              </w:r>
            </w:del>
          </w:p>
        </w:tc>
      </w:tr>
      <w:tr w:rsidR="00CE6558" w14:paraId="2E42716B" w14:textId="77777777" w:rsidTr="00D02B8D">
        <w:trPr>
          <w:trHeight w:val="320"/>
        </w:trPr>
        <w:tc>
          <w:tcPr>
            <w:tcW w:w="1904" w:type="dxa"/>
            <w:shd w:val="clear" w:color="auto" w:fill="auto"/>
            <w:noWrap/>
            <w:vAlign w:val="bottom"/>
            <w:hideMark/>
          </w:tcPr>
          <w:p w14:paraId="702F4B8A" w14:textId="438149F5" w:rsidR="00CE6558" w:rsidRPr="00A23386" w:rsidRDefault="00CE6558" w:rsidP="00CE6558">
            <w:pPr>
              <w:rPr>
                <w:color w:val="000000"/>
              </w:rPr>
            </w:pPr>
            <w:ins w:id="2351" w:author="Microsoft Office User" w:date="2025-07-28T11:37:00Z">
              <w:r w:rsidRPr="00132EAD">
                <w:t>Новосибирск</w:t>
              </w:r>
            </w:ins>
            <w:del w:id="2352" w:author="Microsoft Office User" w:date="2025-07-28T11:37:00Z">
              <w:r w:rsidRPr="00A23386" w:rsidDel="007C5C9B">
                <w:rPr>
                  <w:color w:val="000000"/>
                </w:rPr>
                <w:delText>Новосибирск</w:delText>
              </w:r>
            </w:del>
          </w:p>
        </w:tc>
        <w:tc>
          <w:tcPr>
            <w:tcW w:w="1351" w:type="dxa"/>
            <w:shd w:val="clear" w:color="auto" w:fill="auto"/>
            <w:noWrap/>
            <w:vAlign w:val="bottom"/>
            <w:hideMark/>
          </w:tcPr>
          <w:p w14:paraId="6171E145" w14:textId="10E713CA" w:rsidR="00CE6558" w:rsidRPr="00A23386" w:rsidRDefault="00CE6558" w:rsidP="00CE6558">
            <w:pPr>
              <w:jc w:val="right"/>
              <w:rPr>
                <w:color w:val="000000"/>
              </w:rPr>
            </w:pPr>
            <w:ins w:id="2353" w:author="Microsoft Office User" w:date="2025-07-28T11:37:00Z">
              <w:r w:rsidRPr="00132EAD">
                <w:t>41 057</w:t>
              </w:r>
            </w:ins>
            <w:del w:id="2354" w:author="Microsoft Office User" w:date="2025-07-28T11:37:00Z">
              <w:r w:rsidRPr="00A23386" w:rsidDel="007C5C9B">
                <w:rPr>
                  <w:color w:val="000000"/>
                </w:rPr>
                <w:delText>39</w:delText>
              </w:r>
              <w:r w:rsidDel="007C5C9B">
                <w:rPr>
                  <w:color w:val="000000"/>
                </w:rPr>
                <w:delText xml:space="preserve"> </w:delText>
              </w:r>
              <w:r w:rsidRPr="00A23386" w:rsidDel="007C5C9B">
                <w:rPr>
                  <w:color w:val="000000"/>
                </w:rPr>
                <w:delText>133</w:delText>
              </w:r>
            </w:del>
          </w:p>
        </w:tc>
        <w:tc>
          <w:tcPr>
            <w:tcW w:w="1351" w:type="dxa"/>
            <w:shd w:val="clear" w:color="auto" w:fill="auto"/>
            <w:noWrap/>
            <w:vAlign w:val="bottom"/>
            <w:hideMark/>
          </w:tcPr>
          <w:p w14:paraId="68DC02E2" w14:textId="4EBF76E6" w:rsidR="00CE6558" w:rsidRPr="00A23386" w:rsidRDefault="00CE6558" w:rsidP="00CE6558">
            <w:pPr>
              <w:jc w:val="right"/>
              <w:rPr>
                <w:color w:val="000000"/>
              </w:rPr>
            </w:pPr>
            <w:ins w:id="2355" w:author="Microsoft Office User" w:date="2025-07-28T11:37:00Z">
              <w:r w:rsidRPr="00132EAD">
                <w:t>49 980</w:t>
              </w:r>
            </w:ins>
            <w:del w:id="2356" w:author="Microsoft Office User" w:date="2025-07-28T11:37:00Z">
              <w:r w:rsidRPr="00A23386" w:rsidDel="007C5C9B">
                <w:rPr>
                  <w:color w:val="000000"/>
                </w:rPr>
                <w:delText>41</w:delText>
              </w:r>
              <w:r w:rsidDel="007C5C9B">
                <w:rPr>
                  <w:color w:val="000000"/>
                </w:rPr>
                <w:delText xml:space="preserve"> </w:delText>
              </w:r>
              <w:r w:rsidRPr="00A23386" w:rsidDel="007C5C9B">
                <w:rPr>
                  <w:color w:val="000000"/>
                </w:rPr>
                <w:delText>057</w:delText>
              </w:r>
            </w:del>
          </w:p>
        </w:tc>
        <w:tc>
          <w:tcPr>
            <w:tcW w:w="4887" w:type="dxa"/>
            <w:shd w:val="clear" w:color="auto" w:fill="auto"/>
            <w:noWrap/>
            <w:vAlign w:val="center"/>
            <w:hideMark/>
          </w:tcPr>
          <w:p w14:paraId="5B678ABE" w14:textId="381D7A60" w:rsidR="00CE6558" w:rsidRPr="00A23386" w:rsidRDefault="00CE6558" w:rsidP="00CE6558">
            <w:pPr>
              <w:jc w:val="right"/>
              <w:rPr>
                <w:color w:val="000000"/>
              </w:rPr>
            </w:pPr>
            <w:ins w:id="2357" w:author="Microsoft Office User" w:date="2025-07-28T11:37:00Z">
              <w:r w:rsidRPr="00132EAD">
                <w:t>+21,74%</w:t>
              </w:r>
            </w:ins>
            <w:del w:id="2358" w:author="Microsoft Office User" w:date="2025-07-28T11:37:00Z">
              <w:r w:rsidRPr="00A23386" w:rsidDel="007C5C9B">
                <w:rPr>
                  <w:color w:val="000000"/>
                </w:rPr>
                <w:delText>+5%</w:delText>
              </w:r>
            </w:del>
          </w:p>
        </w:tc>
      </w:tr>
      <w:tr w:rsidR="00CE6558" w14:paraId="078A6BE9" w14:textId="77777777" w:rsidTr="00D02B8D">
        <w:trPr>
          <w:trHeight w:val="320"/>
        </w:trPr>
        <w:tc>
          <w:tcPr>
            <w:tcW w:w="1904" w:type="dxa"/>
            <w:shd w:val="clear" w:color="auto" w:fill="auto"/>
            <w:noWrap/>
            <w:vAlign w:val="bottom"/>
            <w:hideMark/>
          </w:tcPr>
          <w:p w14:paraId="4605D9E8" w14:textId="55E702C4" w:rsidR="00CE6558" w:rsidRPr="00A23386" w:rsidRDefault="00CE6558" w:rsidP="00CE6558">
            <w:pPr>
              <w:rPr>
                <w:color w:val="000000"/>
              </w:rPr>
            </w:pPr>
            <w:ins w:id="2359" w:author="Microsoft Office User" w:date="2025-07-28T11:37:00Z">
              <w:r w:rsidRPr="00132EAD">
                <w:t>Нижний Новгород</w:t>
              </w:r>
            </w:ins>
            <w:del w:id="2360" w:author="Microsoft Office User" w:date="2025-07-28T11:37:00Z">
              <w:r w:rsidRPr="00A23386" w:rsidDel="007C5C9B">
                <w:rPr>
                  <w:color w:val="000000"/>
                </w:rPr>
                <w:delText>Нижний Новгород</w:delText>
              </w:r>
            </w:del>
          </w:p>
        </w:tc>
        <w:tc>
          <w:tcPr>
            <w:tcW w:w="1351" w:type="dxa"/>
            <w:shd w:val="clear" w:color="auto" w:fill="auto"/>
            <w:noWrap/>
            <w:vAlign w:val="bottom"/>
            <w:hideMark/>
          </w:tcPr>
          <w:p w14:paraId="6985706C" w14:textId="0C68F000" w:rsidR="00CE6558" w:rsidRPr="00A23386" w:rsidRDefault="00CE6558" w:rsidP="00CE6558">
            <w:pPr>
              <w:jc w:val="right"/>
              <w:rPr>
                <w:color w:val="000000"/>
              </w:rPr>
            </w:pPr>
            <w:ins w:id="2361" w:author="Microsoft Office User" w:date="2025-07-28T11:37:00Z">
              <w:r w:rsidRPr="00132EAD">
                <w:rPr>
                  <w:rFonts w:ascii="Arial" w:hAnsi="Arial" w:cs="Arial"/>
                  <w:sz w:val="21"/>
                  <w:szCs w:val="21"/>
                  <w:shd w:val="clear" w:color="auto" w:fill="F6F8FB"/>
                </w:rPr>
                <w:t>37 745</w:t>
              </w:r>
            </w:ins>
            <w:del w:id="2362" w:author="Microsoft Office User" w:date="2025-07-28T11:37:00Z">
              <w:r w:rsidRPr="00A23386" w:rsidDel="007C5C9B">
                <w:rPr>
                  <w:color w:val="000000"/>
                </w:rPr>
                <w:delText>35</w:delText>
              </w:r>
              <w:r w:rsidDel="007C5C9B">
                <w:rPr>
                  <w:color w:val="000000"/>
                </w:rPr>
                <w:delText xml:space="preserve"> </w:delText>
              </w:r>
              <w:r w:rsidRPr="00A23386" w:rsidDel="007C5C9B">
                <w:rPr>
                  <w:color w:val="000000"/>
                </w:rPr>
                <w:delText>143</w:delText>
              </w:r>
            </w:del>
          </w:p>
        </w:tc>
        <w:tc>
          <w:tcPr>
            <w:tcW w:w="1351" w:type="dxa"/>
            <w:shd w:val="clear" w:color="auto" w:fill="auto"/>
            <w:noWrap/>
            <w:vAlign w:val="bottom"/>
            <w:hideMark/>
          </w:tcPr>
          <w:p w14:paraId="3F36C297" w14:textId="15746A50" w:rsidR="00CE6558" w:rsidRPr="00A23386" w:rsidRDefault="00CE6558" w:rsidP="00CE6558">
            <w:pPr>
              <w:jc w:val="right"/>
              <w:rPr>
                <w:color w:val="000000"/>
              </w:rPr>
            </w:pPr>
            <w:ins w:id="2363" w:author="Microsoft Office User" w:date="2025-07-28T11:37:00Z">
              <w:r w:rsidRPr="00132EAD">
                <w:rPr>
                  <w:rFonts w:ascii="Arial" w:hAnsi="Arial" w:cs="Arial"/>
                  <w:sz w:val="21"/>
                  <w:szCs w:val="21"/>
                  <w:shd w:val="clear" w:color="auto" w:fill="F6F8FB"/>
                </w:rPr>
                <w:t>42 182</w:t>
              </w:r>
            </w:ins>
            <w:del w:id="2364" w:author="Microsoft Office User" w:date="2025-07-28T11:37:00Z">
              <w:r w:rsidRPr="00A23386" w:rsidDel="007C5C9B">
                <w:rPr>
                  <w:color w:val="000000"/>
                </w:rPr>
                <w:delText>37</w:delText>
              </w:r>
              <w:r w:rsidDel="007C5C9B">
                <w:rPr>
                  <w:color w:val="000000"/>
                </w:rPr>
                <w:delText xml:space="preserve"> </w:delText>
              </w:r>
              <w:r w:rsidRPr="00A23386" w:rsidDel="007C5C9B">
                <w:rPr>
                  <w:color w:val="000000"/>
                </w:rPr>
                <w:delText>745</w:delText>
              </w:r>
            </w:del>
          </w:p>
        </w:tc>
        <w:tc>
          <w:tcPr>
            <w:tcW w:w="4887" w:type="dxa"/>
            <w:shd w:val="clear" w:color="auto" w:fill="auto"/>
            <w:noWrap/>
            <w:vAlign w:val="center"/>
            <w:hideMark/>
          </w:tcPr>
          <w:p w14:paraId="32D3EF27" w14:textId="7FC873F2" w:rsidR="00CE6558" w:rsidRPr="00A23386" w:rsidRDefault="00CE6558" w:rsidP="00CE6558">
            <w:pPr>
              <w:jc w:val="right"/>
              <w:rPr>
                <w:color w:val="000000"/>
              </w:rPr>
            </w:pPr>
            <w:ins w:id="2365" w:author="Microsoft Office User" w:date="2025-07-28T11:37:00Z">
              <w:r w:rsidRPr="00132EAD">
                <w:t>+11,75%</w:t>
              </w:r>
            </w:ins>
            <w:del w:id="2366" w:author="Microsoft Office User" w:date="2025-07-28T11:37:00Z">
              <w:r w:rsidRPr="00A23386" w:rsidDel="007C5C9B">
                <w:rPr>
                  <w:color w:val="000000"/>
                </w:rPr>
                <w:delText>+7%</w:delText>
              </w:r>
            </w:del>
          </w:p>
        </w:tc>
      </w:tr>
      <w:tr w:rsidR="00CE6558" w14:paraId="3DD3E212" w14:textId="77777777" w:rsidTr="00D02B8D">
        <w:trPr>
          <w:trHeight w:val="320"/>
        </w:trPr>
        <w:tc>
          <w:tcPr>
            <w:tcW w:w="1904" w:type="dxa"/>
            <w:shd w:val="clear" w:color="auto" w:fill="auto"/>
            <w:noWrap/>
            <w:vAlign w:val="bottom"/>
            <w:hideMark/>
          </w:tcPr>
          <w:p w14:paraId="645A7AB8" w14:textId="6963FAB6" w:rsidR="00CE6558" w:rsidRPr="00A23386" w:rsidRDefault="00CE6558" w:rsidP="00CE6558">
            <w:pPr>
              <w:rPr>
                <w:color w:val="000000"/>
              </w:rPr>
            </w:pPr>
            <w:ins w:id="2367" w:author="Microsoft Office User" w:date="2025-07-28T11:37:00Z">
              <w:r w:rsidRPr="00132EAD">
                <w:t>Ижевск</w:t>
              </w:r>
            </w:ins>
            <w:del w:id="2368" w:author="Microsoft Office User" w:date="2025-07-28T11:37:00Z">
              <w:r w:rsidRPr="00A23386" w:rsidDel="007C5C9B">
                <w:rPr>
                  <w:color w:val="000000"/>
                </w:rPr>
                <w:delText>Омск</w:delText>
              </w:r>
            </w:del>
          </w:p>
        </w:tc>
        <w:tc>
          <w:tcPr>
            <w:tcW w:w="1351" w:type="dxa"/>
            <w:shd w:val="clear" w:color="auto" w:fill="auto"/>
            <w:noWrap/>
            <w:vAlign w:val="bottom"/>
            <w:hideMark/>
          </w:tcPr>
          <w:p w14:paraId="7E22E412" w14:textId="3CB2BF78" w:rsidR="00CE6558" w:rsidRPr="00A23386" w:rsidRDefault="00CE6558" w:rsidP="00CE6558">
            <w:pPr>
              <w:jc w:val="right"/>
              <w:rPr>
                <w:color w:val="000000"/>
              </w:rPr>
            </w:pPr>
            <w:ins w:id="2369" w:author="Microsoft Office User" w:date="2025-07-28T11:37:00Z">
              <w:r w:rsidRPr="00132EAD">
                <w:rPr>
                  <w:rFonts w:ascii="Arial" w:hAnsi="Arial" w:cs="Arial"/>
                  <w:sz w:val="21"/>
                  <w:szCs w:val="21"/>
                  <w:shd w:val="clear" w:color="auto" w:fill="F6F8FB"/>
                </w:rPr>
                <w:t>24 873</w:t>
              </w:r>
            </w:ins>
            <w:del w:id="2370" w:author="Microsoft Office User" w:date="2025-07-28T11:37:00Z">
              <w:r w:rsidRPr="00A23386" w:rsidDel="007C5C9B">
                <w:rPr>
                  <w:color w:val="000000"/>
                </w:rPr>
                <w:delText>31</w:delText>
              </w:r>
              <w:r w:rsidDel="007C5C9B">
                <w:rPr>
                  <w:color w:val="000000"/>
                </w:rPr>
                <w:delText xml:space="preserve"> </w:delText>
              </w:r>
              <w:r w:rsidRPr="00A23386" w:rsidDel="007C5C9B">
                <w:rPr>
                  <w:color w:val="000000"/>
                </w:rPr>
                <w:delText>325</w:delText>
              </w:r>
            </w:del>
          </w:p>
        </w:tc>
        <w:tc>
          <w:tcPr>
            <w:tcW w:w="1351" w:type="dxa"/>
            <w:shd w:val="clear" w:color="auto" w:fill="auto"/>
            <w:noWrap/>
            <w:vAlign w:val="bottom"/>
            <w:hideMark/>
          </w:tcPr>
          <w:p w14:paraId="1B9470B7" w14:textId="26877983" w:rsidR="00CE6558" w:rsidRPr="00A23386" w:rsidRDefault="00CE6558" w:rsidP="00CE6558">
            <w:pPr>
              <w:jc w:val="right"/>
              <w:rPr>
                <w:color w:val="000000"/>
              </w:rPr>
            </w:pPr>
            <w:ins w:id="2371" w:author="Microsoft Office User" w:date="2025-07-28T11:37:00Z">
              <w:r w:rsidRPr="00132EAD">
                <w:rPr>
                  <w:rFonts w:ascii="Arial" w:hAnsi="Arial" w:cs="Arial"/>
                  <w:sz w:val="21"/>
                  <w:szCs w:val="21"/>
                  <w:shd w:val="clear" w:color="auto" w:fill="F6F8FB"/>
                </w:rPr>
                <w:t>35 189</w:t>
              </w:r>
            </w:ins>
            <w:del w:id="2372" w:author="Microsoft Office User" w:date="2025-07-28T11:37:00Z">
              <w:r w:rsidRPr="00A23386" w:rsidDel="007C5C9B">
                <w:rPr>
                  <w:color w:val="000000"/>
                </w:rPr>
                <w:delText>34</w:delText>
              </w:r>
              <w:r w:rsidDel="007C5C9B">
                <w:rPr>
                  <w:color w:val="000000"/>
                </w:rPr>
                <w:delText xml:space="preserve"> </w:delText>
              </w:r>
              <w:r w:rsidRPr="00A23386" w:rsidDel="007C5C9B">
                <w:rPr>
                  <w:color w:val="000000"/>
                </w:rPr>
                <w:delText>174</w:delText>
              </w:r>
            </w:del>
          </w:p>
        </w:tc>
        <w:tc>
          <w:tcPr>
            <w:tcW w:w="4887" w:type="dxa"/>
            <w:shd w:val="clear" w:color="auto" w:fill="auto"/>
            <w:noWrap/>
            <w:vAlign w:val="center"/>
            <w:hideMark/>
          </w:tcPr>
          <w:p w14:paraId="28B4DECB" w14:textId="51583ABB" w:rsidR="00CE6558" w:rsidRPr="00A23386" w:rsidRDefault="00CE6558" w:rsidP="00CE6558">
            <w:pPr>
              <w:jc w:val="right"/>
              <w:rPr>
                <w:color w:val="000000"/>
              </w:rPr>
            </w:pPr>
            <w:ins w:id="2373" w:author="Microsoft Office User" w:date="2025-07-28T11:37:00Z">
              <w:r w:rsidRPr="00132EAD">
                <w:t>+41,43%</w:t>
              </w:r>
            </w:ins>
            <w:del w:id="2374" w:author="Microsoft Office User" w:date="2025-07-28T11:37:00Z">
              <w:r w:rsidRPr="00A23386" w:rsidDel="007C5C9B">
                <w:rPr>
                  <w:color w:val="000000"/>
                </w:rPr>
                <w:delText>+9%</w:delText>
              </w:r>
            </w:del>
          </w:p>
        </w:tc>
      </w:tr>
      <w:tr w:rsidR="00CE6558" w14:paraId="06C805C2" w14:textId="77777777" w:rsidTr="00D02B8D">
        <w:trPr>
          <w:trHeight w:val="320"/>
        </w:trPr>
        <w:tc>
          <w:tcPr>
            <w:tcW w:w="1904" w:type="dxa"/>
            <w:shd w:val="clear" w:color="auto" w:fill="auto"/>
            <w:noWrap/>
            <w:vAlign w:val="bottom"/>
            <w:hideMark/>
          </w:tcPr>
          <w:p w14:paraId="04949B98" w14:textId="521DE020" w:rsidR="00CE6558" w:rsidRPr="00A23386" w:rsidRDefault="00CE6558" w:rsidP="00CE6558">
            <w:pPr>
              <w:rPr>
                <w:color w:val="000000"/>
              </w:rPr>
            </w:pPr>
            <w:ins w:id="2375" w:author="Microsoft Office User" w:date="2025-07-28T11:37:00Z">
              <w:r w:rsidRPr="00132EAD">
                <w:t>Омск</w:t>
              </w:r>
            </w:ins>
            <w:del w:id="2376" w:author="Microsoft Office User" w:date="2025-07-28T11:37:00Z">
              <w:r w:rsidRPr="00A23386" w:rsidDel="007C5C9B">
                <w:rPr>
                  <w:color w:val="000000"/>
                </w:rPr>
                <w:delText>Париж</w:delText>
              </w:r>
            </w:del>
          </w:p>
        </w:tc>
        <w:tc>
          <w:tcPr>
            <w:tcW w:w="1351" w:type="dxa"/>
            <w:shd w:val="clear" w:color="auto" w:fill="auto"/>
            <w:noWrap/>
            <w:vAlign w:val="bottom"/>
            <w:hideMark/>
          </w:tcPr>
          <w:p w14:paraId="5421BB88" w14:textId="388104E4" w:rsidR="00CE6558" w:rsidRPr="00A23386" w:rsidRDefault="00CE6558" w:rsidP="00CE6558">
            <w:pPr>
              <w:jc w:val="right"/>
              <w:rPr>
                <w:color w:val="000000"/>
              </w:rPr>
            </w:pPr>
            <w:ins w:id="2377" w:author="Microsoft Office User" w:date="2025-07-28T11:37:00Z">
              <w:r w:rsidRPr="00132EAD">
                <w:rPr>
                  <w:rFonts w:ascii="Arial" w:hAnsi="Arial" w:cs="Arial"/>
                  <w:sz w:val="21"/>
                  <w:szCs w:val="21"/>
                  <w:shd w:val="clear" w:color="auto" w:fill="F6F8FB"/>
                </w:rPr>
                <w:t>34 174</w:t>
              </w:r>
            </w:ins>
            <w:del w:id="2378" w:author="Microsoft Office User" w:date="2025-07-28T11:37:00Z">
              <w:r w:rsidRPr="00A23386" w:rsidDel="007C5C9B">
                <w:rPr>
                  <w:color w:val="000000"/>
                </w:rPr>
                <w:delText>12645</w:delText>
              </w:r>
            </w:del>
          </w:p>
        </w:tc>
        <w:tc>
          <w:tcPr>
            <w:tcW w:w="1351" w:type="dxa"/>
            <w:shd w:val="clear" w:color="auto" w:fill="auto"/>
            <w:noWrap/>
            <w:vAlign w:val="bottom"/>
            <w:hideMark/>
          </w:tcPr>
          <w:p w14:paraId="2D243BC8" w14:textId="10355CBC" w:rsidR="00CE6558" w:rsidRPr="00A23386" w:rsidRDefault="00CE6558" w:rsidP="00CE6558">
            <w:pPr>
              <w:jc w:val="right"/>
              <w:rPr>
                <w:color w:val="000000"/>
              </w:rPr>
            </w:pPr>
            <w:ins w:id="2379" w:author="Microsoft Office User" w:date="2025-07-28T11:37:00Z">
              <w:r w:rsidRPr="00132EAD">
                <w:rPr>
                  <w:rFonts w:ascii="Arial" w:hAnsi="Arial" w:cs="Arial"/>
                  <w:sz w:val="21"/>
                  <w:szCs w:val="21"/>
                  <w:shd w:val="clear" w:color="auto" w:fill="F6F8FB"/>
                </w:rPr>
                <w:t>32 185</w:t>
              </w:r>
            </w:ins>
            <w:del w:id="2380" w:author="Microsoft Office User" w:date="2025-07-28T11:37:00Z">
              <w:r w:rsidRPr="00A23386" w:rsidDel="007C5C9B">
                <w:rPr>
                  <w:color w:val="000000"/>
                </w:rPr>
                <w:delText>33994</w:delText>
              </w:r>
            </w:del>
          </w:p>
        </w:tc>
        <w:tc>
          <w:tcPr>
            <w:tcW w:w="4887" w:type="dxa"/>
            <w:shd w:val="clear" w:color="auto" w:fill="auto"/>
            <w:noWrap/>
            <w:vAlign w:val="center"/>
            <w:hideMark/>
          </w:tcPr>
          <w:p w14:paraId="6216264B" w14:textId="3723E3D7" w:rsidR="00CE6558" w:rsidRPr="00A23386" w:rsidRDefault="00835A46" w:rsidP="00CE6558">
            <w:pPr>
              <w:jc w:val="right"/>
              <w:rPr>
                <w:color w:val="000000"/>
              </w:rPr>
            </w:pPr>
            <w:ins w:id="2381" w:author="Microsoft Office User" w:date="2025-07-28T11:46:00Z">
              <w:r>
                <w:t>-</w:t>
              </w:r>
              <w:r w:rsidRPr="00835A46">
                <w:t>8,7%</w:t>
              </w:r>
            </w:ins>
            <w:ins w:id="2382" w:author="Microsoft Office User" w:date="2025-07-28T11:37:00Z">
              <w:r w:rsidR="00CE6558" w:rsidRPr="00132EAD">
                <w:t>%</w:t>
              </w:r>
            </w:ins>
            <w:del w:id="2383" w:author="Microsoft Office User" w:date="2025-07-28T11:37:00Z">
              <w:r w:rsidR="00CE6558" w:rsidRPr="00A23386" w:rsidDel="007C5C9B">
                <w:rPr>
                  <w:color w:val="000000"/>
                </w:rPr>
                <w:delText>+169%</w:delText>
              </w:r>
            </w:del>
          </w:p>
        </w:tc>
      </w:tr>
    </w:tbl>
    <w:p w14:paraId="0DF707FE" w14:textId="38E49CAA" w:rsidR="00C91B34" w:rsidRDefault="00C91B34" w:rsidP="007A16C1">
      <w:pPr>
        <w:tabs>
          <w:tab w:val="num" w:pos="284"/>
        </w:tabs>
        <w:jc w:val="both"/>
        <w:rPr>
          <w:sz w:val="28"/>
        </w:rPr>
      </w:pPr>
    </w:p>
    <w:p w14:paraId="7BCADCDE" w14:textId="21899681" w:rsidR="00CE6558" w:rsidRDefault="00CE6558" w:rsidP="00B20006">
      <w:pPr>
        <w:spacing w:line="360" w:lineRule="auto"/>
        <w:ind w:firstLine="709"/>
        <w:jc w:val="both"/>
        <w:rPr>
          <w:ins w:id="2384" w:author="Microsoft Office User" w:date="2025-07-28T11:41:00Z"/>
          <w:bCs/>
          <w:sz w:val="28"/>
        </w:rPr>
      </w:pPr>
      <w:ins w:id="2385" w:author="Microsoft Office User" w:date="2025-07-28T11:39:00Z">
        <w:r w:rsidRPr="00CE6558">
          <w:rPr>
            <w:bCs/>
            <w:sz w:val="28"/>
          </w:rPr>
          <w:t xml:space="preserve">Лидером среди городов по числу пользователей приложения КХЛ в сезоне 2024/2025 остаётся Москва — 212 966 пользователей, несмотря на незначительное снижение на 4,5% по сравнению с предыдущим сезоном. Аналогичная динамика наблюдается и на сайтах Лиги, что может указывать на частичное насыщение аудитории в столичном регионе или смещение </w:t>
        </w:r>
      </w:ins>
      <w:ins w:id="2386" w:author="Microsoft Office User" w:date="2025-07-28T11:40:00Z">
        <w:r>
          <w:rPr>
            <w:bCs/>
            <w:sz w:val="28"/>
          </w:rPr>
          <w:t>аудитории в регионы</w:t>
        </w:r>
      </w:ins>
      <w:ins w:id="2387" w:author="Microsoft Office User" w:date="2025-07-28T11:39:00Z">
        <w:r w:rsidRPr="00CE6558">
          <w:rPr>
            <w:bCs/>
            <w:sz w:val="28"/>
          </w:rPr>
          <w:t>.</w:t>
        </w:r>
      </w:ins>
    </w:p>
    <w:p w14:paraId="365F8597" w14:textId="196A7DEE" w:rsidR="00CE6558" w:rsidRDefault="00CE6558" w:rsidP="00B20006">
      <w:pPr>
        <w:spacing w:line="360" w:lineRule="auto"/>
        <w:ind w:firstLine="709"/>
        <w:jc w:val="both"/>
        <w:rPr>
          <w:ins w:id="2388" w:author="Microsoft Office User" w:date="2025-07-28T11:39:00Z"/>
          <w:bCs/>
          <w:sz w:val="28"/>
        </w:rPr>
      </w:pPr>
      <w:ins w:id="2389" w:author="Microsoft Office User" w:date="2025-07-28T11:41:00Z">
        <w:r w:rsidRPr="00CE6558">
          <w:rPr>
            <w:bCs/>
            <w:sz w:val="28"/>
          </w:rPr>
          <w:t xml:space="preserve">На втором месте — Санкт-Петербург, где, напротив, зафиксирован значительный рост аудитории: +23% и 85 369 пользователей. Подобная динамика может свидетельствовать о росте интереса к Лиге и мобильному </w:t>
        </w:r>
        <w:r>
          <w:rPr>
            <w:bCs/>
            <w:sz w:val="28"/>
          </w:rPr>
          <w:t>приложению</w:t>
        </w:r>
        <w:r w:rsidRPr="00CE6558">
          <w:rPr>
            <w:bCs/>
            <w:sz w:val="28"/>
          </w:rPr>
          <w:t>, а также о высокой активности локальных болельщиков.</w:t>
        </w:r>
      </w:ins>
    </w:p>
    <w:p w14:paraId="04C71FCF" w14:textId="642C0642" w:rsidR="00835A46" w:rsidRDefault="00835A46" w:rsidP="000132BE">
      <w:pPr>
        <w:spacing w:line="360" w:lineRule="auto"/>
        <w:ind w:firstLine="709"/>
        <w:jc w:val="both"/>
        <w:rPr>
          <w:ins w:id="2390" w:author="Microsoft Office User" w:date="2025-07-28T11:45:00Z"/>
          <w:bCs/>
          <w:sz w:val="28"/>
        </w:rPr>
      </w:pPr>
      <w:ins w:id="2391" w:author="Microsoft Office User" w:date="2025-07-28T11:45:00Z">
        <w:r w:rsidRPr="00835A46">
          <w:rPr>
            <w:bCs/>
            <w:sz w:val="28"/>
          </w:rPr>
          <w:t xml:space="preserve">Также прирост аудитории зафиксирован в Екатеринбурге (+16%), Уфе (+15,7%), Челябинске (+12%), Новосибирске (+10%) и Нижнем Новгороде (+9%). В то же время, в Омске наблюдается снижение на 8,7%, что может быть связано с сезонными колебаниями активности или изменением предпочтений локальной аудитории. </w:t>
        </w:r>
      </w:ins>
    </w:p>
    <w:p w14:paraId="7879FF03" w14:textId="621C83A9" w:rsidR="00C9560C" w:rsidDel="00835A46" w:rsidRDefault="00835A46" w:rsidP="00B20006">
      <w:pPr>
        <w:spacing w:line="360" w:lineRule="auto"/>
        <w:ind w:firstLine="709"/>
        <w:jc w:val="both"/>
        <w:rPr>
          <w:del w:id="2392" w:author="Microsoft Office User" w:date="2025-07-28T11:45:00Z"/>
          <w:bCs/>
          <w:sz w:val="28"/>
        </w:rPr>
      </w:pPr>
      <w:ins w:id="2393" w:author="Microsoft Office User" w:date="2025-07-28T11:45:00Z">
        <w:r w:rsidRPr="00835A46">
          <w:rPr>
            <w:bCs/>
            <w:sz w:val="28"/>
          </w:rPr>
          <w:lastRenderedPageBreak/>
          <w:t>Тем не менее, рост аудитории в других хоккейных центрах подчёркивает значение мобильного приложения как эффективного канала коммуникации с болельщиками на местах.</w:t>
        </w:r>
        <w:r>
          <w:rPr>
            <w:bCs/>
            <w:sz w:val="28"/>
          </w:rPr>
          <w:t xml:space="preserve"> </w:t>
        </w:r>
      </w:ins>
      <w:del w:id="2394" w:author="Microsoft Office User" w:date="2025-07-28T11:45:00Z">
        <w:r w:rsidR="00BE33ED" w:rsidDel="00835A46">
          <w:rPr>
            <w:bCs/>
            <w:sz w:val="28"/>
          </w:rPr>
          <w:delText>П</w:delText>
        </w:r>
        <w:r w:rsidR="00BE33ED" w:rsidRPr="00BE33ED" w:rsidDel="00835A46">
          <w:rPr>
            <w:bCs/>
            <w:sz w:val="28"/>
          </w:rPr>
          <w:delText xml:space="preserve">риложение демонстрирует положительные тенденции роста </w:delText>
        </w:r>
        <w:r w:rsidR="00BE33ED" w:rsidDel="00835A46">
          <w:rPr>
            <w:bCs/>
            <w:sz w:val="28"/>
          </w:rPr>
          <w:delText xml:space="preserve">количества пользователей </w:delText>
        </w:r>
        <w:r w:rsidR="00BE33ED" w:rsidRPr="00BE33ED" w:rsidDel="00835A46">
          <w:rPr>
            <w:bCs/>
            <w:sz w:val="28"/>
          </w:rPr>
          <w:delText>в большинстве крупных городов. Особенно заметен значительный прирост в</w:delText>
        </w:r>
        <w:r w:rsidR="00BE33ED" w:rsidDel="00835A46">
          <w:rPr>
            <w:bCs/>
            <w:sz w:val="28"/>
          </w:rPr>
          <w:delText xml:space="preserve"> </w:delText>
        </w:r>
        <w:r w:rsidR="00BE33ED" w:rsidRPr="00BE33ED" w:rsidDel="00835A46">
          <w:rPr>
            <w:bCs/>
            <w:sz w:val="28"/>
          </w:rPr>
          <w:delText>Москве</w:delText>
        </w:r>
        <w:r w:rsidR="00BE33ED" w:rsidDel="00835A46">
          <w:rPr>
            <w:bCs/>
            <w:sz w:val="28"/>
          </w:rPr>
          <w:delText xml:space="preserve">, </w:delText>
        </w:r>
        <w:r w:rsidR="00BE33ED" w:rsidRPr="00BE33ED" w:rsidDel="00835A46">
          <w:rPr>
            <w:bCs/>
            <w:sz w:val="28"/>
          </w:rPr>
          <w:delText>Екатеринбурге</w:delText>
        </w:r>
        <w:r w:rsidR="00BE33ED" w:rsidDel="00835A46">
          <w:rPr>
            <w:bCs/>
            <w:sz w:val="28"/>
          </w:rPr>
          <w:delText xml:space="preserve"> и Париже</w:delText>
        </w:r>
        <w:r w:rsidR="00BE33ED" w:rsidRPr="00BE33ED" w:rsidDel="00835A46">
          <w:rPr>
            <w:bCs/>
            <w:sz w:val="28"/>
          </w:rPr>
          <w:delText xml:space="preserve">, что </w:delText>
        </w:r>
        <w:r w:rsidR="00B20006" w:rsidDel="00835A46">
          <w:rPr>
            <w:bCs/>
            <w:sz w:val="28"/>
          </w:rPr>
          <w:delText>демонстрирует</w:delText>
        </w:r>
        <w:r w:rsidR="00B20006" w:rsidRPr="00BE33ED" w:rsidDel="00835A46">
          <w:rPr>
            <w:bCs/>
            <w:sz w:val="28"/>
          </w:rPr>
          <w:delText xml:space="preserve"> растущий</w:delText>
        </w:r>
        <w:r w:rsidR="00BE33ED" w:rsidRPr="00BE33ED" w:rsidDel="00835A46">
          <w:rPr>
            <w:bCs/>
            <w:sz w:val="28"/>
          </w:rPr>
          <w:delText xml:space="preserve"> интересе к приложению в этих регионах. </w:delText>
        </w:r>
      </w:del>
    </w:p>
    <w:p w14:paraId="5794D2F1" w14:textId="21FDB8FD" w:rsidR="00C9560C" w:rsidDel="00835A46" w:rsidRDefault="00BE33ED" w:rsidP="00B20006">
      <w:pPr>
        <w:spacing w:line="360" w:lineRule="auto"/>
        <w:ind w:firstLine="709"/>
        <w:jc w:val="both"/>
        <w:rPr>
          <w:del w:id="2395" w:author="Microsoft Office User" w:date="2025-07-28T11:45:00Z"/>
          <w:bCs/>
          <w:sz w:val="28"/>
        </w:rPr>
      </w:pPr>
      <w:del w:id="2396" w:author="Microsoft Office User" w:date="2025-07-28T11:45:00Z">
        <w:r w:rsidRPr="00BE33ED" w:rsidDel="00835A46">
          <w:rPr>
            <w:bCs/>
            <w:sz w:val="28"/>
          </w:rPr>
          <w:delText xml:space="preserve">Рост </w:delText>
        </w:r>
        <w:r w:rsidR="003C106E" w:rsidDel="00835A46">
          <w:rPr>
            <w:bCs/>
            <w:sz w:val="28"/>
          </w:rPr>
          <w:delText>количества</w:delText>
        </w:r>
        <w:r w:rsidRPr="00BE33ED" w:rsidDel="00835A46">
          <w:rPr>
            <w:bCs/>
            <w:sz w:val="28"/>
          </w:rPr>
          <w:delText xml:space="preserve"> пользователей в Париже</w:delText>
        </w:r>
        <w:r w:rsidR="00B20006" w:rsidDel="00835A46">
          <w:rPr>
            <w:bCs/>
            <w:sz w:val="28"/>
          </w:rPr>
          <w:delText xml:space="preserve"> на 16</w:delText>
        </w:r>
        <w:r w:rsidR="00B20006" w:rsidRPr="00B20006" w:rsidDel="00835A46">
          <w:rPr>
            <w:bCs/>
            <w:sz w:val="28"/>
          </w:rPr>
          <w:delText>9</w:delText>
        </w:r>
        <w:r w:rsidR="003C106E" w:rsidRPr="00B20006" w:rsidDel="00835A46">
          <w:rPr>
            <w:bCs/>
            <w:sz w:val="28"/>
          </w:rPr>
          <w:delText>%</w:delText>
        </w:r>
        <w:r w:rsidR="003C106E" w:rsidDel="00835A46">
          <w:rPr>
            <w:bCs/>
            <w:sz w:val="28"/>
          </w:rPr>
          <w:delText>,</w:delText>
        </w:r>
        <w:r w:rsidRPr="00BE33ED" w:rsidDel="00835A46">
          <w:rPr>
            <w:bCs/>
            <w:sz w:val="28"/>
          </w:rPr>
          <w:delText xml:space="preserve"> вероятно, связан с общим увеличением числа пользователей из Франции</w:delText>
        </w:r>
        <w:r w:rsidR="00B20006" w:rsidRPr="00B20006" w:rsidDel="00835A46">
          <w:rPr>
            <w:bCs/>
            <w:sz w:val="28"/>
          </w:rPr>
          <w:delText xml:space="preserve">. </w:delText>
        </w:r>
        <w:r w:rsidR="003C106E" w:rsidDel="00835A46">
          <w:rPr>
            <w:bCs/>
            <w:sz w:val="28"/>
          </w:rPr>
          <w:delText xml:space="preserve">Как и в случае с </w:delText>
        </w:r>
        <w:r w:rsidR="000132BE" w:rsidDel="00835A46">
          <w:rPr>
            <w:bCs/>
            <w:sz w:val="28"/>
          </w:rPr>
          <w:delText>интернет-</w:delText>
        </w:r>
        <w:r w:rsidR="003C106E" w:rsidDel="00835A46">
          <w:rPr>
            <w:bCs/>
            <w:sz w:val="28"/>
          </w:rPr>
          <w:delText>сайтами Лиги, р</w:delText>
        </w:r>
        <w:r w:rsidR="00B20006" w:rsidDel="00835A46">
          <w:rPr>
            <w:bCs/>
            <w:sz w:val="28"/>
          </w:rPr>
          <w:delText xml:space="preserve">ост </w:delText>
        </w:r>
        <w:r w:rsidR="003C106E" w:rsidDel="00835A46">
          <w:rPr>
            <w:bCs/>
            <w:sz w:val="28"/>
          </w:rPr>
          <w:delText xml:space="preserve">количества </w:delText>
        </w:r>
        <w:r w:rsidR="00B20006" w:rsidDel="00835A46">
          <w:rPr>
            <w:bCs/>
            <w:sz w:val="28"/>
          </w:rPr>
          <w:delText xml:space="preserve">пользователей в </w:delText>
        </w:r>
        <w:r w:rsidRPr="00BE33ED" w:rsidDel="00835A46">
          <w:rPr>
            <w:bCs/>
            <w:sz w:val="28"/>
          </w:rPr>
          <w:delText>Екатеринбург</w:delText>
        </w:r>
        <w:r w:rsidR="00B20006" w:rsidDel="00835A46">
          <w:rPr>
            <w:bCs/>
            <w:sz w:val="28"/>
          </w:rPr>
          <w:delText>е на 46</w:delText>
        </w:r>
        <w:r w:rsidR="00B20006" w:rsidRPr="00B20006" w:rsidDel="00835A46">
          <w:rPr>
            <w:bCs/>
            <w:sz w:val="28"/>
          </w:rPr>
          <w:delText>%</w:delText>
        </w:r>
        <w:r w:rsidR="003C106E" w:rsidDel="00835A46">
          <w:rPr>
            <w:bCs/>
            <w:sz w:val="28"/>
          </w:rPr>
          <w:delText xml:space="preserve"> </w:delText>
        </w:r>
        <w:r w:rsidR="00B20006" w:rsidRPr="00B20006" w:rsidDel="00835A46">
          <w:rPr>
            <w:bCs/>
            <w:sz w:val="28"/>
          </w:rPr>
          <w:delText xml:space="preserve">связан с успехами </w:delText>
        </w:r>
        <w:r w:rsidR="00B20006" w:rsidDel="00835A46">
          <w:rPr>
            <w:bCs/>
            <w:sz w:val="28"/>
          </w:rPr>
          <w:delText>«Автомобилиста» в прошедшем сезоне</w:delText>
        </w:r>
        <w:r w:rsidR="003C106E" w:rsidDel="00835A46">
          <w:rPr>
            <w:bCs/>
            <w:sz w:val="28"/>
          </w:rPr>
          <w:delText xml:space="preserve">. </w:delText>
        </w:r>
      </w:del>
    </w:p>
    <w:p w14:paraId="0F40A720" w14:textId="47887918" w:rsidR="00700EEE" w:rsidRDefault="003C106E" w:rsidP="000132BE">
      <w:pPr>
        <w:spacing w:line="360" w:lineRule="auto"/>
        <w:ind w:firstLine="709"/>
        <w:jc w:val="both"/>
        <w:rPr>
          <w:bCs/>
          <w:sz w:val="28"/>
        </w:rPr>
      </w:pPr>
      <w:r>
        <w:rPr>
          <w:bCs/>
          <w:sz w:val="28"/>
        </w:rPr>
        <w:t xml:space="preserve">Успешное выступление местной команды </w:t>
      </w:r>
      <w:r w:rsidRPr="00B20006">
        <w:rPr>
          <w:bCs/>
          <w:sz w:val="28"/>
        </w:rPr>
        <w:t>привлекает</w:t>
      </w:r>
      <w:r w:rsidR="00B20006" w:rsidRPr="00B20006">
        <w:rPr>
          <w:bCs/>
          <w:sz w:val="28"/>
        </w:rPr>
        <w:t xml:space="preserve"> внимание болельщиков и увеличивает интерес к спортивным новостям и контенту</w:t>
      </w:r>
      <w:r>
        <w:rPr>
          <w:bCs/>
          <w:sz w:val="28"/>
        </w:rPr>
        <w:t xml:space="preserve"> в цифровых продуктах Лиги</w:t>
      </w:r>
      <w:r w:rsidR="00BE33ED" w:rsidRPr="00BE33ED">
        <w:rPr>
          <w:bCs/>
          <w:sz w:val="28"/>
        </w:rPr>
        <w:t xml:space="preserve">. Умеренный рост в </w:t>
      </w:r>
      <w:r>
        <w:rPr>
          <w:bCs/>
          <w:sz w:val="28"/>
        </w:rPr>
        <w:t>остальных городах</w:t>
      </w:r>
      <w:r w:rsidR="00BE33ED" w:rsidRPr="00BE33ED">
        <w:rPr>
          <w:bCs/>
          <w:sz w:val="28"/>
        </w:rPr>
        <w:t xml:space="preserve"> подтверждает стабильный интерес</w:t>
      </w:r>
      <w:r>
        <w:rPr>
          <w:bCs/>
          <w:sz w:val="28"/>
        </w:rPr>
        <w:t xml:space="preserve"> к Лиге</w:t>
      </w:r>
      <w:r w:rsidR="00B20006">
        <w:rPr>
          <w:bCs/>
          <w:sz w:val="28"/>
        </w:rPr>
        <w:t xml:space="preserve"> из этих регионов.</w:t>
      </w:r>
    </w:p>
    <w:p w14:paraId="56D57ECE" w14:textId="77777777" w:rsidR="00700EEE" w:rsidRDefault="00700EEE" w:rsidP="000D7C88">
      <w:pPr>
        <w:tabs>
          <w:tab w:val="num" w:pos="284"/>
        </w:tabs>
        <w:jc w:val="center"/>
        <w:rPr>
          <w:sz w:val="28"/>
        </w:rPr>
      </w:pPr>
    </w:p>
    <w:p w14:paraId="640BFE9D" w14:textId="7C7B3992" w:rsidR="00F90E57" w:rsidRDefault="00700EEE" w:rsidP="00CC6A6C">
      <w:pPr>
        <w:spacing w:line="360" w:lineRule="auto"/>
        <w:ind w:firstLine="709"/>
        <w:jc w:val="center"/>
        <w:rPr>
          <w:ins w:id="2397" w:author="Microsoft Office User" w:date="2025-07-28T11:51:00Z"/>
          <w:b/>
          <w:sz w:val="28"/>
        </w:rPr>
      </w:pPr>
      <w:r w:rsidRPr="003F2C4F">
        <w:rPr>
          <w:b/>
          <w:sz w:val="28"/>
        </w:rPr>
        <w:t>Демографические данные аудитории</w:t>
      </w:r>
      <w:r w:rsidR="00F90E57">
        <w:rPr>
          <w:b/>
          <w:sz w:val="28"/>
        </w:rPr>
        <w:t xml:space="preserve"> приложения</w:t>
      </w:r>
      <w:r w:rsidRPr="003F2C4F">
        <w:rPr>
          <w:b/>
          <w:sz w:val="28"/>
        </w:rPr>
        <w:t xml:space="preserve"> в сезоне 202</w:t>
      </w:r>
      <w:ins w:id="2398" w:author="Microsoft Office User" w:date="2025-07-28T11:09:00Z">
        <w:r w:rsidR="00655620">
          <w:rPr>
            <w:b/>
            <w:sz w:val="28"/>
          </w:rPr>
          <w:t>4</w:t>
        </w:r>
      </w:ins>
      <w:del w:id="2399" w:author="Microsoft Office User" w:date="2025-07-28T11:09:00Z">
        <w:r w:rsidR="00150D76" w:rsidDel="00655620">
          <w:rPr>
            <w:b/>
            <w:sz w:val="28"/>
          </w:rPr>
          <w:delText>3</w:delText>
        </w:r>
      </w:del>
      <w:r w:rsidRPr="003F2C4F">
        <w:rPr>
          <w:b/>
          <w:sz w:val="28"/>
        </w:rPr>
        <w:t>/202</w:t>
      </w:r>
      <w:ins w:id="2400" w:author="Microsoft Office User" w:date="2025-07-28T11:09:00Z">
        <w:r w:rsidR="00655620">
          <w:rPr>
            <w:b/>
            <w:sz w:val="28"/>
          </w:rPr>
          <w:t>5</w:t>
        </w:r>
      </w:ins>
      <w:del w:id="2401" w:author="Microsoft Office User" w:date="2025-07-28T11:09:00Z">
        <w:r w:rsidR="00150D76" w:rsidDel="00655620">
          <w:rPr>
            <w:b/>
            <w:sz w:val="28"/>
          </w:rPr>
          <w:delText>4</w:delText>
        </w:r>
      </w:del>
    </w:p>
    <w:p w14:paraId="1E5C88D5" w14:textId="77777777" w:rsidR="00835A46" w:rsidRPr="00B46862" w:rsidRDefault="00835A46" w:rsidP="00CC6A6C">
      <w:pPr>
        <w:spacing w:line="360" w:lineRule="auto"/>
        <w:ind w:firstLine="709"/>
        <w:jc w:val="center"/>
        <w:rPr>
          <w:b/>
          <w:sz w:val="28"/>
        </w:rPr>
      </w:pPr>
    </w:p>
    <w:tbl>
      <w:tblPr>
        <w:tblW w:w="9634" w:type="dxa"/>
        <w:tblLook w:val="04A0" w:firstRow="1" w:lastRow="0" w:firstColumn="1" w:lastColumn="0" w:noHBand="0" w:noVBand="1"/>
        <w:tblPrChange w:id="2402" w:author="Microsoft Office User" w:date="2025-07-28T11:51:00Z">
          <w:tblPr>
            <w:tblW w:w="9634" w:type="dxa"/>
            <w:tblLook w:val="04A0" w:firstRow="1" w:lastRow="0" w:firstColumn="1" w:lastColumn="0" w:noHBand="0" w:noVBand="1"/>
          </w:tblPr>
        </w:tblPrChange>
      </w:tblPr>
      <w:tblGrid>
        <w:gridCol w:w="1838"/>
        <w:gridCol w:w="2121"/>
        <w:gridCol w:w="1696"/>
        <w:gridCol w:w="3979"/>
        <w:tblGridChange w:id="2403">
          <w:tblGrid>
            <w:gridCol w:w="1838"/>
            <w:gridCol w:w="2121"/>
            <w:gridCol w:w="1696"/>
            <w:gridCol w:w="4375"/>
          </w:tblGrid>
        </w:tblGridChange>
      </w:tblGrid>
      <w:tr w:rsidR="00150D76" w14:paraId="37191D54" w14:textId="77777777" w:rsidTr="00835A46">
        <w:trPr>
          <w:trHeight w:val="320"/>
          <w:trPrChange w:id="2404" w:author="Microsoft Office User" w:date="2025-07-28T11:51:00Z">
            <w:trPr>
              <w:trHeight w:val="320"/>
            </w:trPr>
          </w:trPrChange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405" w:author="Microsoft Office User" w:date="2025-07-28T11:51:00Z">
              <w:tcPr>
                <w:tcW w:w="183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4AABFDE" w14:textId="77777777" w:rsidR="00150D76" w:rsidRDefault="00150D76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Возраст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406" w:author="Microsoft Office User" w:date="2025-07-28T11:51:00Z">
              <w:tcPr>
                <w:tcW w:w="212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58F9411" w14:textId="77777777" w:rsidR="00150D76" w:rsidRDefault="00150D7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Пользователи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407" w:author="Microsoft Office User" w:date="2025-07-28T11:51:00Z">
              <w:tcPr>
                <w:tcW w:w="130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0304A02" w14:textId="77777777" w:rsidR="00150D76" w:rsidRDefault="00150D7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Доля</w:t>
            </w:r>
          </w:p>
        </w:tc>
        <w:tc>
          <w:tcPr>
            <w:tcW w:w="3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408" w:author="Microsoft Office User" w:date="2025-07-28T11:51:00Z">
              <w:tcPr>
                <w:tcW w:w="437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79415E7" w14:textId="77777777" w:rsidR="00150D76" w:rsidRDefault="00150D7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Изменение</w:t>
            </w:r>
          </w:p>
        </w:tc>
      </w:tr>
      <w:tr w:rsidR="002256C8" w14:paraId="240049E7" w14:textId="77777777" w:rsidTr="00835A46">
        <w:trPr>
          <w:trHeight w:val="320"/>
          <w:trPrChange w:id="2409" w:author="Microsoft Office User" w:date="2025-07-28T11:51:00Z">
            <w:trPr>
              <w:trHeight w:val="320"/>
            </w:trPr>
          </w:trPrChange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410" w:author="Microsoft Office User" w:date="2025-07-28T11:51:00Z">
              <w:tcPr>
                <w:tcW w:w="1838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986F442" w14:textId="6919E922" w:rsidR="002256C8" w:rsidRDefault="002256C8" w:rsidP="002256C8">
            <w:pPr>
              <w:rPr>
                <w:color w:val="000000"/>
              </w:rPr>
            </w:pPr>
            <w:ins w:id="2411" w:author="Microsoft Office User" w:date="2025-07-28T11:51:00Z">
              <w:r w:rsidRPr="00132EAD">
                <w:t>младше 18 лет</w:t>
              </w:r>
            </w:ins>
            <w:del w:id="2412" w:author="Microsoft Office User" w:date="2025-07-28T11:51:00Z">
              <w:r w:rsidDel="00C5161B">
                <w:rPr>
                  <w:color w:val="000000"/>
                </w:rPr>
                <w:delText>младше 18 лет</w:delText>
              </w:r>
            </w:del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413" w:author="Microsoft Office User" w:date="2025-07-28T11:51:00Z">
              <w:tcPr>
                <w:tcW w:w="212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9557287" w14:textId="1C293334" w:rsidR="002256C8" w:rsidRDefault="002256C8" w:rsidP="002256C8">
            <w:pPr>
              <w:jc w:val="right"/>
              <w:rPr>
                <w:color w:val="000000"/>
              </w:rPr>
            </w:pPr>
            <w:ins w:id="2414" w:author="Microsoft Office User" w:date="2025-07-28T11:51:00Z">
              <w:r w:rsidRPr="00132EAD">
                <w:t>98 710</w:t>
              </w:r>
            </w:ins>
            <w:del w:id="2415" w:author="Microsoft Office User" w:date="2025-07-28T11:51:00Z">
              <w:r w:rsidDel="00C5161B">
                <w:rPr>
                  <w:color w:val="000000"/>
                </w:rPr>
                <w:delText>79 113</w:delText>
              </w:r>
            </w:del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416" w:author="Microsoft Office User" w:date="2025-07-28T11:51:00Z">
              <w:tcPr>
                <w:tcW w:w="1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E1763C2" w14:textId="3424695D" w:rsidR="002256C8" w:rsidRDefault="002256C8" w:rsidP="002256C8">
            <w:pPr>
              <w:jc w:val="right"/>
              <w:rPr>
                <w:color w:val="000000"/>
              </w:rPr>
            </w:pPr>
            <w:ins w:id="2417" w:author="Microsoft Office User" w:date="2025-07-28T12:07:00Z">
              <w:r>
                <w:rPr>
                  <w:color w:val="000000"/>
                </w:rPr>
                <w:t>14,99%</w:t>
              </w:r>
            </w:ins>
            <w:del w:id="2418" w:author="Microsoft Office User" w:date="2025-07-28T11:51:00Z">
              <w:r w:rsidDel="00C5161B">
                <w:rPr>
                  <w:color w:val="000000"/>
                </w:rPr>
                <w:delText>13,09%</w:delText>
              </w:r>
            </w:del>
          </w:p>
        </w:tc>
        <w:tc>
          <w:tcPr>
            <w:tcW w:w="3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419" w:author="Microsoft Office User" w:date="2025-07-28T11:51:00Z">
              <w:tcPr>
                <w:tcW w:w="437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25AE496" w14:textId="1402A222" w:rsidR="002256C8" w:rsidRDefault="002256C8" w:rsidP="002256C8">
            <w:pPr>
              <w:jc w:val="right"/>
              <w:rPr>
                <w:color w:val="000000"/>
              </w:rPr>
            </w:pPr>
            <w:ins w:id="2420" w:author="Microsoft Office User" w:date="2025-07-28T12:07:00Z">
              <w:r>
                <w:rPr>
                  <w:color w:val="000000"/>
                </w:rPr>
                <w:t>2,73%</w:t>
              </w:r>
            </w:ins>
            <w:del w:id="2421" w:author="Microsoft Office User" w:date="2025-07-28T11:51:00Z">
              <w:r w:rsidDel="00C5161B">
                <w:rPr>
                  <w:color w:val="000000"/>
                </w:rPr>
                <w:delText>+0,83%</w:delText>
              </w:r>
            </w:del>
          </w:p>
        </w:tc>
      </w:tr>
      <w:tr w:rsidR="002256C8" w14:paraId="077E8506" w14:textId="77777777" w:rsidTr="00835A46">
        <w:trPr>
          <w:trHeight w:val="320"/>
          <w:trPrChange w:id="2422" w:author="Microsoft Office User" w:date="2025-07-28T11:51:00Z">
            <w:trPr>
              <w:trHeight w:val="320"/>
            </w:trPr>
          </w:trPrChange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423" w:author="Microsoft Office User" w:date="2025-07-28T11:51:00Z">
              <w:tcPr>
                <w:tcW w:w="1838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A1FDCB0" w14:textId="3E2A5F55" w:rsidR="002256C8" w:rsidRDefault="002256C8" w:rsidP="002256C8">
            <w:pPr>
              <w:rPr>
                <w:color w:val="000000"/>
              </w:rPr>
            </w:pPr>
            <w:ins w:id="2424" w:author="Microsoft Office User" w:date="2025-07-28T11:51:00Z">
              <w:r w:rsidRPr="00132EAD">
                <w:t>18–24 года</w:t>
              </w:r>
            </w:ins>
            <w:del w:id="2425" w:author="Microsoft Office User" w:date="2025-07-28T11:51:00Z">
              <w:r w:rsidDel="00C5161B">
                <w:rPr>
                  <w:color w:val="000000"/>
                </w:rPr>
                <w:delText>18–24 года</w:delText>
              </w:r>
            </w:del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426" w:author="Microsoft Office User" w:date="2025-07-28T11:51:00Z">
              <w:tcPr>
                <w:tcW w:w="212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362277F" w14:textId="35E09362" w:rsidR="002256C8" w:rsidRDefault="002256C8" w:rsidP="002256C8">
            <w:pPr>
              <w:jc w:val="right"/>
              <w:rPr>
                <w:color w:val="000000"/>
              </w:rPr>
            </w:pPr>
            <w:ins w:id="2427" w:author="Microsoft Office User" w:date="2025-07-28T11:51:00Z">
              <w:r w:rsidRPr="00132EAD">
                <w:t>95 260</w:t>
              </w:r>
            </w:ins>
            <w:del w:id="2428" w:author="Microsoft Office User" w:date="2025-07-28T11:51:00Z">
              <w:r w:rsidDel="00C5161B">
                <w:rPr>
                  <w:color w:val="000000"/>
                </w:rPr>
                <w:delText>88 042</w:delText>
              </w:r>
            </w:del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429" w:author="Microsoft Office User" w:date="2025-07-28T11:51:00Z">
              <w:tcPr>
                <w:tcW w:w="1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79231FE" w14:textId="198A9209" w:rsidR="002256C8" w:rsidRDefault="002256C8" w:rsidP="002256C8">
            <w:pPr>
              <w:jc w:val="right"/>
              <w:rPr>
                <w:color w:val="000000"/>
              </w:rPr>
            </w:pPr>
            <w:ins w:id="2430" w:author="Microsoft Office User" w:date="2025-07-28T12:07:00Z">
              <w:r>
                <w:rPr>
                  <w:color w:val="000000"/>
                </w:rPr>
                <w:t>14,47%</w:t>
              </w:r>
            </w:ins>
            <w:del w:id="2431" w:author="Microsoft Office User" w:date="2025-07-28T11:51:00Z">
              <w:r w:rsidDel="00C5161B">
                <w:rPr>
                  <w:color w:val="000000"/>
                </w:rPr>
                <w:delText>14,57%</w:delText>
              </w:r>
            </w:del>
          </w:p>
        </w:tc>
        <w:tc>
          <w:tcPr>
            <w:tcW w:w="3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432" w:author="Microsoft Office User" w:date="2025-07-28T11:51:00Z">
              <w:tcPr>
                <w:tcW w:w="437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E94A4AE" w14:textId="51FB0885" w:rsidR="002256C8" w:rsidRDefault="002256C8" w:rsidP="002256C8">
            <w:pPr>
              <w:jc w:val="right"/>
              <w:rPr>
                <w:color w:val="000000"/>
              </w:rPr>
            </w:pPr>
            <w:ins w:id="2433" w:author="Microsoft Office User" w:date="2025-07-28T12:07:00Z">
              <w:r>
                <w:rPr>
                  <w:color w:val="000000"/>
                </w:rPr>
                <w:t>2,20%</w:t>
              </w:r>
            </w:ins>
            <w:del w:id="2434" w:author="Microsoft Office User" w:date="2025-07-28T11:51:00Z">
              <w:r w:rsidDel="00C5161B">
                <w:rPr>
                  <w:color w:val="000000"/>
                </w:rPr>
                <w:delText>+2,30%</w:delText>
              </w:r>
            </w:del>
          </w:p>
        </w:tc>
      </w:tr>
      <w:tr w:rsidR="002256C8" w14:paraId="3543B407" w14:textId="77777777" w:rsidTr="00835A46">
        <w:trPr>
          <w:trHeight w:val="320"/>
          <w:trPrChange w:id="2435" w:author="Microsoft Office User" w:date="2025-07-28T11:51:00Z">
            <w:trPr>
              <w:trHeight w:val="320"/>
            </w:trPr>
          </w:trPrChange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436" w:author="Microsoft Office User" w:date="2025-07-28T11:51:00Z">
              <w:tcPr>
                <w:tcW w:w="1838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BC1FA8B" w14:textId="18E77EB2" w:rsidR="002256C8" w:rsidRDefault="002256C8" w:rsidP="002256C8">
            <w:pPr>
              <w:rPr>
                <w:color w:val="000000"/>
              </w:rPr>
            </w:pPr>
            <w:ins w:id="2437" w:author="Microsoft Office User" w:date="2025-07-28T11:51:00Z">
              <w:r w:rsidRPr="00132EAD">
                <w:t>25–34 года</w:t>
              </w:r>
            </w:ins>
            <w:del w:id="2438" w:author="Microsoft Office User" w:date="2025-07-28T11:51:00Z">
              <w:r w:rsidDel="00C5161B">
                <w:rPr>
                  <w:color w:val="000000"/>
                </w:rPr>
                <w:delText>25–34 года</w:delText>
              </w:r>
            </w:del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439" w:author="Microsoft Office User" w:date="2025-07-28T11:51:00Z">
              <w:tcPr>
                <w:tcW w:w="212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BB56548" w14:textId="48F7BE49" w:rsidR="002256C8" w:rsidRDefault="002256C8" w:rsidP="002256C8">
            <w:pPr>
              <w:jc w:val="right"/>
              <w:rPr>
                <w:color w:val="000000"/>
              </w:rPr>
            </w:pPr>
            <w:ins w:id="2440" w:author="Microsoft Office User" w:date="2025-07-28T11:51:00Z">
              <w:r w:rsidRPr="00132EAD">
                <w:t>155 087</w:t>
              </w:r>
            </w:ins>
            <w:del w:id="2441" w:author="Microsoft Office User" w:date="2025-07-28T11:51:00Z">
              <w:r w:rsidDel="00C5161B">
                <w:rPr>
                  <w:color w:val="000000"/>
                </w:rPr>
                <w:delText>148 220</w:delText>
              </w:r>
            </w:del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442" w:author="Microsoft Office User" w:date="2025-07-28T11:51:00Z">
              <w:tcPr>
                <w:tcW w:w="1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8FB8399" w14:textId="7E8A41C0" w:rsidR="002256C8" w:rsidRDefault="002256C8" w:rsidP="002256C8">
            <w:pPr>
              <w:jc w:val="right"/>
              <w:rPr>
                <w:color w:val="000000"/>
              </w:rPr>
            </w:pPr>
            <w:ins w:id="2443" w:author="Microsoft Office User" w:date="2025-07-28T12:07:00Z">
              <w:r>
                <w:rPr>
                  <w:color w:val="000000"/>
                </w:rPr>
                <w:t>23,55%</w:t>
              </w:r>
            </w:ins>
            <w:del w:id="2444" w:author="Microsoft Office User" w:date="2025-07-28T11:51:00Z">
              <w:r w:rsidDel="00C5161B">
                <w:rPr>
                  <w:color w:val="000000"/>
                </w:rPr>
                <w:delText>24,53%</w:delText>
              </w:r>
            </w:del>
          </w:p>
        </w:tc>
        <w:tc>
          <w:tcPr>
            <w:tcW w:w="3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445" w:author="Microsoft Office User" w:date="2025-07-28T11:51:00Z">
              <w:tcPr>
                <w:tcW w:w="437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3F47BF1" w14:textId="19BE2A07" w:rsidR="002256C8" w:rsidRDefault="002256C8" w:rsidP="002256C8">
            <w:pPr>
              <w:jc w:val="right"/>
              <w:rPr>
                <w:color w:val="000000"/>
              </w:rPr>
            </w:pPr>
            <w:ins w:id="2446" w:author="Microsoft Office User" w:date="2025-07-28T12:07:00Z">
              <w:r>
                <w:rPr>
                  <w:color w:val="000000"/>
                </w:rPr>
                <w:t>-2,78%</w:t>
              </w:r>
            </w:ins>
            <w:del w:id="2447" w:author="Microsoft Office User" w:date="2025-07-28T11:51:00Z">
              <w:r w:rsidDel="00C5161B">
                <w:rPr>
                  <w:color w:val="000000"/>
                </w:rPr>
                <w:delText>-1,80%</w:delText>
              </w:r>
            </w:del>
          </w:p>
        </w:tc>
      </w:tr>
      <w:tr w:rsidR="002256C8" w14:paraId="51933CBD" w14:textId="77777777" w:rsidTr="00835A46">
        <w:trPr>
          <w:trHeight w:val="320"/>
          <w:trPrChange w:id="2448" w:author="Microsoft Office User" w:date="2025-07-28T11:51:00Z">
            <w:trPr>
              <w:trHeight w:val="320"/>
            </w:trPr>
          </w:trPrChange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449" w:author="Microsoft Office User" w:date="2025-07-28T11:51:00Z">
              <w:tcPr>
                <w:tcW w:w="1838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15E4478" w14:textId="72129A67" w:rsidR="002256C8" w:rsidRDefault="002256C8" w:rsidP="002256C8">
            <w:pPr>
              <w:rPr>
                <w:color w:val="000000"/>
              </w:rPr>
            </w:pPr>
            <w:ins w:id="2450" w:author="Microsoft Office User" w:date="2025-07-28T11:51:00Z">
              <w:r w:rsidRPr="00132EAD">
                <w:t>35</w:t>
              </w:r>
              <w:r w:rsidRPr="00132EAD">
                <w:noBreakHyphen/>
                <w:t>44 года</w:t>
              </w:r>
            </w:ins>
            <w:del w:id="2451" w:author="Microsoft Office User" w:date="2025-07-28T11:51:00Z">
              <w:r w:rsidDel="00C5161B">
                <w:rPr>
                  <w:color w:val="000000"/>
                </w:rPr>
                <w:delText>35</w:delText>
              </w:r>
              <w:r w:rsidDel="00C5161B">
                <w:rPr>
                  <w:color w:val="000000"/>
                </w:rPr>
                <w:noBreakHyphen/>
                <w:delText>44 года</w:delText>
              </w:r>
            </w:del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452" w:author="Microsoft Office User" w:date="2025-07-28T11:51:00Z">
              <w:tcPr>
                <w:tcW w:w="212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8754D7E" w14:textId="5D17FB56" w:rsidR="002256C8" w:rsidRDefault="002256C8" w:rsidP="002256C8">
            <w:pPr>
              <w:jc w:val="right"/>
              <w:rPr>
                <w:color w:val="000000"/>
              </w:rPr>
            </w:pPr>
            <w:ins w:id="2453" w:author="Microsoft Office User" w:date="2025-07-28T11:51:00Z">
              <w:r w:rsidRPr="00132EAD">
                <w:t>147 018</w:t>
              </w:r>
            </w:ins>
            <w:del w:id="2454" w:author="Microsoft Office User" w:date="2025-07-28T11:51:00Z">
              <w:r w:rsidDel="00C5161B">
                <w:rPr>
                  <w:color w:val="000000"/>
                </w:rPr>
                <w:delText>135 099</w:delText>
              </w:r>
            </w:del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455" w:author="Microsoft Office User" w:date="2025-07-28T11:51:00Z">
              <w:tcPr>
                <w:tcW w:w="1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72AA075" w14:textId="6A61B10C" w:rsidR="002256C8" w:rsidRDefault="002256C8" w:rsidP="002256C8">
            <w:pPr>
              <w:jc w:val="right"/>
              <w:rPr>
                <w:color w:val="000000"/>
              </w:rPr>
            </w:pPr>
            <w:ins w:id="2456" w:author="Microsoft Office User" w:date="2025-07-28T12:07:00Z">
              <w:r>
                <w:rPr>
                  <w:color w:val="000000"/>
                </w:rPr>
                <w:t>22,33%</w:t>
              </w:r>
            </w:ins>
            <w:del w:id="2457" w:author="Microsoft Office User" w:date="2025-07-28T11:51:00Z">
              <w:r w:rsidDel="00C5161B">
                <w:rPr>
                  <w:color w:val="000000"/>
                </w:rPr>
                <w:delText>22,35%</w:delText>
              </w:r>
            </w:del>
          </w:p>
        </w:tc>
        <w:tc>
          <w:tcPr>
            <w:tcW w:w="3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458" w:author="Microsoft Office User" w:date="2025-07-28T11:51:00Z">
              <w:tcPr>
                <w:tcW w:w="437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95A8AFF" w14:textId="54E9B4FA" w:rsidR="002256C8" w:rsidRDefault="002256C8" w:rsidP="002256C8">
            <w:pPr>
              <w:jc w:val="right"/>
              <w:rPr>
                <w:color w:val="000000"/>
              </w:rPr>
            </w:pPr>
            <w:ins w:id="2459" w:author="Microsoft Office User" w:date="2025-07-28T12:07:00Z">
              <w:r>
                <w:rPr>
                  <w:color w:val="000000"/>
                </w:rPr>
                <w:t>-5,23%</w:t>
              </w:r>
            </w:ins>
            <w:del w:id="2460" w:author="Microsoft Office User" w:date="2025-07-28T11:51:00Z">
              <w:r w:rsidDel="00C5161B">
                <w:rPr>
                  <w:color w:val="000000"/>
                </w:rPr>
                <w:delText>-5,21%</w:delText>
              </w:r>
            </w:del>
          </w:p>
        </w:tc>
      </w:tr>
      <w:tr w:rsidR="002256C8" w14:paraId="03591623" w14:textId="77777777" w:rsidTr="00835A46">
        <w:trPr>
          <w:trHeight w:val="320"/>
          <w:trPrChange w:id="2461" w:author="Microsoft Office User" w:date="2025-07-28T11:51:00Z">
            <w:trPr>
              <w:trHeight w:val="320"/>
            </w:trPr>
          </w:trPrChange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462" w:author="Microsoft Office User" w:date="2025-07-28T11:51:00Z">
              <w:tcPr>
                <w:tcW w:w="1838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88E1247" w14:textId="4C799F92" w:rsidR="002256C8" w:rsidRDefault="002256C8" w:rsidP="002256C8">
            <w:pPr>
              <w:rPr>
                <w:color w:val="000000"/>
              </w:rPr>
            </w:pPr>
            <w:ins w:id="2463" w:author="Microsoft Office User" w:date="2025-07-28T11:51:00Z">
              <w:r w:rsidRPr="00132EAD">
                <w:t>45–54 года</w:t>
              </w:r>
            </w:ins>
            <w:del w:id="2464" w:author="Microsoft Office User" w:date="2025-07-28T11:51:00Z">
              <w:r w:rsidDel="00C5161B">
                <w:rPr>
                  <w:color w:val="000000"/>
                </w:rPr>
                <w:delText>45–54 года</w:delText>
              </w:r>
            </w:del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465" w:author="Microsoft Office User" w:date="2025-07-28T11:51:00Z">
              <w:tcPr>
                <w:tcW w:w="212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D5FEBB0" w14:textId="151534BE" w:rsidR="002256C8" w:rsidRDefault="002256C8" w:rsidP="002256C8">
            <w:pPr>
              <w:jc w:val="right"/>
              <w:rPr>
                <w:color w:val="000000"/>
              </w:rPr>
            </w:pPr>
            <w:ins w:id="2466" w:author="Microsoft Office User" w:date="2025-07-28T11:51:00Z">
              <w:r w:rsidRPr="00132EAD">
                <w:t>102 566</w:t>
              </w:r>
            </w:ins>
            <w:del w:id="2467" w:author="Microsoft Office User" w:date="2025-07-28T11:51:00Z">
              <w:r w:rsidDel="00C5161B">
                <w:rPr>
                  <w:color w:val="000000"/>
                </w:rPr>
                <w:delText>94 529</w:delText>
              </w:r>
            </w:del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468" w:author="Microsoft Office User" w:date="2025-07-28T11:51:00Z">
              <w:tcPr>
                <w:tcW w:w="1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3E173C4" w14:textId="790542A7" w:rsidR="002256C8" w:rsidRDefault="002256C8" w:rsidP="002256C8">
            <w:pPr>
              <w:jc w:val="right"/>
              <w:rPr>
                <w:color w:val="000000"/>
              </w:rPr>
            </w:pPr>
            <w:ins w:id="2469" w:author="Microsoft Office User" w:date="2025-07-28T12:07:00Z">
              <w:r>
                <w:rPr>
                  <w:color w:val="000000"/>
                </w:rPr>
                <w:t>15,58%</w:t>
              </w:r>
            </w:ins>
            <w:del w:id="2470" w:author="Microsoft Office User" w:date="2025-07-28T11:51:00Z">
              <w:r w:rsidDel="00C5161B">
                <w:rPr>
                  <w:color w:val="000000"/>
                </w:rPr>
                <w:delText>15,64%</w:delText>
              </w:r>
            </w:del>
          </w:p>
        </w:tc>
        <w:tc>
          <w:tcPr>
            <w:tcW w:w="3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471" w:author="Microsoft Office User" w:date="2025-07-28T11:51:00Z">
              <w:tcPr>
                <w:tcW w:w="437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B22DBD9" w14:textId="4238D746" w:rsidR="002256C8" w:rsidRDefault="002256C8" w:rsidP="002256C8">
            <w:pPr>
              <w:jc w:val="right"/>
              <w:rPr>
                <w:color w:val="000000"/>
              </w:rPr>
            </w:pPr>
            <w:ins w:id="2472" w:author="Microsoft Office User" w:date="2025-07-28T12:07:00Z">
              <w:r>
                <w:rPr>
                  <w:color w:val="000000"/>
                </w:rPr>
                <w:t>0,80%</w:t>
              </w:r>
            </w:ins>
            <w:del w:id="2473" w:author="Microsoft Office User" w:date="2025-07-28T11:51:00Z">
              <w:r w:rsidDel="00C5161B">
                <w:rPr>
                  <w:color w:val="000000"/>
                </w:rPr>
                <w:delText>+0,86%</w:delText>
              </w:r>
            </w:del>
          </w:p>
        </w:tc>
      </w:tr>
      <w:tr w:rsidR="002256C8" w14:paraId="3A784616" w14:textId="77777777" w:rsidTr="00835A46">
        <w:trPr>
          <w:trHeight w:val="320"/>
          <w:trPrChange w:id="2474" w:author="Microsoft Office User" w:date="2025-07-28T11:51:00Z">
            <w:trPr>
              <w:trHeight w:val="320"/>
            </w:trPr>
          </w:trPrChange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475" w:author="Microsoft Office User" w:date="2025-07-28T11:51:00Z">
              <w:tcPr>
                <w:tcW w:w="1838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BB2EB66" w14:textId="7B7FC752" w:rsidR="002256C8" w:rsidRDefault="002256C8" w:rsidP="002256C8">
            <w:pPr>
              <w:rPr>
                <w:color w:val="000000"/>
              </w:rPr>
            </w:pPr>
            <w:ins w:id="2476" w:author="Microsoft Office User" w:date="2025-07-28T11:51:00Z">
              <w:r w:rsidRPr="00132EAD">
                <w:t>55 лет и старше</w:t>
              </w:r>
            </w:ins>
            <w:del w:id="2477" w:author="Microsoft Office User" w:date="2025-07-28T11:51:00Z">
              <w:r w:rsidDel="00C5161B">
                <w:rPr>
                  <w:color w:val="000000"/>
                </w:rPr>
                <w:delText>55 лет и старше</w:delText>
              </w:r>
            </w:del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478" w:author="Microsoft Office User" w:date="2025-07-28T11:51:00Z">
              <w:tcPr>
                <w:tcW w:w="212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9FD61BF" w14:textId="77156D05" w:rsidR="002256C8" w:rsidRDefault="002256C8" w:rsidP="002256C8">
            <w:pPr>
              <w:jc w:val="right"/>
              <w:rPr>
                <w:color w:val="000000"/>
              </w:rPr>
            </w:pPr>
            <w:ins w:id="2479" w:author="Microsoft Office User" w:date="2025-07-28T11:51:00Z">
              <w:r w:rsidRPr="00132EAD">
                <w:t>59 842</w:t>
              </w:r>
            </w:ins>
            <w:del w:id="2480" w:author="Microsoft Office User" w:date="2025-07-28T11:51:00Z">
              <w:r w:rsidDel="00C5161B">
                <w:rPr>
                  <w:color w:val="000000"/>
                </w:rPr>
                <w:delText>59 354</w:delText>
              </w:r>
            </w:del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481" w:author="Microsoft Office User" w:date="2025-07-28T11:51:00Z">
              <w:tcPr>
                <w:tcW w:w="13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89BD758" w14:textId="464DC475" w:rsidR="002256C8" w:rsidRDefault="002256C8" w:rsidP="002256C8">
            <w:pPr>
              <w:jc w:val="right"/>
              <w:rPr>
                <w:color w:val="000000"/>
              </w:rPr>
            </w:pPr>
            <w:ins w:id="2482" w:author="Microsoft Office User" w:date="2025-07-28T12:07:00Z">
              <w:r>
                <w:rPr>
                  <w:color w:val="000000"/>
                </w:rPr>
                <w:t>9,09%</w:t>
              </w:r>
            </w:ins>
            <w:del w:id="2483" w:author="Microsoft Office User" w:date="2025-07-28T11:51:00Z">
              <w:r w:rsidDel="00C5161B">
                <w:rPr>
                  <w:color w:val="000000"/>
                </w:rPr>
                <w:delText>9,82%</w:delText>
              </w:r>
            </w:del>
          </w:p>
        </w:tc>
        <w:tc>
          <w:tcPr>
            <w:tcW w:w="3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2484" w:author="Microsoft Office User" w:date="2025-07-28T11:51:00Z">
              <w:tcPr>
                <w:tcW w:w="437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DA12794" w14:textId="4EC0732B" w:rsidR="002256C8" w:rsidRDefault="002256C8" w:rsidP="002256C8">
            <w:pPr>
              <w:jc w:val="right"/>
              <w:rPr>
                <w:color w:val="000000"/>
              </w:rPr>
            </w:pPr>
            <w:ins w:id="2485" w:author="Microsoft Office User" w:date="2025-07-28T12:07:00Z">
              <w:r>
                <w:rPr>
                  <w:color w:val="000000"/>
                </w:rPr>
                <w:t>2,30%</w:t>
              </w:r>
            </w:ins>
            <w:del w:id="2486" w:author="Microsoft Office User" w:date="2025-07-28T11:51:00Z">
              <w:r w:rsidDel="00C5161B">
                <w:rPr>
                  <w:color w:val="000000"/>
                </w:rPr>
                <w:delText>+3,03%</w:delText>
              </w:r>
            </w:del>
          </w:p>
        </w:tc>
      </w:tr>
    </w:tbl>
    <w:p w14:paraId="08427E8F" w14:textId="77777777" w:rsidR="00270D62" w:rsidRPr="006772E6" w:rsidRDefault="00270D62" w:rsidP="007A16C1">
      <w:pPr>
        <w:tabs>
          <w:tab w:val="num" w:pos="284"/>
        </w:tabs>
        <w:jc w:val="both"/>
        <w:rPr>
          <w:sz w:val="28"/>
        </w:rPr>
      </w:pPr>
    </w:p>
    <w:p w14:paraId="1A25A095" w14:textId="7CA274E5" w:rsidR="002256C8" w:rsidRDefault="002256C8" w:rsidP="00835A46">
      <w:pPr>
        <w:spacing w:line="360" w:lineRule="auto"/>
        <w:ind w:firstLine="709"/>
        <w:jc w:val="both"/>
        <w:rPr>
          <w:ins w:id="2487" w:author="Microsoft Office User" w:date="2025-07-28T12:03:00Z"/>
          <w:sz w:val="28"/>
          <w:szCs w:val="28"/>
        </w:rPr>
      </w:pPr>
      <w:ins w:id="2488" w:author="Microsoft Office User" w:date="2025-07-28T12:03:00Z">
        <w:r w:rsidRPr="002256C8">
          <w:rPr>
            <w:sz w:val="28"/>
            <w:szCs w:val="28"/>
          </w:rPr>
          <w:t xml:space="preserve">Аудитория приложения КХЛ в сезоне 2024/2025 сместилась в сторону более молодой категории пользователей. Наиболее заметный рост продемонстрировали группы до 18 лет (+2,73 п.п.) и 18–24 года (+2,20 п.п.), что свидетельствует о высоком потенциале мобильного канала в работе с </w:t>
        </w:r>
      </w:ins>
      <w:ins w:id="2489" w:author="Microsoft Office User" w:date="2025-07-28T12:04:00Z">
        <w:r>
          <w:rPr>
            <w:sz w:val="28"/>
            <w:szCs w:val="28"/>
          </w:rPr>
          <w:t>молодой</w:t>
        </w:r>
      </w:ins>
      <w:ins w:id="2490" w:author="Microsoft Office User" w:date="2025-07-28T12:03:00Z">
        <w:r w:rsidRPr="002256C8">
          <w:rPr>
            <w:sz w:val="28"/>
            <w:szCs w:val="28"/>
          </w:rPr>
          <w:t xml:space="preserve"> аудиторией.</w:t>
        </w:r>
      </w:ins>
    </w:p>
    <w:p w14:paraId="07823C65" w14:textId="1068A95D" w:rsidR="002256C8" w:rsidRDefault="002256C8" w:rsidP="00835A46">
      <w:pPr>
        <w:spacing w:line="360" w:lineRule="auto"/>
        <w:ind w:firstLine="709"/>
        <w:jc w:val="both"/>
        <w:rPr>
          <w:ins w:id="2491" w:author="Microsoft Office User" w:date="2025-07-28T12:04:00Z"/>
          <w:sz w:val="28"/>
          <w:szCs w:val="28"/>
        </w:rPr>
      </w:pPr>
      <w:ins w:id="2492" w:author="Microsoft Office User" w:date="2025-07-28T12:04:00Z">
        <w:r w:rsidRPr="002256C8">
          <w:rPr>
            <w:sz w:val="28"/>
            <w:szCs w:val="28"/>
          </w:rPr>
          <w:t xml:space="preserve">При этом доля возрастных групп 25–34 года и 35–44 года снизилась на 2,78 п.п. и 5,23 п.п. соответственно. Эти категории по-прежнему остаются ключевыми по объему — вместе они формируют более 45% аудитории, однако наблюдаемая динамика требует внимания в контексте удержания </w:t>
        </w:r>
        <w:r>
          <w:rPr>
            <w:sz w:val="28"/>
            <w:szCs w:val="28"/>
          </w:rPr>
          <w:t>этих</w:t>
        </w:r>
        <w:r w:rsidRPr="002256C8">
          <w:rPr>
            <w:sz w:val="28"/>
            <w:szCs w:val="28"/>
          </w:rPr>
          <w:t xml:space="preserve"> пользователей.</w:t>
        </w:r>
      </w:ins>
    </w:p>
    <w:p w14:paraId="06761161" w14:textId="77777777" w:rsidR="002256C8" w:rsidRDefault="002256C8" w:rsidP="003E001B">
      <w:pPr>
        <w:spacing w:line="360" w:lineRule="auto"/>
        <w:ind w:firstLine="709"/>
        <w:jc w:val="both"/>
        <w:rPr>
          <w:ins w:id="2493" w:author="Microsoft Office User" w:date="2025-07-28T12:05:00Z"/>
          <w:sz w:val="28"/>
          <w:szCs w:val="28"/>
        </w:rPr>
      </w:pPr>
      <w:ins w:id="2494" w:author="Microsoft Office User" w:date="2025-07-28T12:05:00Z">
        <w:r w:rsidRPr="002256C8">
          <w:rPr>
            <w:sz w:val="28"/>
            <w:szCs w:val="28"/>
          </w:rPr>
          <w:t>Рост также зафиксирован в возрастных группах 45–54 года (+0,80 п.п.) и 55+ (+2,30 п.п.), что подтверждает расширение охвата приложения и за пределами основной молодой аудитории.</w:t>
        </w:r>
      </w:ins>
    </w:p>
    <w:p w14:paraId="73A4FAF3" w14:textId="274112AC" w:rsidR="00835A46" w:rsidRDefault="00835A46" w:rsidP="003E001B">
      <w:pPr>
        <w:spacing w:line="360" w:lineRule="auto"/>
        <w:ind w:firstLine="709"/>
        <w:jc w:val="both"/>
        <w:rPr>
          <w:ins w:id="2495" w:author="Microsoft Office User" w:date="2025-07-28T11:49:00Z"/>
          <w:sz w:val="28"/>
          <w:szCs w:val="28"/>
        </w:rPr>
      </w:pPr>
      <w:ins w:id="2496" w:author="Microsoft Office User" w:date="2025-07-28T11:50:00Z">
        <w:r w:rsidRPr="00835A46">
          <w:rPr>
            <w:sz w:val="28"/>
            <w:szCs w:val="28"/>
          </w:rPr>
          <w:t xml:space="preserve">В отличие от сайтов КХЛ, где основную долю аудитории по-прежнему формируют пользователи </w:t>
        </w:r>
        <w:r>
          <w:rPr>
            <w:sz w:val="28"/>
            <w:szCs w:val="28"/>
          </w:rPr>
          <w:t xml:space="preserve">в возрасте </w:t>
        </w:r>
        <w:r w:rsidRPr="00835A46">
          <w:rPr>
            <w:sz w:val="28"/>
            <w:szCs w:val="28"/>
          </w:rPr>
          <w:t>25–44 года, в приложении наблюдается устойчивый тренд на омоложение. Это подчёркивает необходимость адаптации коммуникации и интерфейсов под интересы молодой аудитории</w:t>
        </w:r>
        <w:r>
          <w:rPr>
            <w:sz w:val="28"/>
            <w:szCs w:val="28"/>
          </w:rPr>
          <w:t>.</w:t>
        </w:r>
      </w:ins>
    </w:p>
    <w:p w14:paraId="0D9E8E77" w14:textId="682B8F15" w:rsidR="003E001B" w:rsidRPr="004D1F2B" w:rsidDel="00835A46" w:rsidRDefault="00150D76" w:rsidP="003E001B">
      <w:pPr>
        <w:spacing w:line="360" w:lineRule="auto"/>
        <w:ind w:firstLine="709"/>
        <w:jc w:val="both"/>
        <w:rPr>
          <w:del w:id="2497" w:author="Microsoft Office User" w:date="2025-07-28T11:50:00Z"/>
          <w:sz w:val="28"/>
          <w:szCs w:val="28"/>
        </w:rPr>
      </w:pPr>
      <w:del w:id="2498" w:author="Microsoft Office User" w:date="2025-07-28T11:50:00Z">
        <w:r w:rsidRPr="00150D76" w:rsidDel="00835A46">
          <w:rPr>
            <w:sz w:val="28"/>
            <w:szCs w:val="28"/>
          </w:rPr>
          <w:lastRenderedPageBreak/>
          <w:delText xml:space="preserve">В сезоне 2023/2024 </w:delText>
        </w:r>
        <w:r w:rsidDel="00835A46">
          <w:rPr>
            <w:sz w:val="28"/>
            <w:szCs w:val="28"/>
          </w:rPr>
          <w:delText>был зафиксирован</w:delText>
        </w:r>
        <w:r w:rsidRPr="00150D76" w:rsidDel="00835A46">
          <w:rPr>
            <w:sz w:val="28"/>
            <w:szCs w:val="28"/>
          </w:rPr>
          <w:delText xml:space="preserve"> рост числа пользователей среди молодежи и старшей аудитории. Возрастная группа младше 18 лет выросла до 79</w:delText>
        </w:r>
        <w:r w:rsidR="002F350C" w:rsidDel="00835A46">
          <w:rPr>
            <w:sz w:val="28"/>
            <w:shd w:val="clear" w:color="auto" w:fill="FFFFFF"/>
          </w:rPr>
          <w:delText> </w:delText>
        </w:r>
        <w:r w:rsidRPr="00150D76" w:rsidDel="00835A46">
          <w:rPr>
            <w:sz w:val="28"/>
            <w:szCs w:val="28"/>
          </w:rPr>
          <w:delText>113 пользователей, что составляет 13</w:delText>
        </w:r>
        <w:r w:rsidR="002F350C" w:rsidRPr="002F350C" w:rsidDel="00835A46">
          <w:rPr>
            <w:sz w:val="28"/>
            <w:szCs w:val="28"/>
          </w:rPr>
          <w:delText>,</w:delText>
        </w:r>
        <w:r w:rsidRPr="00150D76" w:rsidDel="00835A46">
          <w:rPr>
            <w:sz w:val="28"/>
            <w:szCs w:val="28"/>
          </w:rPr>
          <w:delText>09% от общей аудитории и показывает прирост на 0.83%. Группа 18-24 увеличилась до 88</w:delText>
        </w:r>
        <w:r w:rsidR="002F350C" w:rsidDel="00835A46">
          <w:rPr>
            <w:sz w:val="28"/>
            <w:shd w:val="clear" w:color="auto" w:fill="FFFFFF"/>
          </w:rPr>
          <w:delText> </w:delText>
        </w:r>
        <w:r w:rsidRPr="00150D76" w:rsidDel="00835A46">
          <w:rPr>
            <w:sz w:val="28"/>
            <w:szCs w:val="28"/>
          </w:rPr>
          <w:delText>042 пользователей, что составляет 14</w:delText>
        </w:r>
        <w:r w:rsidR="002F350C" w:rsidRPr="002F350C" w:rsidDel="00835A46">
          <w:rPr>
            <w:sz w:val="28"/>
            <w:szCs w:val="28"/>
          </w:rPr>
          <w:delText>,</w:delText>
        </w:r>
        <w:r w:rsidRPr="00150D76" w:rsidDel="00835A46">
          <w:rPr>
            <w:sz w:val="28"/>
            <w:szCs w:val="28"/>
          </w:rPr>
          <w:delText>57% от общей аудитории и показывает прирост на 2</w:delText>
        </w:r>
        <w:r w:rsidR="002F350C" w:rsidRPr="002F350C" w:rsidDel="00835A46">
          <w:rPr>
            <w:sz w:val="28"/>
            <w:szCs w:val="28"/>
          </w:rPr>
          <w:delText>,</w:delText>
        </w:r>
        <w:r w:rsidRPr="00150D76" w:rsidDel="00835A46">
          <w:rPr>
            <w:sz w:val="28"/>
            <w:szCs w:val="28"/>
          </w:rPr>
          <w:delText xml:space="preserve">30%. Это </w:delText>
        </w:r>
        <w:r w:rsidR="009F7903" w:rsidDel="00835A46">
          <w:rPr>
            <w:sz w:val="28"/>
            <w:szCs w:val="28"/>
          </w:rPr>
          <w:delText xml:space="preserve">может </w:delText>
        </w:r>
        <w:r w:rsidRPr="00150D76" w:rsidDel="00835A46">
          <w:rPr>
            <w:sz w:val="28"/>
            <w:szCs w:val="28"/>
          </w:rPr>
          <w:delText>указыва</w:delText>
        </w:r>
        <w:r w:rsidR="009F7903" w:rsidDel="00835A46">
          <w:rPr>
            <w:sz w:val="28"/>
            <w:szCs w:val="28"/>
          </w:rPr>
          <w:delText>ть</w:delText>
        </w:r>
        <w:r w:rsidRPr="00150D76" w:rsidDel="00835A46">
          <w:rPr>
            <w:sz w:val="28"/>
            <w:szCs w:val="28"/>
          </w:rPr>
          <w:delText xml:space="preserve"> на рост интереса к приложению среди молодежи.</w:delText>
        </w:r>
        <w:r w:rsidDel="00835A46">
          <w:rPr>
            <w:sz w:val="28"/>
            <w:szCs w:val="28"/>
          </w:rPr>
          <w:delText xml:space="preserve"> </w:delText>
        </w:r>
        <w:r w:rsidR="003E001B" w:rsidDel="00835A46">
          <w:rPr>
            <w:sz w:val="28"/>
            <w:szCs w:val="28"/>
          </w:rPr>
          <w:delText xml:space="preserve">Стоит отметить, что в прошедшем сезоне на интернет-сайтах Лиги зафиксировано снижение доли пользователей в этих возрастных группах. Возможно, это связано с тем, молодежь чаще потребляет контент через мобильные приложения, и мы видим прирост молодой аудитории в приложении, а не в аудитории интернет-сайтов. </w:delText>
        </w:r>
      </w:del>
    </w:p>
    <w:p w14:paraId="3F3D1652" w14:textId="4F801704" w:rsidR="00150D76" w:rsidDel="00835A46" w:rsidRDefault="003E001B" w:rsidP="000A068C">
      <w:pPr>
        <w:spacing w:line="360" w:lineRule="auto"/>
        <w:ind w:firstLine="709"/>
        <w:jc w:val="both"/>
        <w:rPr>
          <w:del w:id="2499" w:author="Microsoft Office User" w:date="2025-07-28T11:50:00Z"/>
          <w:sz w:val="28"/>
          <w:szCs w:val="28"/>
        </w:rPr>
      </w:pPr>
      <w:del w:id="2500" w:author="Microsoft Office User" w:date="2025-07-28T11:50:00Z">
        <w:r w:rsidRPr="003E001B" w:rsidDel="00835A46">
          <w:rPr>
            <w:sz w:val="28"/>
            <w:szCs w:val="28"/>
          </w:rPr>
          <w:delText xml:space="preserve">В то же время, </w:delText>
        </w:r>
        <w:r w:rsidDel="00835A46">
          <w:rPr>
            <w:sz w:val="28"/>
            <w:szCs w:val="28"/>
          </w:rPr>
          <w:delText xml:space="preserve">основные </w:delText>
        </w:r>
        <w:r w:rsidRPr="003E001B" w:rsidDel="00835A46">
          <w:rPr>
            <w:sz w:val="28"/>
            <w:szCs w:val="28"/>
          </w:rPr>
          <w:delText xml:space="preserve">возрастные группы 25-34 и 35-44 показали снижение долей. </w:delText>
        </w:r>
        <w:r w:rsidDel="00835A46">
          <w:rPr>
            <w:sz w:val="28"/>
            <w:szCs w:val="28"/>
          </w:rPr>
          <w:delText xml:space="preserve">Это </w:delText>
        </w:r>
        <w:r w:rsidR="00150D76" w:rsidRPr="00150D76" w:rsidDel="00835A46">
          <w:rPr>
            <w:sz w:val="28"/>
            <w:szCs w:val="28"/>
          </w:rPr>
          <w:delText>может указывать на необходимость пересмотра стратегии для удержания этих пользователей.</w:delText>
        </w:r>
        <w:r w:rsidR="00150D76" w:rsidDel="00835A46">
          <w:rPr>
            <w:sz w:val="28"/>
            <w:szCs w:val="28"/>
          </w:rPr>
          <w:delText xml:space="preserve"> </w:delText>
        </w:r>
      </w:del>
    </w:p>
    <w:p w14:paraId="4C6DB8E2" w14:textId="39A14F37" w:rsidR="005C4EF2" w:rsidDel="00835A46" w:rsidRDefault="00150D76" w:rsidP="000A068C">
      <w:pPr>
        <w:spacing w:line="360" w:lineRule="auto"/>
        <w:ind w:firstLine="709"/>
        <w:jc w:val="both"/>
        <w:rPr>
          <w:del w:id="2501" w:author="Microsoft Office User" w:date="2025-07-28T11:50:00Z"/>
          <w:sz w:val="28"/>
          <w:szCs w:val="28"/>
        </w:rPr>
      </w:pPr>
      <w:del w:id="2502" w:author="Microsoft Office User" w:date="2025-07-28T11:50:00Z">
        <w:r w:rsidRPr="00150D76" w:rsidDel="00835A46">
          <w:rPr>
            <w:sz w:val="28"/>
            <w:szCs w:val="28"/>
          </w:rPr>
          <w:delText xml:space="preserve">Наибольший прирост </w:delText>
        </w:r>
        <w:r w:rsidR="003E001B" w:rsidDel="00835A46">
          <w:rPr>
            <w:sz w:val="28"/>
            <w:szCs w:val="28"/>
          </w:rPr>
          <w:delText xml:space="preserve">доли </w:delText>
        </w:r>
        <w:r w:rsidRPr="00150D76" w:rsidDel="00835A46">
          <w:rPr>
            <w:sz w:val="28"/>
            <w:szCs w:val="28"/>
          </w:rPr>
          <w:delText>наблюдается в группе 55 лет и старше, которая увеличилась до 59</w:delText>
        </w:r>
        <w:r w:rsidR="002F350C" w:rsidDel="00835A46">
          <w:rPr>
            <w:sz w:val="28"/>
            <w:shd w:val="clear" w:color="auto" w:fill="FFFFFF"/>
          </w:rPr>
          <w:delText> </w:delText>
        </w:r>
        <w:r w:rsidRPr="00150D76" w:rsidDel="00835A46">
          <w:rPr>
            <w:sz w:val="28"/>
            <w:szCs w:val="28"/>
          </w:rPr>
          <w:delText>354 пользователей, что составляет 9</w:delText>
        </w:r>
        <w:r w:rsidR="002F350C" w:rsidRPr="002F350C" w:rsidDel="00835A46">
          <w:rPr>
            <w:sz w:val="28"/>
            <w:szCs w:val="28"/>
          </w:rPr>
          <w:delText>,</w:delText>
        </w:r>
        <w:r w:rsidRPr="00150D76" w:rsidDel="00835A46">
          <w:rPr>
            <w:sz w:val="28"/>
            <w:szCs w:val="28"/>
          </w:rPr>
          <w:delText>82% от общей аудитории и показывает прирост на 3</w:delText>
        </w:r>
        <w:r w:rsidR="002F350C" w:rsidRPr="002F350C" w:rsidDel="00835A46">
          <w:rPr>
            <w:sz w:val="28"/>
            <w:szCs w:val="28"/>
          </w:rPr>
          <w:delText>,</w:delText>
        </w:r>
        <w:r w:rsidRPr="00150D76" w:rsidDel="00835A46">
          <w:rPr>
            <w:sz w:val="28"/>
            <w:szCs w:val="28"/>
          </w:rPr>
          <w:delText>03%. Как и на сайте, эта возрастная категория демонстрирует значительный рост, подтверждая тенденцию увеличения интереса старшей аудитории к цифровым продуктам</w:delText>
        </w:r>
        <w:r w:rsidR="000132BE" w:rsidDel="00835A46">
          <w:rPr>
            <w:sz w:val="28"/>
            <w:szCs w:val="28"/>
          </w:rPr>
          <w:delText xml:space="preserve"> Лиги</w:delText>
        </w:r>
        <w:r w:rsidRPr="00150D76" w:rsidDel="00835A46">
          <w:rPr>
            <w:sz w:val="28"/>
            <w:szCs w:val="28"/>
          </w:rPr>
          <w:delText>.</w:delText>
        </w:r>
      </w:del>
    </w:p>
    <w:p w14:paraId="2FC87100" w14:textId="77777777" w:rsidR="003E001B" w:rsidRDefault="003E001B" w:rsidP="000A068C">
      <w:pPr>
        <w:spacing w:line="360" w:lineRule="auto"/>
        <w:ind w:firstLine="709"/>
        <w:jc w:val="both"/>
        <w:rPr>
          <w:sz w:val="28"/>
          <w:szCs w:val="28"/>
        </w:rPr>
      </w:pPr>
    </w:p>
    <w:p w14:paraId="67D4D524" w14:textId="16BFEC68" w:rsidR="00485994" w:rsidRDefault="003E001B" w:rsidP="00485994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BDD0328" wp14:editId="7249E02D">
            <wp:extent cx="6129020" cy="3413156"/>
            <wp:effectExtent l="0" t="0" r="17780" b="15875"/>
            <wp:docPr id="26" name="Диаграмма 26">
              <a:extLst xmlns:a="http://schemas.openxmlformats.org/drawingml/2006/main">
                <a:ext uri="{FF2B5EF4-FFF2-40B4-BE49-F238E27FC236}">
                  <a16:creationId xmlns:a16="http://schemas.microsoft.com/office/drawing/2014/main" id="{9BEBE789-389A-8D57-5954-22BB3AFF147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1BACAB41" w14:textId="77777777" w:rsidR="000A068C" w:rsidRDefault="000A068C" w:rsidP="00485994">
      <w:pPr>
        <w:jc w:val="center"/>
        <w:rPr>
          <w:b/>
          <w:color w:val="000000" w:themeColor="text1"/>
          <w:sz w:val="28"/>
          <w:szCs w:val="28"/>
        </w:rPr>
      </w:pPr>
    </w:p>
    <w:p w14:paraId="53E4BB16" w14:textId="169AEBEB" w:rsidR="00485994" w:rsidRPr="000A068C" w:rsidRDefault="00485994" w:rsidP="00485994">
      <w:pPr>
        <w:jc w:val="center"/>
        <w:rPr>
          <w:b/>
          <w:color w:val="000000" w:themeColor="text1"/>
          <w:sz w:val="28"/>
          <w:szCs w:val="28"/>
        </w:rPr>
      </w:pPr>
      <w:r w:rsidRPr="000A068C">
        <w:rPr>
          <w:b/>
          <w:color w:val="000000" w:themeColor="text1"/>
          <w:sz w:val="28"/>
          <w:szCs w:val="28"/>
        </w:rPr>
        <w:t>Распределение по полу</w:t>
      </w:r>
      <w:r w:rsidR="000A068C" w:rsidRPr="000A068C">
        <w:rPr>
          <w:b/>
          <w:color w:val="000000" w:themeColor="text1"/>
          <w:sz w:val="28"/>
          <w:szCs w:val="28"/>
        </w:rPr>
        <w:t xml:space="preserve"> </w:t>
      </w:r>
      <w:r w:rsidR="000A068C">
        <w:rPr>
          <w:b/>
          <w:color w:val="000000" w:themeColor="text1"/>
          <w:sz w:val="28"/>
          <w:szCs w:val="28"/>
        </w:rPr>
        <w:t>аудитории приложения в сезоне 202</w:t>
      </w:r>
      <w:ins w:id="2503" w:author="Microsoft Office User" w:date="2025-07-28T11:09:00Z">
        <w:r w:rsidR="00655620">
          <w:rPr>
            <w:b/>
            <w:color w:val="000000" w:themeColor="text1"/>
            <w:sz w:val="28"/>
            <w:szCs w:val="28"/>
          </w:rPr>
          <w:t>4</w:t>
        </w:r>
      </w:ins>
      <w:del w:id="2504" w:author="Microsoft Office User" w:date="2025-07-28T11:09:00Z">
        <w:r w:rsidR="00714FA4" w:rsidDel="00655620">
          <w:rPr>
            <w:b/>
            <w:color w:val="000000" w:themeColor="text1"/>
            <w:sz w:val="28"/>
            <w:szCs w:val="28"/>
          </w:rPr>
          <w:delText>3</w:delText>
        </w:r>
      </w:del>
      <w:r w:rsidR="000A068C">
        <w:rPr>
          <w:b/>
          <w:color w:val="000000" w:themeColor="text1"/>
          <w:sz w:val="28"/>
          <w:szCs w:val="28"/>
        </w:rPr>
        <w:t>/202</w:t>
      </w:r>
      <w:ins w:id="2505" w:author="Microsoft Office User" w:date="2025-07-28T11:09:00Z">
        <w:r w:rsidR="00655620">
          <w:rPr>
            <w:b/>
            <w:color w:val="000000" w:themeColor="text1"/>
            <w:sz w:val="28"/>
            <w:szCs w:val="28"/>
          </w:rPr>
          <w:t>5</w:t>
        </w:r>
      </w:ins>
      <w:del w:id="2506" w:author="Microsoft Office User" w:date="2025-07-28T11:09:00Z">
        <w:r w:rsidR="00714FA4" w:rsidDel="00655620">
          <w:rPr>
            <w:b/>
            <w:color w:val="000000" w:themeColor="text1"/>
            <w:sz w:val="28"/>
            <w:szCs w:val="28"/>
          </w:rPr>
          <w:delText>4</w:delText>
        </w:r>
      </w:del>
    </w:p>
    <w:p w14:paraId="08EA2971" w14:textId="77777777" w:rsidR="00485994" w:rsidRPr="003F2C4F" w:rsidRDefault="00485994" w:rsidP="00485994">
      <w:pPr>
        <w:tabs>
          <w:tab w:val="left" w:pos="3465"/>
        </w:tabs>
        <w:jc w:val="both"/>
        <w:rPr>
          <w:sz w:val="28"/>
        </w:rPr>
      </w:pPr>
    </w:p>
    <w:p w14:paraId="756EF887" w14:textId="79AFAD2D" w:rsidR="003915D0" w:rsidRPr="003915D0" w:rsidRDefault="003915D0" w:rsidP="003915D0">
      <w:pPr>
        <w:spacing w:line="360" w:lineRule="auto"/>
        <w:ind w:firstLine="709"/>
        <w:jc w:val="both"/>
        <w:rPr>
          <w:ins w:id="2507" w:author="Microsoft Office User" w:date="2025-07-28T12:13:00Z"/>
          <w:sz w:val="28"/>
        </w:rPr>
      </w:pPr>
      <w:ins w:id="2508" w:author="Microsoft Office User" w:date="2025-07-28T12:13:00Z">
        <w:r w:rsidRPr="003915D0">
          <w:rPr>
            <w:sz w:val="28"/>
          </w:rPr>
          <w:t>Аудитория приложения КХЛ в сезоне 2024/2025 сохраняет доминирование мужской аудитории: мужчины составляют 77,66% пользователей, женщины — 22,34%. При этом доля женской аудитории выросла на 1,61 п.п., тогда как доля мужчин снизилась на такую же величину.</w:t>
        </w:r>
      </w:ins>
    </w:p>
    <w:p w14:paraId="778201B6" w14:textId="137838C2" w:rsidR="00655620" w:rsidRDefault="003915D0" w:rsidP="003915D0">
      <w:pPr>
        <w:spacing w:line="360" w:lineRule="auto"/>
        <w:ind w:firstLine="709"/>
        <w:jc w:val="both"/>
        <w:rPr>
          <w:sz w:val="28"/>
        </w:rPr>
      </w:pPr>
      <w:ins w:id="2509" w:author="Microsoft Office User" w:date="2025-07-28T12:13:00Z">
        <w:r w:rsidRPr="003915D0">
          <w:rPr>
            <w:sz w:val="28"/>
          </w:rPr>
          <w:t xml:space="preserve">Это говорит о постепенном расширении охвата и привлечении женской аудитории в </w:t>
        </w:r>
      </w:ins>
      <w:ins w:id="2510" w:author="Microsoft Office User" w:date="2025-07-28T12:15:00Z">
        <w:r w:rsidRPr="003915D0">
          <w:rPr>
            <w:sz w:val="28"/>
          </w:rPr>
          <w:t>мобильно</w:t>
        </w:r>
        <w:r>
          <w:rPr>
            <w:sz w:val="28"/>
          </w:rPr>
          <w:t xml:space="preserve">е приложении </w:t>
        </w:r>
      </w:ins>
      <w:ins w:id="2511" w:author="Microsoft Office User" w:date="2025-07-28T12:13:00Z">
        <w:r w:rsidRPr="003915D0">
          <w:rPr>
            <w:sz w:val="28"/>
          </w:rPr>
          <w:t>Лиги. Однако в целом гендерное распределение в приложении остаётся более смещённым в сторону мужчин по сравнению с сайтами КХЛ, где доля женщин выше. Это может быть связано с тем, что мужчины чаще используют приложение для просмотра трансляций, статистики и новостей в режиме реального времени.</w:t>
        </w:r>
      </w:ins>
      <w:del w:id="2512" w:author="Microsoft Office User" w:date="2025-07-28T12:13:00Z">
        <w:r w:rsidR="00E94B63" w:rsidDel="003915D0">
          <w:rPr>
            <w:sz w:val="28"/>
          </w:rPr>
          <w:delText>Женская аудитория приложения</w:delText>
        </w:r>
        <w:r w:rsidR="00E94B63" w:rsidRPr="00E94B63" w:rsidDel="003915D0">
          <w:rPr>
            <w:sz w:val="28"/>
          </w:rPr>
          <w:delText xml:space="preserve"> увеличил</w:delText>
        </w:r>
        <w:r w:rsidR="00714FA4" w:rsidDel="003915D0">
          <w:rPr>
            <w:sz w:val="28"/>
          </w:rPr>
          <w:delText>а</w:delText>
        </w:r>
        <w:r w:rsidR="00E94B63" w:rsidRPr="00E94B63" w:rsidDel="003915D0">
          <w:rPr>
            <w:sz w:val="28"/>
          </w:rPr>
          <w:delText>сь с 72</w:delText>
        </w:r>
        <w:r w:rsidR="00E94B63" w:rsidDel="003915D0">
          <w:rPr>
            <w:sz w:val="28"/>
          </w:rPr>
          <w:delText xml:space="preserve"> </w:delText>
        </w:r>
        <w:r w:rsidR="00E94B63" w:rsidRPr="00E94B63" w:rsidDel="003915D0">
          <w:rPr>
            <w:sz w:val="28"/>
          </w:rPr>
          <w:delText>961 до 80</w:delText>
        </w:r>
        <w:r w:rsidR="00E94B63" w:rsidDel="003915D0">
          <w:rPr>
            <w:sz w:val="28"/>
          </w:rPr>
          <w:delText xml:space="preserve"> </w:delText>
        </w:r>
        <w:r w:rsidR="00E94B63" w:rsidRPr="00E94B63" w:rsidDel="003915D0">
          <w:rPr>
            <w:sz w:val="28"/>
          </w:rPr>
          <w:delText>066 в сезоне 2023/2024, что привело к увеличению их доли с 19%</w:delText>
        </w:r>
        <w:r w:rsidR="00714FA4" w:rsidDel="003915D0">
          <w:rPr>
            <w:sz w:val="28"/>
          </w:rPr>
          <w:delText xml:space="preserve"> </w:delText>
        </w:r>
        <w:r w:rsidR="00E94B63" w:rsidRPr="00E94B63" w:rsidDel="003915D0">
          <w:rPr>
            <w:sz w:val="28"/>
          </w:rPr>
          <w:delText xml:space="preserve">до 21%. Этот рост указывает на </w:delText>
        </w:r>
        <w:r w:rsidR="00E94B63" w:rsidDel="003915D0">
          <w:rPr>
            <w:sz w:val="28"/>
          </w:rPr>
          <w:delText xml:space="preserve">постепенное </w:delText>
        </w:r>
        <w:r w:rsidR="00E94B63" w:rsidRPr="00E94B63" w:rsidDel="003915D0">
          <w:rPr>
            <w:sz w:val="28"/>
          </w:rPr>
          <w:delText xml:space="preserve">повышение интереса к приложению среди женской аудитории. Аналогичная тенденция была замечена и на </w:delText>
        </w:r>
        <w:r w:rsidR="000132BE" w:rsidDel="003915D0">
          <w:rPr>
            <w:sz w:val="28"/>
          </w:rPr>
          <w:delText>интернет-</w:delText>
        </w:r>
        <w:r w:rsidR="00E94B63" w:rsidRPr="00E94B63" w:rsidDel="003915D0">
          <w:rPr>
            <w:sz w:val="28"/>
          </w:rPr>
          <w:delText>сай</w:delText>
        </w:r>
        <w:r w:rsidR="000132BE" w:rsidDel="003915D0">
          <w:rPr>
            <w:sz w:val="28"/>
          </w:rPr>
          <w:delText>тах Лиги</w:delText>
        </w:r>
        <w:r w:rsidR="00E94B63" w:rsidRPr="00E94B63" w:rsidDel="003915D0">
          <w:rPr>
            <w:sz w:val="28"/>
          </w:rPr>
          <w:delText>, где доля женщин также увеличилась</w:delText>
        </w:r>
        <w:r w:rsidR="00714FA4" w:rsidDel="003915D0">
          <w:rPr>
            <w:sz w:val="28"/>
          </w:rPr>
          <w:delText>.</w:delText>
        </w:r>
      </w:del>
    </w:p>
    <w:p w14:paraId="7722476A" w14:textId="7B0C3FCF" w:rsidR="00C94A01" w:rsidRDefault="00714FA4" w:rsidP="00C94A01">
      <w:pPr>
        <w:spacing w:line="360" w:lineRule="auto"/>
        <w:jc w:val="both"/>
        <w:rPr>
          <w:sz w:val="28"/>
        </w:rPr>
      </w:pPr>
      <w:del w:id="2513" w:author="Microsoft Office User" w:date="2025-07-28T12:14:00Z">
        <w:r w:rsidDel="003915D0">
          <w:rPr>
            <w:noProof/>
          </w:rPr>
          <w:lastRenderedPageBreak/>
          <w:drawing>
            <wp:inline distT="0" distB="0" distL="0" distR="0" wp14:anchorId="329D26DC" wp14:editId="303086C3">
              <wp:extent cx="6084595" cy="3454400"/>
              <wp:effectExtent l="0" t="0" r="11430" b="12700"/>
              <wp:docPr id="27" name="Диаграмма 27">
                <a:extLst xmlns:a="http://schemas.openxmlformats.org/drawingml/2006/main">
                  <a:ext uri="{FF2B5EF4-FFF2-40B4-BE49-F238E27FC236}">
                    <a16:creationId xmlns:a16="http://schemas.microsoft.com/office/drawing/2014/main" id="{1533E0A6-9E22-49A3-885C-7C72A442064E}"/>
                  </a:ext>
                </a:extLst>
              </wp:docPr>
              <wp:cNvGraphicFramePr/>
              <a:graphic xmlns:a="http://schemas.openxmlformats.org/drawingml/2006/main">
                <a:graphicData uri="http://schemas.openxmlformats.org/drawingml/2006/chart">
                  <c:chart xmlns:c="http://schemas.openxmlformats.org/drawingml/2006/chart" xmlns:r="http://schemas.openxmlformats.org/officeDocument/2006/relationships" r:id="rId17"/>
                </a:graphicData>
              </a:graphic>
            </wp:inline>
          </w:drawing>
        </w:r>
      </w:del>
      <w:ins w:id="2514" w:author="Microsoft Office User" w:date="2025-07-28T12:14:00Z">
        <w:r w:rsidR="003915D0">
          <w:rPr>
            <w:noProof/>
          </w:rPr>
          <w:drawing>
            <wp:inline distT="0" distB="0" distL="0" distR="0" wp14:anchorId="1FF8DBE4" wp14:editId="24406E19">
              <wp:extent cx="6140450" cy="2725271"/>
              <wp:effectExtent l="0" t="0" r="6350" b="18415"/>
              <wp:docPr id="10" name="Диаграмма 10">
                <a:extLst xmlns:a="http://schemas.openxmlformats.org/drawingml/2006/main">
                  <a:ext uri="{FF2B5EF4-FFF2-40B4-BE49-F238E27FC236}">
                    <a16:creationId xmlns:a16="http://schemas.microsoft.com/office/drawing/2014/main" id="{1533E0A6-9E22-49A3-885C-7C72A442064E}"/>
                  </a:ext>
                </a:extLst>
              </wp:docPr>
              <wp:cNvGraphicFramePr/>
              <a:graphic xmlns:a="http://schemas.openxmlformats.org/drawingml/2006/main">
                <a:graphicData uri="http://schemas.openxmlformats.org/drawingml/2006/chart">
                  <c:chart xmlns:c="http://schemas.openxmlformats.org/drawingml/2006/chart" xmlns:r="http://schemas.openxmlformats.org/officeDocument/2006/relationships" r:id="rId18"/>
                </a:graphicData>
              </a:graphic>
            </wp:inline>
          </w:drawing>
        </w:r>
      </w:ins>
    </w:p>
    <w:p w14:paraId="337C574E" w14:textId="77777777" w:rsidR="005C4EF2" w:rsidRDefault="005C4EF2" w:rsidP="00CA08F5">
      <w:pPr>
        <w:tabs>
          <w:tab w:val="left" w:pos="3465"/>
        </w:tabs>
        <w:jc w:val="center"/>
        <w:rPr>
          <w:b/>
          <w:color w:val="222222"/>
          <w:sz w:val="28"/>
          <w:shd w:val="clear" w:color="auto" w:fill="FFFFFF"/>
        </w:rPr>
      </w:pPr>
      <w:bookmarkStart w:id="2515" w:name="OLE_LINK3"/>
    </w:p>
    <w:p w14:paraId="5B5DECD0" w14:textId="77777777" w:rsidR="000D7C88" w:rsidRDefault="000D7C88" w:rsidP="000D7C88">
      <w:pPr>
        <w:tabs>
          <w:tab w:val="left" w:pos="3465"/>
        </w:tabs>
        <w:rPr>
          <w:b/>
          <w:color w:val="222222"/>
          <w:sz w:val="28"/>
          <w:shd w:val="clear" w:color="auto" w:fill="FFFFFF"/>
        </w:rPr>
      </w:pPr>
    </w:p>
    <w:bookmarkEnd w:id="2515"/>
    <w:p w14:paraId="42C56BE9" w14:textId="2854DADD" w:rsidR="00D10411" w:rsidRDefault="00D10411" w:rsidP="00D10411">
      <w:pPr>
        <w:spacing w:line="360" w:lineRule="auto"/>
        <w:ind w:firstLine="709"/>
        <w:jc w:val="center"/>
        <w:rPr>
          <w:ins w:id="2516" w:author="Microsoft Office User" w:date="2025-07-28T12:24:00Z"/>
          <w:b/>
          <w:bCs/>
          <w:sz w:val="28"/>
        </w:rPr>
      </w:pPr>
      <w:r w:rsidRPr="00376BCE">
        <w:rPr>
          <w:b/>
          <w:bCs/>
          <w:sz w:val="28"/>
        </w:rPr>
        <w:t>Операционные системы пользователей</w:t>
      </w:r>
      <w:r>
        <w:rPr>
          <w:b/>
          <w:bCs/>
          <w:sz w:val="28"/>
        </w:rPr>
        <w:t xml:space="preserve"> приложения в</w:t>
      </w:r>
      <w:r w:rsidRPr="00376BCE">
        <w:rPr>
          <w:b/>
          <w:bCs/>
          <w:sz w:val="28"/>
        </w:rPr>
        <w:t xml:space="preserve"> сезон</w:t>
      </w:r>
      <w:r>
        <w:rPr>
          <w:b/>
          <w:bCs/>
          <w:sz w:val="28"/>
        </w:rPr>
        <w:t>е</w:t>
      </w:r>
      <w:r w:rsidRPr="00376BCE">
        <w:rPr>
          <w:b/>
          <w:bCs/>
          <w:sz w:val="28"/>
        </w:rPr>
        <w:t xml:space="preserve"> 202</w:t>
      </w:r>
      <w:ins w:id="2517" w:author="Microsoft Office User" w:date="2025-07-28T11:10:00Z">
        <w:r w:rsidR="00655620">
          <w:rPr>
            <w:b/>
            <w:bCs/>
            <w:sz w:val="28"/>
          </w:rPr>
          <w:t>4</w:t>
        </w:r>
      </w:ins>
      <w:del w:id="2518" w:author="Microsoft Office User" w:date="2025-07-28T11:10:00Z">
        <w:r w:rsidDel="00655620">
          <w:rPr>
            <w:b/>
            <w:bCs/>
            <w:sz w:val="28"/>
          </w:rPr>
          <w:delText>3</w:delText>
        </w:r>
      </w:del>
      <w:r w:rsidRPr="00376BCE">
        <w:rPr>
          <w:b/>
          <w:bCs/>
          <w:sz w:val="28"/>
        </w:rPr>
        <w:t>/202</w:t>
      </w:r>
      <w:ins w:id="2519" w:author="Microsoft Office User" w:date="2025-07-28T11:10:00Z">
        <w:r w:rsidR="00655620">
          <w:rPr>
            <w:b/>
            <w:bCs/>
            <w:sz w:val="28"/>
          </w:rPr>
          <w:t>5</w:t>
        </w:r>
      </w:ins>
      <w:del w:id="2520" w:author="Microsoft Office User" w:date="2025-07-28T11:10:00Z">
        <w:r w:rsidDel="00655620">
          <w:rPr>
            <w:b/>
            <w:bCs/>
            <w:sz w:val="28"/>
          </w:rPr>
          <w:delText>4</w:delText>
        </w:r>
      </w:del>
    </w:p>
    <w:p w14:paraId="5A5D282D" w14:textId="77777777" w:rsidR="00BE71C3" w:rsidRDefault="00BE71C3" w:rsidP="00D10411">
      <w:pPr>
        <w:spacing w:line="360" w:lineRule="auto"/>
        <w:ind w:firstLine="709"/>
        <w:jc w:val="center"/>
        <w:rPr>
          <w:b/>
          <w:bCs/>
          <w:sz w:val="28"/>
        </w:rPr>
      </w:pPr>
    </w:p>
    <w:p w14:paraId="76E50239" w14:textId="2100741D" w:rsidR="00D10411" w:rsidRPr="00D10411" w:rsidRDefault="000132BE" w:rsidP="00D10411">
      <w:pPr>
        <w:tabs>
          <w:tab w:val="left" w:pos="6420"/>
        </w:tabs>
        <w:spacing w:line="360" w:lineRule="auto"/>
        <w:jc w:val="both"/>
        <w:rPr>
          <w:sz w:val="28"/>
        </w:rPr>
      </w:pPr>
      <w:del w:id="2521" w:author="Microsoft Office User" w:date="2025-07-28T11:16:00Z">
        <w:r w:rsidDel="009A2687">
          <w:rPr>
            <w:noProof/>
          </w:rPr>
          <w:drawing>
            <wp:inline distT="0" distB="0" distL="0" distR="0" wp14:anchorId="3E983B1C" wp14:editId="64777694">
              <wp:extent cx="6084570" cy="3213980"/>
              <wp:effectExtent l="0" t="0" r="11430" b="12065"/>
              <wp:docPr id="34" name="Диаграмма 34">
                <a:extLst xmlns:a="http://schemas.openxmlformats.org/drawingml/2006/main">
                  <a:ext uri="{FF2B5EF4-FFF2-40B4-BE49-F238E27FC236}">
                    <a16:creationId xmlns:a16="http://schemas.microsoft.com/office/drawing/2014/main" id="{DA90104B-CB24-F656-CD41-41049BE80954}"/>
                  </a:ext>
                </a:extLst>
              </wp:docPr>
              <wp:cNvGraphicFramePr/>
              <a:graphic xmlns:a="http://schemas.openxmlformats.org/drawingml/2006/main">
                <a:graphicData uri="http://schemas.openxmlformats.org/drawingml/2006/chart">
                  <c:chart xmlns:c="http://schemas.openxmlformats.org/drawingml/2006/chart" xmlns:r="http://schemas.openxmlformats.org/officeDocument/2006/relationships" r:id="rId19"/>
                </a:graphicData>
              </a:graphic>
            </wp:inline>
          </w:drawing>
        </w:r>
      </w:del>
      <w:ins w:id="2522" w:author="Microsoft Office User" w:date="2025-07-28T11:16:00Z">
        <w:r w:rsidR="009A2687" w:rsidRPr="00132EAD">
          <w:rPr>
            <w:noProof/>
          </w:rPr>
          <w:drawing>
            <wp:inline distT="0" distB="0" distL="0" distR="0" wp14:anchorId="297342AB" wp14:editId="15CC7D30">
              <wp:extent cx="6078071" cy="3200400"/>
              <wp:effectExtent l="0" t="0" r="18415" b="12700"/>
              <wp:docPr id="13" name="Диаграмма 13"/>
              <wp:cNvGraphicFramePr/>
              <a:graphic xmlns:a="http://schemas.openxmlformats.org/drawingml/2006/main">
                <a:graphicData uri="http://schemas.openxmlformats.org/drawingml/2006/chart">
                  <c:chart xmlns:c="http://schemas.openxmlformats.org/drawingml/2006/chart" xmlns:r="http://schemas.openxmlformats.org/officeDocument/2006/relationships" r:id="rId20"/>
                </a:graphicData>
              </a:graphic>
            </wp:inline>
          </w:drawing>
        </w:r>
      </w:ins>
    </w:p>
    <w:p w14:paraId="63E69069" w14:textId="77777777" w:rsidR="003915D0" w:rsidRDefault="003915D0" w:rsidP="003915D0">
      <w:pPr>
        <w:tabs>
          <w:tab w:val="left" w:pos="709"/>
        </w:tabs>
        <w:spacing w:line="360" w:lineRule="auto"/>
        <w:jc w:val="both"/>
        <w:rPr>
          <w:ins w:id="2523" w:author="Microsoft Office User" w:date="2025-07-28T12:19:00Z"/>
          <w:sz w:val="28"/>
        </w:rPr>
      </w:pPr>
      <w:ins w:id="2524" w:author="Microsoft Office User" w:date="2025-07-28T12:19:00Z">
        <w:r>
          <w:rPr>
            <w:sz w:val="28"/>
          </w:rPr>
          <w:tab/>
        </w:r>
      </w:ins>
    </w:p>
    <w:p w14:paraId="7B7AB033" w14:textId="2DB3C057" w:rsidR="003915D0" w:rsidRPr="003915D0" w:rsidRDefault="003915D0" w:rsidP="003915D0">
      <w:pPr>
        <w:tabs>
          <w:tab w:val="left" w:pos="709"/>
        </w:tabs>
        <w:spacing w:line="360" w:lineRule="auto"/>
        <w:jc w:val="both"/>
        <w:rPr>
          <w:ins w:id="2525" w:author="Microsoft Office User" w:date="2025-07-28T12:19:00Z"/>
          <w:sz w:val="28"/>
        </w:rPr>
        <w:pPrChange w:id="2526" w:author="Microsoft Office User" w:date="2025-07-28T12:19:00Z">
          <w:pPr>
            <w:tabs>
              <w:tab w:val="left" w:pos="6420"/>
            </w:tabs>
            <w:spacing w:line="360" w:lineRule="auto"/>
            <w:jc w:val="both"/>
          </w:pPr>
        </w:pPrChange>
      </w:pPr>
      <w:ins w:id="2527" w:author="Microsoft Office User" w:date="2025-07-28T12:19:00Z">
        <w:r w:rsidRPr="003915D0">
          <w:rPr>
            <w:sz w:val="28"/>
          </w:rPr>
          <w:t>Большинство пользователей приложения КХЛ в сезоне 2024/2025 используют устройства на Android — их доля составляет 65,2%. Пользователи iOS формируют 34,8% аудитории. Соотношение между платформами по сравнению с предыдущим сезоном практически не изменилось, что подтверждает стабильную структуру аудитории приложения.</w:t>
        </w:r>
      </w:ins>
    </w:p>
    <w:p w14:paraId="2CC696C1" w14:textId="77777777" w:rsidR="003915D0" w:rsidRPr="003915D0" w:rsidRDefault="003915D0" w:rsidP="003915D0">
      <w:pPr>
        <w:tabs>
          <w:tab w:val="left" w:pos="6420"/>
        </w:tabs>
        <w:spacing w:line="360" w:lineRule="auto"/>
        <w:jc w:val="both"/>
        <w:rPr>
          <w:ins w:id="2528" w:author="Microsoft Office User" w:date="2025-07-28T12:19:00Z"/>
          <w:sz w:val="28"/>
        </w:rPr>
      </w:pPr>
    </w:p>
    <w:p w14:paraId="45312F91" w14:textId="08DF75CE" w:rsidR="00D10411" w:rsidDel="003915D0" w:rsidRDefault="003915D0" w:rsidP="003915D0">
      <w:pPr>
        <w:tabs>
          <w:tab w:val="left" w:pos="6420"/>
        </w:tabs>
        <w:spacing w:line="360" w:lineRule="auto"/>
        <w:ind w:firstLine="709"/>
        <w:jc w:val="both"/>
        <w:rPr>
          <w:del w:id="2529" w:author="Microsoft Office User" w:date="2025-07-28T12:19:00Z"/>
          <w:sz w:val="28"/>
        </w:rPr>
      </w:pPr>
      <w:ins w:id="2530" w:author="Microsoft Office User" w:date="2025-07-28T12:21:00Z">
        <w:r>
          <w:rPr>
            <w:sz w:val="28"/>
          </w:rPr>
          <w:t>Эти данные</w:t>
        </w:r>
      </w:ins>
      <w:ins w:id="2531" w:author="Microsoft Office User" w:date="2025-07-28T12:19:00Z">
        <w:r w:rsidRPr="003915D0">
          <w:rPr>
            <w:sz w:val="28"/>
          </w:rPr>
          <w:t xml:space="preserve"> совпада</w:t>
        </w:r>
      </w:ins>
      <w:ins w:id="2532" w:author="Microsoft Office User" w:date="2025-07-28T12:21:00Z">
        <w:r>
          <w:rPr>
            <w:sz w:val="28"/>
          </w:rPr>
          <w:t>ю</w:t>
        </w:r>
      </w:ins>
      <w:ins w:id="2533" w:author="Microsoft Office User" w:date="2025-07-28T12:19:00Z">
        <w:r w:rsidRPr="003915D0">
          <w:rPr>
            <w:sz w:val="28"/>
          </w:rPr>
          <w:t>т с распределением платформ на сайтах КХЛ, где также наблюдается преобладание Android-устройств.</w:t>
        </w:r>
        <w:r>
          <w:rPr>
            <w:sz w:val="28"/>
          </w:rPr>
          <w:t xml:space="preserve"> </w:t>
        </w:r>
      </w:ins>
      <w:del w:id="2534" w:author="Microsoft Office User" w:date="2025-07-28T12:19:00Z">
        <w:r w:rsidR="00D10411" w:rsidRPr="00D10411" w:rsidDel="003915D0">
          <w:rPr>
            <w:sz w:val="28"/>
          </w:rPr>
          <w:delText>В сезоне 2023/2024 наблюдаются изменения в распределении пользователей приложения по операционным системам</w:delText>
        </w:r>
        <w:r w:rsidR="00D10411" w:rsidDel="003915D0">
          <w:rPr>
            <w:sz w:val="28"/>
          </w:rPr>
          <w:delText>.</w:delText>
        </w:r>
      </w:del>
    </w:p>
    <w:p w14:paraId="47BF8E96" w14:textId="58316EF6" w:rsidR="00D10411" w:rsidRPr="00FF6A56" w:rsidDel="003915D0" w:rsidRDefault="00D10411" w:rsidP="00D10411">
      <w:pPr>
        <w:tabs>
          <w:tab w:val="left" w:pos="6420"/>
        </w:tabs>
        <w:spacing w:line="360" w:lineRule="auto"/>
        <w:ind w:firstLine="709"/>
        <w:jc w:val="both"/>
        <w:rPr>
          <w:del w:id="2535" w:author="Microsoft Office User" w:date="2025-07-28T12:19:00Z"/>
          <w:sz w:val="28"/>
        </w:rPr>
      </w:pPr>
      <w:del w:id="2536" w:author="Microsoft Office User" w:date="2025-07-28T12:19:00Z">
        <w:r w:rsidRPr="00D10411" w:rsidDel="003915D0">
          <w:rPr>
            <w:sz w:val="28"/>
          </w:rPr>
          <w:delText>Количество пользователей на устройствах Android снизилось с 409</w:delText>
        </w:r>
        <w:r w:rsidDel="003915D0">
          <w:rPr>
            <w:sz w:val="28"/>
          </w:rPr>
          <w:delText xml:space="preserve"> </w:delText>
        </w:r>
        <w:r w:rsidRPr="00D10411" w:rsidDel="003915D0">
          <w:rPr>
            <w:sz w:val="28"/>
          </w:rPr>
          <w:delText>755 до 409</w:delText>
        </w:r>
        <w:r w:rsidDel="003915D0">
          <w:rPr>
            <w:sz w:val="28"/>
          </w:rPr>
          <w:delText xml:space="preserve"> </w:delText>
        </w:r>
        <w:r w:rsidRPr="00D10411" w:rsidDel="003915D0">
          <w:rPr>
            <w:sz w:val="28"/>
          </w:rPr>
          <w:delText>115, что представляет собой незначительное снижение. Доля пользователей Android также уменьшилась с 68</w:delText>
        </w:r>
        <w:r w:rsidR="009C0868" w:rsidRPr="00CA3827" w:rsidDel="003915D0">
          <w:rPr>
            <w:sz w:val="28"/>
          </w:rPr>
          <w:delText>,</w:delText>
        </w:r>
        <w:r w:rsidRPr="00D10411" w:rsidDel="003915D0">
          <w:rPr>
            <w:sz w:val="28"/>
          </w:rPr>
          <w:delText>14% до 65</w:delText>
        </w:r>
        <w:r w:rsidR="009C0868" w:rsidRPr="00CA3827" w:rsidDel="003915D0">
          <w:rPr>
            <w:sz w:val="28"/>
          </w:rPr>
          <w:delText>,</w:delText>
        </w:r>
        <w:r w:rsidRPr="00D10411" w:rsidDel="003915D0">
          <w:rPr>
            <w:sz w:val="28"/>
          </w:rPr>
          <w:delText>11%.</w:delText>
        </w:r>
        <w:r w:rsidDel="003915D0">
          <w:rPr>
            <w:sz w:val="28"/>
          </w:rPr>
          <w:delText xml:space="preserve"> </w:delText>
        </w:r>
        <w:r w:rsidRPr="00D10411" w:rsidDel="003915D0">
          <w:rPr>
            <w:sz w:val="28"/>
          </w:rPr>
          <w:delText>В то же время, количество пользователей на устройствах iOS увеличилось с 191</w:delText>
        </w:r>
        <w:r w:rsidDel="003915D0">
          <w:rPr>
            <w:sz w:val="28"/>
          </w:rPr>
          <w:delText> </w:delText>
        </w:r>
        <w:r w:rsidRPr="00D10411" w:rsidDel="003915D0">
          <w:rPr>
            <w:sz w:val="28"/>
          </w:rPr>
          <w:delText>556</w:delText>
        </w:r>
        <w:r w:rsidDel="003915D0">
          <w:rPr>
            <w:sz w:val="28"/>
          </w:rPr>
          <w:delText xml:space="preserve"> </w:delText>
        </w:r>
        <w:r w:rsidRPr="00D10411" w:rsidDel="003915D0">
          <w:rPr>
            <w:sz w:val="28"/>
          </w:rPr>
          <w:delText>до 219</w:delText>
        </w:r>
        <w:r w:rsidDel="003915D0">
          <w:rPr>
            <w:sz w:val="28"/>
          </w:rPr>
          <w:delText xml:space="preserve"> </w:delText>
        </w:r>
        <w:r w:rsidRPr="00D10411" w:rsidDel="003915D0">
          <w:rPr>
            <w:sz w:val="28"/>
          </w:rPr>
          <w:delText>214. Доля пользователей iOS возросла с 31</w:delText>
        </w:r>
        <w:r w:rsidR="009C0868" w:rsidRPr="00CA3827" w:rsidDel="003915D0">
          <w:rPr>
            <w:sz w:val="28"/>
          </w:rPr>
          <w:delText>,</w:delText>
        </w:r>
        <w:r w:rsidRPr="00D10411" w:rsidDel="003915D0">
          <w:rPr>
            <w:sz w:val="28"/>
          </w:rPr>
          <w:delText>86% до 34</w:delText>
        </w:r>
        <w:r w:rsidR="009C0868" w:rsidRPr="00CA3827" w:rsidDel="003915D0">
          <w:rPr>
            <w:sz w:val="28"/>
          </w:rPr>
          <w:delText>,</w:delText>
        </w:r>
        <w:r w:rsidRPr="00D10411" w:rsidDel="003915D0">
          <w:rPr>
            <w:sz w:val="28"/>
          </w:rPr>
          <w:delText>89%</w:delText>
        </w:r>
        <w:r w:rsidR="00EA10E2" w:rsidRPr="00EA10E2" w:rsidDel="003915D0">
          <w:rPr>
            <w:sz w:val="28"/>
          </w:rPr>
          <w:delText xml:space="preserve"> </w:delText>
        </w:r>
      </w:del>
    </w:p>
    <w:p w14:paraId="20DC364F" w14:textId="46E1429C" w:rsidR="000132BE" w:rsidRDefault="00D10411" w:rsidP="000132BE">
      <w:pPr>
        <w:tabs>
          <w:tab w:val="left" w:pos="6420"/>
        </w:tabs>
        <w:spacing w:line="360" w:lineRule="auto"/>
        <w:ind w:firstLine="709"/>
        <w:jc w:val="both"/>
        <w:rPr>
          <w:sz w:val="28"/>
        </w:rPr>
      </w:pPr>
      <w:r w:rsidRPr="00D10411">
        <w:rPr>
          <w:sz w:val="28"/>
        </w:rPr>
        <w:t>Несмотря на то, что Android остается доминирующей платформой, рост числа пользователей iOS и увеличение их доли в общей аудитории подчеркивают необходимость обеспечения высокого качества и функциональности приложения для обеих платформ</w:t>
      </w:r>
      <w:r>
        <w:rPr>
          <w:sz w:val="28"/>
        </w:rPr>
        <w:t>.</w:t>
      </w:r>
    </w:p>
    <w:p w14:paraId="4AC5260D" w14:textId="77777777" w:rsidR="000132BE" w:rsidRDefault="000132BE" w:rsidP="000132BE">
      <w:pPr>
        <w:tabs>
          <w:tab w:val="left" w:pos="6420"/>
        </w:tabs>
        <w:spacing w:line="360" w:lineRule="auto"/>
        <w:ind w:firstLine="709"/>
        <w:jc w:val="both"/>
        <w:rPr>
          <w:sz w:val="28"/>
        </w:rPr>
      </w:pPr>
    </w:p>
    <w:p w14:paraId="7D2BC058" w14:textId="410CD21E" w:rsidR="00485994" w:rsidRDefault="00D10411" w:rsidP="00485994">
      <w:pPr>
        <w:spacing w:line="360" w:lineRule="auto"/>
        <w:jc w:val="both"/>
        <w:rPr>
          <w:sz w:val="28"/>
          <w:szCs w:val="28"/>
        </w:rPr>
      </w:pPr>
      <w:del w:id="2537" w:author="Microsoft Office User" w:date="2025-07-28T12:21:00Z">
        <w:r w:rsidDel="003915D0">
          <w:rPr>
            <w:noProof/>
          </w:rPr>
          <w:drawing>
            <wp:inline distT="0" distB="0" distL="0" distR="0" wp14:anchorId="6F2E57E3" wp14:editId="0A4512A2">
              <wp:extent cx="6074410" cy="2978590"/>
              <wp:effectExtent l="0" t="0" r="8890" b="6350"/>
              <wp:docPr id="28" name="Диаграмма 28">
                <a:extLst xmlns:a="http://schemas.openxmlformats.org/drawingml/2006/main">
                  <a:ext uri="{FF2B5EF4-FFF2-40B4-BE49-F238E27FC236}">
                    <a16:creationId xmlns:a16="http://schemas.microsoft.com/office/drawing/2014/main" id="{7B78CF0F-9D54-1926-C7A8-54F95FC4136E}"/>
                  </a:ext>
                </a:extLst>
              </wp:docPr>
              <wp:cNvGraphicFramePr/>
              <a:graphic xmlns:a="http://schemas.openxmlformats.org/drawingml/2006/main">
                <a:graphicData uri="http://schemas.openxmlformats.org/drawingml/2006/chart">
                  <c:chart xmlns:c="http://schemas.openxmlformats.org/drawingml/2006/chart" xmlns:r="http://schemas.openxmlformats.org/officeDocument/2006/relationships" r:id="rId21"/>
                </a:graphicData>
              </a:graphic>
            </wp:inline>
          </w:drawing>
        </w:r>
      </w:del>
      <w:ins w:id="2538" w:author="Microsoft Office User" w:date="2025-07-28T12:22:00Z">
        <w:r w:rsidR="003915D0">
          <w:rPr>
            <w:noProof/>
          </w:rPr>
          <w:drawing>
            <wp:inline distT="0" distB="0" distL="0" distR="0" wp14:anchorId="23E59062" wp14:editId="0AE27C3D">
              <wp:extent cx="6140450" cy="3173506"/>
              <wp:effectExtent l="0" t="0" r="6350" b="14605"/>
              <wp:docPr id="11" name="Диаграмма 11">
                <a:extLst xmlns:a="http://schemas.openxmlformats.org/drawingml/2006/main">
                  <a:ext uri="{FF2B5EF4-FFF2-40B4-BE49-F238E27FC236}">
                    <a16:creationId xmlns:a16="http://schemas.microsoft.com/office/drawing/2014/main" id="{7B78CF0F-9D54-1926-C7A8-54F95FC4136E}"/>
                  </a:ext>
                </a:extLst>
              </wp:docPr>
              <wp:cNvGraphicFramePr/>
              <a:graphic xmlns:a="http://schemas.openxmlformats.org/drawingml/2006/main">
                <a:graphicData uri="http://schemas.openxmlformats.org/drawingml/2006/chart">
                  <c:chart xmlns:c="http://schemas.openxmlformats.org/drawingml/2006/chart" xmlns:r="http://schemas.openxmlformats.org/officeDocument/2006/relationships" r:id="rId22"/>
                </a:graphicData>
              </a:graphic>
            </wp:inline>
          </w:drawing>
        </w:r>
      </w:ins>
    </w:p>
    <w:p w14:paraId="0EFDEDD7" w14:textId="53D0927E" w:rsidR="00026CA5" w:rsidRDefault="00026CA5" w:rsidP="00485994">
      <w:pPr>
        <w:spacing w:line="360" w:lineRule="auto"/>
        <w:jc w:val="both"/>
        <w:rPr>
          <w:sz w:val="28"/>
          <w:szCs w:val="28"/>
        </w:rPr>
      </w:pPr>
    </w:p>
    <w:p w14:paraId="043685C8" w14:textId="14C32396" w:rsidR="00A61073" w:rsidRDefault="0049724A" w:rsidP="00FE77F6">
      <w:pPr>
        <w:tabs>
          <w:tab w:val="left" w:pos="1115"/>
        </w:tabs>
        <w:rPr>
          <w:i/>
          <w:sz w:val="20"/>
          <w:szCs w:val="20"/>
        </w:rPr>
      </w:pPr>
      <w:r w:rsidRPr="00C03366">
        <w:rPr>
          <w:i/>
          <w:sz w:val="20"/>
          <w:szCs w:val="20"/>
        </w:rPr>
        <w:t xml:space="preserve">*  данные приведены из системы </w:t>
      </w:r>
      <w:r w:rsidRPr="00C03366">
        <w:rPr>
          <w:i/>
          <w:sz w:val="20"/>
          <w:szCs w:val="20"/>
          <w:lang w:val="en-US"/>
        </w:rPr>
        <w:t>Google</w:t>
      </w:r>
      <w:r w:rsidRPr="00C03366">
        <w:rPr>
          <w:i/>
          <w:sz w:val="20"/>
          <w:szCs w:val="20"/>
        </w:rPr>
        <w:t xml:space="preserve"> </w:t>
      </w:r>
      <w:r w:rsidRPr="00C03366">
        <w:rPr>
          <w:i/>
          <w:sz w:val="20"/>
          <w:szCs w:val="20"/>
          <w:lang w:val="en-US"/>
        </w:rPr>
        <w:t>Analytics</w:t>
      </w:r>
      <w:r w:rsidR="00C03366" w:rsidRPr="00C03366">
        <w:rPr>
          <w:i/>
          <w:sz w:val="20"/>
          <w:szCs w:val="20"/>
        </w:rPr>
        <w:t>.</w:t>
      </w:r>
    </w:p>
    <w:p w14:paraId="72B373B5" w14:textId="3FB686D4" w:rsidR="005C4EF2" w:rsidRPr="00056C9F" w:rsidRDefault="005C4EF2" w:rsidP="00FE77F6">
      <w:pPr>
        <w:tabs>
          <w:tab w:val="left" w:pos="1115"/>
        </w:tabs>
        <w:rPr>
          <w:i/>
          <w:sz w:val="20"/>
          <w:szCs w:val="20"/>
        </w:rPr>
      </w:pPr>
      <w:r w:rsidRPr="005C4EF2">
        <w:rPr>
          <w:i/>
          <w:sz w:val="20"/>
          <w:szCs w:val="20"/>
        </w:rPr>
        <w:t xml:space="preserve">** </w:t>
      </w:r>
      <w:r w:rsidRPr="00C03366">
        <w:rPr>
          <w:i/>
          <w:sz w:val="20"/>
          <w:szCs w:val="20"/>
        </w:rPr>
        <w:t xml:space="preserve">данные приведены из системы </w:t>
      </w:r>
      <w:r>
        <w:rPr>
          <w:i/>
          <w:sz w:val="20"/>
          <w:szCs w:val="20"/>
        </w:rPr>
        <w:t>Я.Метрика</w:t>
      </w:r>
      <w:ins w:id="2539" w:author="Microsoft Office User" w:date="2025-07-28T13:24:00Z">
        <w:r w:rsidR="00056C9F" w:rsidRPr="00056C9F">
          <w:rPr>
            <w:i/>
            <w:sz w:val="20"/>
            <w:szCs w:val="20"/>
            <w:rPrChange w:id="2540" w:author="Microsoft Office User" w:date="2025-07-28T13:24:00Z">
              <w:rPr>
                <w:i/>
                <w:sz w:val="20"/>
                <w:szCs w:val="20"/>
                <w:lang w:val="en-US"/>
              </w:rPr>
            </w:rPrChange>
          </w:rPr>
          <w:t>.</w:t>
        </w:r>
      </w:ins>
    </w:p>
    <w:p w14:paraId="7114DE0D" w14:textId="7409CB0C" w:rsidR="009E2C93" w:rsidRPr="009E2C93" w:rsidRDefault="009E2C93" w:rsidP="00FE77F6">
      <w:pPr>
        <w:tabs>
          <w:tab w:val="left" w:pos="1115"/>
        </w:tabs>
        <w:rPr>
          <w:i/>
          <w:sz w:val="20"/>
          <w:szCs w:val="20"/>
        </w:rPr>
      </w:pPr>
      <w:r w:rsidRPr="009E2C93">
        <w:rPr>
          <w:i/>
          <w:sz w:val="20"/>
          <w:szCs w:val="20"/>
        </w:rPr>
        <w:t>*</w:t>
      </w:r>
      <w:r w:rsidRPr="00C03366">
        <w:rPr>
          <w:i/>
          <w:sz w:val="20"/>
          <w:szCs w:val="20"/>
        </w:rPr>
        <w:t>*</w:t>
      </w:r>
      <w:r w:rsidR="005C4EF2" w:rsidRPr="005C4EF2">
        <w:rPr>
          <w:i/>
          <w:sz w:val="20"/>
          <w:szCs w:val="20"/>
        </w:rPr>
        <w:t>*</w:t>
      </w:r>
      <w:r w:rsidRPr="00C03366">
        <w:rPr>
          <w:i/>
          <w:sz w:val="20"/>
          <w:szCs w:val="20"/>
        </w:rPr>
        <w:t xml:space="preserve">  данные приведены из системы </w:t>
      </w:r>
      <w:r>
        <w:rPr>
          <w:i/>
          <w:sz w:val="20"/>
          <w:szCs w:val="20"/>
          <w:lang w:val="en-US"/>
        </w:rPr>
        <w:t>AppMetrica</w:t>
      </w:r>
      <w:ins w:id="2541" w:author="Microsoft Office User" w:date="2025-07-28T13:24:00Z">
        <w:r w:rsidR="00056C9F" w:rsidRPr="00846969">
          <w:rPr>
            <w:i/>
            <w:sz w:val="20"/>
            <w:szCs w:val="20"/>
            <w:rPrChange w:id="2542" w:author="Microsoft Office User" w:date="2025-07-28T13:25:00Z">
              <w:rPr>
                <w:i/>
                <w:sz w:val="20"/>
                <w:szCs w:val="20"/>
                <w:lang w:val="en-US"/>
              </w:rPr>
            </w:rPrChange>
          </w:rPr>
          <w:t>.</w:t>
        </w:r>
      </w:ins>
    </w:p>
    <w:p w14:paraId="7148EE91" w14:textId="4DD112DC" w:rsidR="007B25E5" w:rsidRDefault="007B25E5">
      <w:pPr>
        <w:rPr>
          <w:sz w:val="28"/>
        </w:rPr>
      </w:pPr>
      <w:r>
        <w:rPr>
          <w:sz w:val="28"/>
        </w:rPr>
        <w:br w:type="page"/>
      </w:r>
    </w:p>
    <w:p w14:paraId="68CD5F94" w14:textId="37BF100D" w:rsidR="00C03366" w:rsidRDefault="007B25E5" w:rsidP="007B25E5">
      <w:pPr>
        <w:tabs>
          <w:tab w:val="num" w:pos="284"/>
        </w:tabs>
        <w:jc w:val="right"/>
        <w:rPr>
          <w:sz w:val="28"/>
        </w:rPr>
      </w:pPr>
      <w:r w:rsidRPr="00A909B1">
        <w:rPr>
          <w:sz w:val="28"/>
        </w:rPr>
        <w:lastRenderedPageBreak/>
        <w:t xml:space="preserve">Приложение № </w:t>
      </w:r>
      <w:r>
        <w:rPr>
          <w:sz w:val="28"/>
        </w:rPr>
        <w:t>2</w:t>
      </w:r>
    </w:p>
    <w:p w14:paraId="4566365D" w14:textId="77777777" w:rsidR="007B25E5" w:rsidRPr="006772E6" w:rsidRDefault="007B25E5" w:rsidP="00CA3827">
      <w:pPr>
        <w:tabs>
          <w:tab w:val="num" w:pos="284"/>
        </w:tabs>
        <w:jc w:val="right"/>
        <w:rPr>
          <w:sz w:val="28"/>
        </w:rPr>
      </w:pPr>
    </w:p>
    <w:p w14:paraId="671CF082" w14:textId="77777777" w:rsidR="00AE2A68" w:rsidRDefault="00AE2A68" w:rsidP="00CA3827">
      <w:pPr>
        <w:spacing w:line="360" w:lineRule="auto"/>
        <w:jc w:val="center"/>
        <w:rPr>
          <w:ins w:id="2543" w:author="Microsoft Office User" w:date="2025-07-28T12:31:00Z"/>
          <w:b/>
          <w:bCs/>
          <w:sz w:val="28"/>
        </w:rPr>
      </w:pPr>
    </w:p>
    <w:p w14:paraId="435AD2F9" w14:textId="25346BEC" w:rsidR="007B25E5" w:rsidRPr="00CA3827" w:rsidRDefault="007B25E5" w:rsidP="00CA3827">
      <w:pPr>
        <w:spacing w:line="360" w:lineRule="auto"/>
        <w:jc w:val="center"/>
        <w:rPr>
          <w:b/>
          <w:bCs/>
          <w:sz w:val="28"/>
        </w:rPr>
      </w:pPr>
      <w:r w:rsidRPr="00CA3827">
        <w:rPr>
          <w:b/>
          <w:bCs/>
          <w:sz w:val="28"/>
        </w:rPr>
        <w:t>Общий анализ интернет-аудитории Клубов КХЛ за сезон 202</w:t>
      </w:r>
      <w:ins w:id="2544" w:author="Microsoft Office User" w:date="2025-07-28T12:31:00Z">
        <w:r w:rsidR="00AE2A68" w:rsidRPr="00AE2A68">
          <w:rPr>
            <w:b/>
            <w:bCs/>
            <w:sz w:val="28"/>
            <w:rPrChange w:id="2545" w:author="Microsoft Office User" w:date="2025-07-28T12:31:00Z">
              <w:rPr>
                <w:b/>
                <w:bCs/>
                <w:sz w:val="28"/>
                <w:lang w:val="en-US"/>
              </w:rPr>
            </w:rPrChange>
          </w:rPr>
          <w:t>4</w:t>
        </w:r>
      </w:ins>
      <w:del w:id="2546" w:author="Microsoft Office User" w:date="2025-07-28T12:31:00Z">
        <w:r w:rsidRPr="00CA3827" w:rsidDel="00AE2A68">
          <w:rPr>
            <w:b/>
            <w:bCs/>
            <w:sz w:val="28"/>
          </w:rPr>
          <w:delText>3</w:delText>
        </w:r>
      </w:del>
      <w:r w:rsidRPr="00CA3827">
        <w:rPr>
          <w:b/>
          <w:bCs/>
          <w:sz w:val="28"/>
        </w:rPr>
        <w:t>/202</w:t>
      </w:r>
      <w:ins w:id="2547" w:author="Microsoft Office User" w:date="2025-07-28T12:31:00Z">
        <w:r w:rsidR="00AE2A68" w:rsidRPr="00AE2A68">
          <w:rPr>
            <w:b/>
            <w:bCs/>
            <w:sz w:val="28"/>
            <w:rPrChange w:id="2548" w:author="Microsoft Office User" w:date="2025-07-28T12:31:00Z">
              <w:rPr>
                <w:b/>
                <w:bCs/>
                <w:sz w:val="28"/>
                <w:lang w:val="en-US"/>
              </w:rPr>
            </w:rPrChange>
          </w:rPr>
          <w:t>5</w:t>
        </w:r>
      </w:ins>
      <w:del w:id="2549" w:author="Microsoft Office User" w:date="2025-07-28T12:31:00Z">
        <w:r w:rsidRPr="00CA3827" w:rsidDel="00AE2A68">
          <w:rPr>
            <w:b/>
            <w:bCs/>
            <w:sz w:val="28"/>
          </w:rPr>
          <w:delText>4</w:delText>
        </w:r>
      </w:del>
    </w:p>
    <w:p w14:paraId="60D5CA14" w14:textId="77777777" w:rsidR="000730CD" w:rsidRDefault="000730CD" w:rsidP="000730CD">
      <w:pPr>
        <w:tabs>
          <w:tab w:val="left" w:pos="6420"/>
        </w:tabs>
        <w:spacing w:line="360" w:lineRule="auto"/>
        <w:ind w:firstLine="709"/>
        <w:jc w:val="both"/>
        <w:rPr>
          <w:noProof/>
          <w:sz w:val="28"/>
        </w:rPr>
      </w:pPr>
    </w:p>
    <w:p w14:paraId="3DB2B8C0" w14:textId="06D231D0" w:rsidR="000730CD" w:rsidRPr="009D3F3E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2550" w:author="Microsoft Office User" w:date="2025-07-28T12:26:00Z"/>
          <w:sz w:val="28"/>
          <w:shd w:val="clear" w:color="auto" w:fill="FFFFFF"/>
        </w:rPr>
        <w:pPrChange w:id="2551" w:author="Microsoft Office User" w:date="2025-07-28T12:26:00Z">
          <w:pPr>
            <w:tabs>
              <w:tab w:val="left" w:pos="6420"/>
            </w:tabs>
            <w:spacing w:line="360" w:lineRule="auto"/>
            <w:ind w:firstLine="709"/>
            <w:jc w:val="both"/>
          </w:pPr>
        </w:pPrChange>
      </w:pPr>
      <w:del w:id="2552" w:author="Microsoft Office User" w:date="2025-07-28T12:26:00Z">
        <w:r w:rsidRPr="003F2C4F" w:rsidDel="00AE2A68">
          <w:rPr>
            <w:noProof/>
            <w:sz w:val="28"/>
          </w:rPr>
          <w:delText>В сезоне 202</w:delText>
        </w:r>
        <w:r w:rsidDel="00AE2A68">
          <w:rPr>
            <w:noProof/>
            <w:sz w:val="28"/>
          </w:rPr>
          <w:delText>3</w:delText>
        </w:r>
        <w:r w:rsidRPr="003F2C4F" w:rsidDel="00AE2A68">
          <w:rPr>
            <w:noProof/>
            <w:sz w:val="28"/>
          </w:rPr>
          <w:delText>/202</w:delText>
        </w:r>
        <w:r w:rsidDel="00AE2A68">
          <w:rPr>
            <w:noProof/>
            <w:sz w:val="28"/>
          </w:rPr>
          <w:delText>4</w:delText>
        </w:r>
        <w:r w:rsidRPr="003F2C4F" w:rsidDel="00AE2A68">
          <w:rPr>
            <w:noProof/>
            <w:sz w:val="28"/>
          </w:rPr>
          <w:delText xml:space="preserve"> cовокупная аудитория интернет-сайтов </w:delText>
        </w:r>
        <w:r w:rsidDel="00AE2A68">
          <w:rPr>
            <w:noProof/>
            <w:sz w:val="28"/>
          </w:rPr>
          <w:delText>К</w:delText>
        </w:r>
        <w:r w:rsidRPr="003F2C4F" w:rsidDel="00AE2A68">
          <w:rPr>
            <w:noProof/>
            <w:sz w:val="28"/>
          </w:rPr>
          <w:delText xml:space="preserve">лубов КХЛ составила </w:delText>
        </w:r>
        <w:r w:rsidRPr="00D02437" w:rsidDel="00AE2A68">
          <w:rPr>
            <w:sz w:val="28"/>
            <w:shd w:val="clear" w:color="auto" w:fill="FFFFFF"/>
          </w:rPr>
          <w:delText>15 230</w:delText>
        </w:r>
        <w:r w:rsidDel="00AE2A68">
          <w:rPr>
            <w:sz w:val="28"/>
            <w:shd w:val="clear" w:color="auto" w:fill="FFFFFF"/>
          </w:rPr>
          <w:delText> </w:delText>
        </w:r>
        <w:r w:rsidRPr="00D02437" w:rsidDel="00AE2A68">
          <w:rPr>
            <w:sz w:val="28"/>
            <w:shd w:val="clear" w:color="auto" w:fill="FFFFFF"/>
          </w:rPr>
          <w:delText>891</w:delText>
        </w:r>
        <w:r w:rsidDel="00AE2A68">
          <w:rPr>
            <w:sz w:val="28"/>
            <w:shd w:val="clear" w:color="auto" w:fill="FFFFFF"/>
          </w:rPr>
          <w:delText xml:space="preserve"> </w:delText>
        </w:r>
        <w:r w:rsidRPr="003F2C4F" w:rsidDel="00AE2A68">
          <w:rPr>
            <w:sz w:val="28"/>
            <w:shd w:val="clear" w:color="auto" w:fill="FFFFFF"/>
          </w:rPr>
          <w:delText>уникальных пользователей</w:delText>
        </w:r>
        <w:r w:rsidRPr="00C03366" w:rsidDel="00AE2A68">
          <w:rPr>
            <w:sz w:val="28"/>
            <w:shd w:val="clear" w:color="auto" w:fill="FFFFFF"/>
            <w:vertAlign w:val="superscript"/>
          </w:rPr>
          <w:delText>*</w:delText>
        </w:r>
        <w:r w:rsidRPr="003F2C4F" w:rsidDel="00AE2A68">
          <w:rPr>
            <w:sz w:val="28"/>
            <w:shd w:val="clear" w:color="auto" w:fill="FFFFFF"/>
          </w:rPr>
          <w:delText xml:space="preserve">, что на </w:delText>
        </w:r>
        <w:r w:rsidDel="00AE2A68">
          <w:rPr>
            <w:sz w:val="28"/>
            <w:shd w:val="clear" w:color="auto" w:fill="FFFFFF"/>
          </w:rPr>
          <w:delText>18</w:delText>
        </w:r>
        <w:r w:rsidRPr="003F2C4F" w:rsidDel="00AE2A68">
          <w:rPr>
            <w:sz w:val="28"/>
            <w:shd w:val="clear" w:color="auto" w:fill="FFFFFF"/>
          </w:rPr>
          <w:delText>% превышает результаты прошлого сезон</w:delText>
        </w:r>
        <w:r w:rsidDel="00AE2A68">
          <w:rPr>
            <w:sz w:val="28"/>
            <w:shd w:val="clear" w:color="auto" w:fill="FFFFFF"/>
          </w:rPr>
          <w:delText>а</w:delText>
        </w:r>
        <w:r w:rsidRPr="003F2C4F" w:rsidDel="00AE2A68">
          <w:rPr>
            <w:sz w:val="28"/>
            <w:shd w:val="clear" w:color="auto" w:fill="FFFFFF"/>
          </w:rPr>
          <w:delText xml:space="preserve">. Количество </w:delText>
        </w:r>
        <w:r w:rsidDel="00AE2A68">
          <w:rPr>
            <w:sz w:val="28"/>
            <w:shd w:val="clear" w:color="auto" w:fill="FFFFFF"/>
          </w:rPr>
          <w:delText>сессий также увеличилось</w:delText>
        </w:r>
        <w:r w:rsidRPr="003F2C4F" w:rsidDel="00AE2A68">
          <w:rPr>
            <w:sz w:val="28"/>
            <w:shd w:val="clear" w:color="auto" w:fill="FFFFFF"/>
          </w:rPr>
          <w:delText xml:space="preserve"> на </w:delText>
        </w:r>
        <w:r w:rsidDel="00AE2A68">
          <w:rPr>
            <w:sz w:val="28"/>
            <w:shd w:val="clear" w:color="auto" w:fill="FFFFFF"/>
          </w:rPr>
          <w:delText>27</w:delText>
        </w:r>
        <w:r w:rsidRPr="003F2C4F" w:rsidDel="00AE2A68">
          <w:rPr>
            <w:sz w:val="28"/>
            <w:shd w:val="clear" w:color="auto" w:fill="FFFFFF"/>
          </w:rPr>
          <w:delText xml:space="preserve">%, а </w:delText>
        </w:r>
        <w:r w:rsidDel="00AE2A68">
          <w:rPr>
            <w:sz w:val="28"/>
            <w:shd w:val="clear" w:color="auto" w:fill="FFFFFF"/>
          </w:rPr>
          <w:delText xml:space="preserve">количество просмотров </w:delText>
        </w:r>
        <w:r w:rsidRPr="003F2C4F" w:rsidDel="00AE2A68">
          <w:rPr>
            <w:sz w:val="28"/>
            <w:shd w:val="clear" w:color="auto" w:fill="FFFFFF"/>
          </w:rPr>
          <w:delText xml:space="preserve">выросло на </w:delText>
        </w:r>
        <w:r w:rsidDel="00AE2A68">
          <w:rPr>
            <w:sz w:val="28"/>
            <w:shd w:val="clear" w:color="auto" w:fill="FFFFFF"/>
          </w:rPr>
          <w:delText>78</w:delText>
        </w:r>
        <w:r w:rsidRPr="003F2C4F" w:rsidDel="00AE2A68">
          <w:rPr>
            <w:sz w:val="28"/>
            <w:shd w:val="clear" w:color="auto" w:fill="FFFFFF"/>
          </w:rPr>
          <w:delText>%.</w:delText>
        </w:r>
        <w:r w:rsidDel="00AE2A68">
          <w:rPr>
            <w:sz w:val="28"/>
            <w:shd w:val="clear" w:color="auto" w:fill="FFFFFF"/>
          </w:rPr>
          <w:delText xml:space="preserve"> </w:delText>
        </w:r>
      </w:del>
    </w:p>
    <w:p w14:paraId="0C668036" w14:textId="48CD9D80" w:rsidR="000730CD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2553" w:author="Microsoft Office User" w:date="2025-07-28T12:26:00Z"/>
          <w:sz w:val="28"/>
          <w:shd w:val="clear" w:color="auto" w:fill="FFFFFF"/>
        </w:rPr>
        <w:pPrChange w:id="2554" w:author="Microsoft Office User" w:date="2025-07-28T12:26:00Z">
          <w:pPr>
            <w:tabs>
              <w:tab w:val="left" w:pos="6420"/>
            </w:tabs>
            <w:spacing w:line="360" w:lineRule="auto"/>
            <w:ind w:firstLine="709"/>
            <w:jc w:val="both"/>
          </w:pPr>
        </w:pPrChange>
      </w:pPr>
    </w:p>
    <w:p w14:paraId="53513EA7" w14:textId="77295741" w:rsidR="000730CD" w:rsidDel="00AE2A68" w:rsidRDefault="000730CD" w:rsidP="00AE2A68">
      <w:pPr>
        <w:tabs>
          <w:tab w:val="left" w:pos="6420"/>
        </w:tabs>
        <w:spacing w:line="360" w:lineRule="auto"/>
        <w:ind w:firstLine="709"/>
        <w:jc w:val="center"/>
        <w:rPr>
          <w:del w:id="2555" w:author="Microsoft Office User" w:date="2025-07-28T12:26:00Z"/>
          <w:b/>
          <w:sz w:val="28"/>
          <w:shd w:val="clear" w:color="auto" w:fill="FFFFFF"/>
        </w:rPr>
        <w:pPrChange w:id="2556" w:author="Microsoft Office User" w:date="2025-07-28T12:26:00Z">
          <w:pPr>
            <w:tabs>
              <w:tab w:val="left" w:pos="6420"/>
            </w:tabs>
            <w:jc w:val="center"/>
          </w:pPr>
        </w:pPrChange>
      </w:pPr>
      <w:del w:id="2557" w:author="Microsoft Office User" w:date="2025-07-28T12:26:00Z">
        <w:r w:rsidDel="00AE2A68">
          <w:rPr>
            <w:b/>
            <w:sz w:val="28"/>
            <w:shd w:val="clear" w:color="auto" w:fill="FFFFFF"/>
          </w:rPr>
          <w:delText>С</w:delText>
        </w:r>
        <w:r w:rsidRPr="003F2C4F" w:rsidDel="00AE2A68">
          <w:rPr>
            <w:b/>
            <w:sz w:val="28"/>
            <w:shd w:val="clear" w:color="auto" w:fill="FFFFFF"/>
          </w:rPr>
          <w:delText xml:space="preserve">овокупные показатели </w:delText>
        </w:r>
        <w:r w:rsidDel="00AE2A68">
          <w:rPr>
            <w:b/>
            <w:sz w:val="28"/>
            <w:shd w:val="clear" w:color="auto" w:fill="FFFFFF"/>
          </w:rPr>
          <w:delText>К</w:delText>
        </w:r>
        <w:r w:rsidRPr="003F2C4F" w:rsidDel="00AE2A68">
          <w:rPr>
            <w:b/>
            <w:sz w:val="28"/>
            <w:shd w:val="clear" w:color="auto" w:fill="FFFFFF"/>
          </w:rPr>
          <w:delText>лубов КХЛ</w:delText>
        </w:r>
        <w:r w:rsidDel="00AE2A68">
          <w:rPr>
            <w:b/>
            <w:sz w:val="28"/>
            <w:shd w:val="clear" w:color="auto" w:fill="FFFFFF"/>
          </w:rPr>
          <w:delText xml:space="preserve"> </w:delText>
        </w:r>
      </w:del>
    </w:p>
    <w:p w14:paraId="6EDD7EDB" w14:textId="08055526" w:rsidR="000730CD" w:rsidRPr="003F2C4F" w:rsidDel="00AE2A68" w:rsidRDefault="000730CD" w:rsidP="00AE2A68">
      <w:pPr>
        <w:tabs>
          <w:tab w:val="left" w:pos="6420"/>
        </w:tabs>
        <w:spacing w:line="360" w:lineRule="auto"/>
        <w:ind w:firstLine="709"/>
        <w:jc w:val="center"/>
        <w:rPr>
          <w:del w:id="2558" w:author="Microsoft Office User" w:date="2025-07-28T12:26:00Z"/>
          <w:b/>
          <w:sz w:val="28"/>
          <w:shd w:val="clear" w:color="auto" w:fill="FFFFFF"/>
        </w:rPr>
        <w:pPrChange w:id="2559" w:author="Microsoft Office User" w:date="2025-07-28T12:26:00Z">
          <w:pPr>
            <w:tabs>
              <w:tab w:val="left" w:pos="6420"/>
            </w:tabs>
            <w:jc w:val="center"/>
          </w:pPr>
        </w:pPrChange>
      </w:pPr>
    </w:p>
    <w:tbl>
      <w:tblPr>
        <w:tblW w:w="9619" w:type="dxa"/>
        <w:tblLayout w:type="fixed"/>
        <w:tblLook w:val="04A0" w:firstRow="1" w:lastRow="0" w:firstColumn="1" w:lastColumn="0" w:noHBand="0" w:noVBand="1"/>
      </w:tblPr>
      <w:tblGrid>
        <w:gridCol w:w="1398"/>
        <w:gridCol w:w="1286"/>
        <w:gridCol w:w="1228"/>
        <w:gridCol w:w="1364"/>
        <w:gridCol w:w="1093"/>
        <w:gridCol w:w="1700"/>
        <w:gridCol w:w="1550"/>
      </w:tblGrid>
      <w:tr w:rsidR="000730CD" w:rsidRPr="000730CD" w:rsidDel="00AE2A68" w14:paraId="3FFC68A2" w14:textId="23B8950F" w:rsidTr="000730CD">
        <w:trPr>
          <w:trHeight w:val="700"/>
          <w:del w:id="2560" w:author="Microsoft Office User" w:date="2025-07-28T12:26:00Z"/>
        </w:trPr>
        <w:tc>
          <w:tcPr>
            <w:tcW w:w="139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5890DE" w14:textId="52141112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2561" w:author="Microsoft Office User" w:date="2025-07-28T12:26:00Z"/>
                <w:color w:val="000000"/>
                <w:sz w:val="22"/>
                <w:szCs w:val="22"/>
              </w:rPr>
              <w:pPrChange w:id="2562" w:author="Microsoft Office User" w:date="2025-07-28T12:26:00Z">
                <w:pPr/>
              </w:pPrChange>
            </w:pPr>
            <w:del w:id="2563" w:author="Microsoft Office User" w:date="2025-07-28T12:26:00Z">
              <w:r w:rsidRPr="000730CD" w:rsidDel="00AE2A68">
                <w:rPr>
                  <w:color w:val="000000"/>
                  <w:sz w:val="22"/>
                  <w:szCs w:val="22"/>
                </w:rPr>
                <w:delText> </w:delText>
              </w:r>
            </w:del>
          </w:p>
        </w:tc>
        <w:tc>
          <w:tcPr>
            <w:tcW w:w="128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BA717C" w14:textId="2FDD4FA7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2564" w:author="Microsoft Office User" w:date="2025-07-28T12:26:00Z"/>
                <w:b/>
                <w:bCs/>
                <w:color w:val="000000"/>
                <w:sz w:val="22"/>
                <w:szCs w:val="22"/>
              </w:rPr>
              <w:pPrChange w:id="2565" w:author="Microsoft Office User" w:date="2025-07-28T12:26:00Z">
                <w:pPr/>
              </w:pPrChange>
            </w:pPr>
            <w:del w:id="2566" w:author="Microsoft Office User" w:date="2025-07-28T12:26:00Z">
              <w:r w:rsidRPr="000730CD" w:rsidDel="00AE2A68">
                <w:rPr>
                  <w:b/>
                  <w:bCs/>
                  <w:sz w:val="22"/>
                  <w:szCs w:val="22"/>
                </w:rPr>
                <w:delText>Пользователи</w:delText>
              </w:r>
            </w:del>
          </w:p>
        </w:tc>
        <w:tc>
          <w:tcPr>
            <w:tcW w:w="122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A07DE9" w14:textId="7EEB42E6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2567" w:author="Microsoft Office User" w:date="2025-07-28T12:26:00Z"/>
                <w:b/>
                <w:bCs/>
                <w:color w:val="000000"/>
                <w:sz w:val="22"/>
                <w:szCs w:val="22"/>
              </w:rPr>
              <w:pPrChange w:id="2568" w:author="Microsoft Office User" w:date="2025-07-28T12:26:00Z">
                <w:pPr/>
              </w:pPrChange>
            </w:pPr>
            <w:del w:id="2569" w:author="Microsoft Office User" w:date="2025-07-28T12:26:00Z">
              <w:r w:rsidRPr="000730CD" w:rsidDel="00AE2A68">
                <w:rPr>
                  <w:b/>
                  <w:bCs/>
                  <w:sz w:val="22"/>
                  <w:szCs w:val="22"/>
                </w:rPr>
                <w:delText>Сессии</w:delText>
              </w:r>
            </w:del>
          </w:p>
        </w:tc>
        <w:tc>
          <w:tcPr>
            <w:tcW w:w="136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0B21A5" w14:textId="185855B2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2570" w:author="Microsoft Office User" w:date="2025-07-28T12:26:00Z"/>
                <w:b/>
                <w:bCs/>
                <w:color w:val="000000"/>
                <w:sz w:val="22"/>
                <w:szCs w:val="22"/>
              </w:rPr>
              <w:pPrChange w:id="2571" w:author="Microsoft Office User" w:date="2025-07-28T12:26:00Z">
                <w:pPr/>
              </w:pPrChange>
            </w:pPr>
            <w:del w:id="2572" w:author="Microsoft Office User" w:date="2025-07-28T12:26:00Z">
              <w:r w:rsidRPr="000730CD" w:rsidDel="00AE2A68">
                <w:rPr>
                  <w:b/>
                  <w:bCs/>
                  <w:sz w:val="22"/>
                  <w:szCs w:val="22"/>
                </w:rPr>
                <w:delText>Просмотры страниц</w:delText>
              </w:r>
            </w:del>
          </w:p>
        </w:tc>
        <w:tc>
          <w:tcPr>
            <w:tcW w:w="109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169427" w14:textId="1265151A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2573" w:author="Microsoft Office User" w:date="2025-07-28T12:26:00Z"/>
                <w:b/>
                <w:bCs/>
                <w:color w:val="000000"/>
                <w:sz w:val="22"/>
                <w:szCs w:val="22"/>
              </w:rPr>
              <w:pPrChange w:id="2574" w:author="Microsoft Office User" w:date="2025-07-28T12:26:00Z">
                <w:pPr/>
              </w:pPrChange>
            </w:pPr>
            <w:del w:id="2575" w:author="Microsoft Office User" w:date="2025-07-28T12:26:00Z">
              <w:r w:rsidRPr="000730CD" w:rsidDel="00AE2A68">
                <w:rPr>
                  <w:b/>
                  <w:bCs/>
                  <w:sz w:val="22"/>
                  <w:szCs w:val="22"/>
                </w:rPr>
                <w:delText xml:space="preserve">Среднее время </w:delText>
              </w:r>
            </w:del>
          </w:p>
        </w:tc>
        <w:tc>
          <w:tcPr>
            <w:tcW w:w="17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3E7483" w14:textId="3D3EA429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2576" w:author="Microsoft Office User" w:date="2025-07-28T12:26:00Z"/>
                <w:b/>
                <w:bCs/>
                <w:color w:val="000000"/>
                <w:sz w:val="22"/>
                <w:szCs w:val="22"/>
              </w:rPr>
              <w:pPrChange w:id="2577" w:author="Microsoft Office User" w:date="2025-07-28T12:26:00Z">
                <w:pPr/>
              </w:pPrChange>
            </w:pPr>
            <w:del w:id="2578" w:author="Microsoft Office User" w:date="2025-07-28T12:26:00Z">
              <w:r w:rsidRPr="000730CD" w:rsidDel="00AE2A68">
                <w:rPr>
                  <w:b/>
                  <w:bCs/>
                  <w:sz w:val="22"/>
                  <w:szCs w:val="22"/>
                </w:rPr>
                <w:delText>Среднее количество просмотрен</w:delText>
              </w:r>
              <w:r w:rsidDel="00AE2A68">
                <w:rPr>
                  <w:b/>
                  <w:bCs/>
                  <w:sz w:val="22"/>
                  <w:szCs w:val="22"/>
                </w:rPr>
                <w:delText>-</w:delText>
              </w:r>
              <w:r w:rsidRPr="000730CD" w:rsidDel="00AE2A68">
                <w:rPr>
                  <w:b/>
                  <w:bCs/>
                  <w:sz w:val="22"/>
                  <w:szCs w:val="22"/>
                </w:rPr>
                <w:delText>ных страниц</w:delText>
              </w:r>
            </w:del>
          </w:p>
        </w:tc>
        <w:tc>
          <w:tcPr>
            <w:tcW w:w="15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087EFC" w14:textId="115FCFEE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2579" w:author="Microsoft Office User" w:date="2025-07-28T12:26:00Z"/>
                <w:b/>
                <w:bCs/>
                <w:color w:val="000000"/>
                <w:sz w:val="22"/>
                <w:szCs w:val="22"/>
              </w:rPr>
              <w:pPrChange w:id="2580" w:author="Microsoft Office User" w:date="2025-07-28T12:26:00Z">
                <w:pPr/>
              </w:pPrChange>
            </w:pPr>
            <w:del w:id="2581" w:author="Microsoft Office User" w:date="2025-07-28T12:26:00Z">
              <w:r w:rsidRPr="000730CD" w:rsidDel="00AE2A68">
                <w:rPr>
                  <w:b/>
                  <w:bCs/>
                  <w:sz w:val="22"/>
                  <w:szCs w:val="22"/>
                </w:rPr>
                <w:delText>Сессии на пользо</w:delText>
              </w:r>
              <w:r w:rsidDel="00AE2A68">
                <w:rPr>
                  <w:b/>
                  <w:bCs/>
                  <w:sz w:val="22"/>
                  <w:szCs w:val="22"/>
                </w:rPr>
                <w:delText>-</w:delText>
              </w:r>
              <w:r w:rsidRPr="000730CD" w:rsidDel="00AE2A68">
                <w:rPr>
                  <w:b/>
                  <w:bCs/>
                  <w:sz w:val="22"/>
                  <w:szCs w:val="22"/>
                </w:rPr>
                <w:delText>вателя</w:delText>
              </w:r>
            </w:del>
          </w:p>
        </w:tc>
      </w:tr>
      <w:tr w:rsidR="000730CD" w:rsidRPr="000730CD" w:rsidDel="00AE2A68" w14:paraId="1E825089" w14:textId="47D48803" w:rsidTr="000730CD">
        <w:trPr>
          <w:trHeight w:val="340"/>
          <w:del w:id="2582" w:author="Microsoft Office User" w:date="2025-07-28T12:26:00Z"/>
        </w:trPr>
        <w:tc>
          <w:tcPr>
            <w:tcW w:w="139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46D5A8" w14:textId="7B3B31BE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2583" w:author="Microsoft Office User" w:date="2025-07-28T12:26:00Z"/>
                <w:color w:val="000000"/>
                <w:sz w:val="22"/>
                <w:szCs w:val="22"/>
              </w:rPr>
              <w:pPrChange w:id="2584" w:author="Microsoft Office User" w:date="2025-07-28T12:26:00Z">
                <w:pPr/>
              </w:pPrChange>
            </w:pPr>
          </w:p>
        </w:tc>
        <w:tc>
          <w:tcPr>
            <w:tcW w:w="128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7F80D3" w14:textId="28F0494D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2585" w:author="Microsoft Office User" w:date="2025-07-28T12:26:00Z"/>
                <w:b/>
                <w:bCs/>
                <w:color w:val="000000"/>
                <w:sz w:val="22"/>
                <w:szCs w:val="22"/>
              </w:rPr>
              <w:pPrChange w:id="2586" w:author="Microsoft Office User" w:date="2025-07-28T12:26:00Z">
                <w:pPr/>
              </w:pPrChange>
            </w:pPr>
          </w:p>
        </w:tc>
        <w:tc>
          <w:tcPr>
            <w:tcW w:w="122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7DDC9F" w14:textId="2538CB71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2587" w:author="Microsoft Office User" w:date="2025-07-28T12:26:00Z"/>
                <w:b/>
                <w:bCs/>
                <w:color w:val="000000"/>
                <w:sz w:val="22"/>
                <w:szCs w:val="22"/>
              </w:rPr>
              <w:pPrChange w:id="2588" w:author="Microsoft Office User" w:date="2025-07-28T12:26:00Z">
                <w:pPr/>
              </w:pPrChange>
            </w:pPr>
          </w:p>
        </w:tc>
        <w:tc>
          <w:tcPr>
            <w:tcW w:w="136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857B8E" w14:textId="0EE177EF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2589" w:author="Microsoft Office User" w:date="2025-07-28T12:26:00Z"/>
                <w:b/>
                <w:bCs/>
                <w:color w:val="000000"/>
                <w:sz w:val="22"/>
                <w:szCs w:val="22"/>
              </w:rPr>
              <w:pPrChange w:id="2590" w:author="Microsoft Office User" w:date="2025-07-28T12:26:00Z">
                <w:pPr/>
              </w:pPrChange>
            </w:pP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E1CE79" w14:textId="1CC1782E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2591" w:author="Microsoft Office User" w:date="2025-07-28T12:26:00Z"/>
                <w:b/>
                <w:bCs/>
                <w:color w:val="000000"/>
                <w:sz w:val="22"/>
                <w:szCs w:val="22"/>
              </w:rPr>
              <w:pPrChange w:id="2592" w:author="Microsoft Office User" w:date="2025-07-28T12:26:00Z">
                <w:pPr/>
              </w:pPrChange>
            </w:pPr>
            <w:del w:id="2593" w:author="Microsoft Office User" w:date="2025-07-28T12:26:00Z">
              <w:r w:rsidRPr="000730CD" w:rsidDel="00AE2A68">
                <w:rPr>
                  <w:b/>
                  <w:bCs/>
                  <w:sz w:val="22"/>
                  <w:szCs w:val="22"/>
                </w:rPr>
                <w:delText>на сайте</w:delText>
              </w:r>
            </w:del>
          </w:p>
        </w:tc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BAFAA1" w14:textId="452C47DD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2594" w:author="Microsoft Office User" w:date="2025-07-28T12:26:00Z"/>
                <w:b/>
                <w:bCs/>
                <w:color w:val="000000"/>
                <w:sz w:val="22"/>
                <w:szCs w:val="22"/>
              </w:rPr>
              <w:pPrChange w:id="2595" w:author="Microsoft Office User" w:date="2025-07-28T12:26:00Z">
                <w:pPr/>
              </w:pPrChange>
            </w:pPr>
          </w:p>
        </w:tc>
        <w:tc>
          <w:tcPr>
            <w:tcW w:w="15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2DEA4D" w14:textId="4ECDCA3E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2596" w:author="Microsoft Office User" w:date="2025-07-28T12:26:00Z"/>
                <w:b/>
                <w:bCs/>
                <w:color w:val="000000"/>
                <w:sz w:val="22"/>
                <w:szCs w:val="22"/>
              </w:rPr>
              <w:pPrChange w:id="2597" w:author="Microsoft Office User" w:date="2025-07-28T12:26:00Z">
                <w:pPr/>
              </w:pPrChange>
            </w:pPr>
          </w:p>
        </w:tc>
      </w:tr>
      <w:tr w:rsidR="000730CD" w:rsidRPr="000730CD" w:rsidDel="00AE2A68" w14:paraId="32355DA8" w14:textId="5C31ABEC" w:rsidTr="000730CD">
        <w:trPr>
          <w:trHeight w:val="580"/>
          <w:del w:id="2598" w:author="Microsoft Office User" w:date="2025-07-28T12:26:00Z"/>
        </w:trPr>
        <w:tc>
          <w:tcPr>
            <w:tcW w:w="1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5852F7" w14:textId="2D54CE7D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2599" w:author="Microsoft Office User" w:date="2025-07-28T12:26:00Z"/>
                <w:color w:val="000000"/>
                <w:sz w:val="22"/>
                <w:szCs w:val="22"/>
              </w:rPr>
              <w:pPrChange w:id="2600" w:author="Microsoft Office User" w:date="2025-07-28T12:26:00Z">
                <w:pPr/>
              </w:pPrChange>
            </w:pPr>
            <w:del w:id="2601" w:author="Microsoft Office User" w:date="2025-07-28T12:26:00Z">
              <w:r w:rsidRPr="000730CD" w:rsidDel="00AE2A68">
                <w:rPr>
                  <w:sz w:val="22"/>
                  <w:szCs w:val="22"/>
                </w:rPr>
                <w:delText>Сезон 2023/2024</w:delText>
              </w:r>
            </w:del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73943D" w14:textId="0AD7EDBF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602" w:author="Microsoft Office User" w:date="2025-07-28T12:26:00Z"/>
                <w:color w:val="000000"/>
                <w:sz w:val="22"/>
                <w:szCs w:val="22"/>
              </w:rPr>
              <w:pPrChange w:id="2603" w:author="Microsoft Office User" w:date="2025-07-28T12:26:00Z">
                <w:pPr>
                  <w:jc w:val="right"/>
                </w:pPr>
              </w:pPrChange>
            </w:pPr>
            <w:del w:id="2604" w:author="Microsoft Office User" w:date="2025-07-28T12:26:00Z">
              <w:r w:rsidRPr="000730CD" w:rsidDel="00AE2A68">
                <w:rPr>
                  <w:sz w:val="22"/>
                  <w:szCs w:val="22"/>
                </w:rPr>
                <w:delText>15 230 891</w:delText>
              </w:r>
            </w:del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0ABF14" w14:textId="5AD93AB9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605" w:author="Microsoft Office User" w:date="2025-07-28T12:26:00Z"/>
                <w:color w:val="000000"/>
                <w:sz w:val="22"/>
                <w:szCs w:val="22"/>
              </w:rPr>
              <w:pPrChange w:id="2606" w:author="Microsoft Office User" w:date="2025-07-28T12:26:00Z">
                <w:pPr>
                  <w:jc w:val="right"/>
                </w:pPr>
              </w:pPrChange>
            </w:pPr>
            <w:del w:id="2607" w:author="Microsoft Office User" w:date="2025-07-28T12:26:00Z">
              <w:r w:rsidRPr="000730CD" w:rsidDel="00AE2A68">
                <w:rPr>
                  <w:sz w:val="22"/>
                  <w:szCs w:val="22"/>
                </w:rPr>
                <w:delText>43 961 897</w:delText>
              </w:r>
            </w:del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5130B7" w14:textId="7D627C76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608" w:author="Microsoft Office User" w:date="2025-07-28T12:26:00Z"/>
                <w:color w:val="000000"/>
                <w:sz w:val="22"/>
                <w:szCs w:val="22"/>
              </w:rPr>
              <w:pPrChange w:id="2609" w:author="Microsoft Office User" w:date="2025-07-28T12:26:00Z">
                <w:pPr>
                  <w:jc w:val="right"/>
                </w:pPr>
              </w:pPrChange>
            </w:pPr>
            <w:del w:id="2610" w:author="Microsoft Office User" w:date="2025-07-28T12:26:00Z">
              <w:r w:rsidRPr="000730CD" w:rsidDel="00AE2A68">
                <w:rPr>
                  <w:sz w:val="22"/>
                  <w:szCs w:val="22"/>
                </w:rPr>
                <w:delText>128 803 575</w:delText>
              </w:r>
            </w:del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C6BD24" w14:textId="2EFA541E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611" w:author="Microsoft Office User" w:date="2025-07-28T12:26:00Z"/>
                <w:color w:val="000000"/>
                <w:sz w:val="22"/>
                <w:szCs w:val="22"/>
              </w:rPr>
              <w:pPrChange w:id="2612" w:author="Microsoft Office User" w:date="2025-07-28T12:26:00Z">
                <w:pPr>
                  <w:jc w:val="right"/>
                </w:pPr>
              </w:pPrChange>
            </w:pPr>
            <w:del w:id="2613" w:author="Microsoft Office User" w:date="2025-07-28T12:26:00Z">
              <w:r w:rsidRPr="000730CD" w:rsidDel="00AE2A68">
                <w:rPr>
                  <w:sz w:val="22"/>
                  <w:szCs w:val="22"/>
                </w:rPr>
                <w:delText>00:02:36</w:delText>
              </w:r>
            </w:del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52CDB1" w14:textId="6097C188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614" w:author="Microsoft Office User" w:date="2025-07-28T12:26:00Z"/>
                <w:color w:val="000000"/>
                <w:sz w:val="22"/>
                <w:szCs w:val="22"/>
              </w:rPr>
              <w:pPrChange w:id="2615" w:author="Microsoft Office User" w:date="2025-07-28T12:26:00Z">
                <w:pPr>
                  <w:jc w:val="right"/>
                </w:pPr>
              </w:pPrChange>
            </w:pPr>
            <w:del w:id="2616" w:author="Microsoft Office User" w:date="2025-07-28T12:26:00Z">
              <w:r w:rsidRPr="000730CD" w:rsidDel="00AE2A68">
                <w:rPr>
                  <w:sz w:val="22"/>
                  <w:szCs w:val="22"/>
                </w:rPr>
                <w:delText>2,93</w:delText>
              </w:r>
            </w:del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A9E150" w14:textId="46238853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617" w:author="Microsoft Office User" w:date="2025-07-28T12:26:00Z"/>
                <w:color w:val="000000"/>
                <w:sz w:val="22"/>
                <w:szCs w:val="22"/>
              </w:rPr>
              <w:pPrChange w:id="2618" w:author="Microsoft Office User" w:date="2025-07-28T12:26:00Z">
                <w:pPr>
                  <w:jc w:val="right"/>
                </w:pPr>
              </w:pPrChange>
            </w:pPr>
            <w:del w:id="2619" w:author="Microsoft Office User" w:date="2025-07-28T12:26:00Z">
              <w:r w:rsidRPr="000730CD" w:rsidDel="00AE2A68">
                <w:rPr>
                  <w:sz w:val="22"/>
                  <w:szCs w:val="22"/>
                </w:rPr>
                <w:delText>2,89</w:delText>
              </w:r>
            </w:del>
          </w:p>
        </w:tc>
      </w:tr>
      <w:tr w:rsidR="000730CD" w:rsidRPr="000730CD" w:rsidDel="00AE2A68" w14:paraId="341CCB13" w14:textId="5F4085C4" w:rsidTr="000730CD">
        <w:trPr>
          <w:trHeight w:val="580"/>
          <w:del w:id="2620" w:author="Microsoft Office User" w:date="2025-07-28T12:26:00Z"/>
        </w:trPr>
        <w:tc>
          <w:tcPr>
            <w:tcW w:w="1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56B439" w14:textId="0768C524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2621" w:author="Microsoft Office User" w:date="2025-07-28T12:26:00Z"/>
                <w:color w:val="000000"/>
                <w:sz w:val="22"/>
                <w:szCs w:val="22"/>
              </w:rPr>
              <w:pPrChange w:id="2622" w:author="Microsoft Office User" w:date="2025-07-28T12:26:00Z">
                <w:pPr/>
              </w:pPrChange>
            </w:pPr>
            <w:del w:id="2623" w:author="Microsoft Office User" w:date="2025-07-28T12:26:00Z">
              <w:r w:rsidRPr="000730CD" w:rsidDel="00AE2A68">
                <w:rPr>
                  <w:sz w:val="22"/>
                  <w:szCs w:val="22"/>
                </w:rPr>
                <w:delText>Сезон 2022/2023</w:delText>
              </w:r>
            </w:del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4CBF68" w14:textId="465D19BB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624" w:author="Microsoft Office User" w:date="2025-07-28T12:26:00Z"/>
                <w:color w:val="000000"/>
                <w:sz w:val="22"/>
                <w:szCs w:val="22"/>
              </w:rPr>
              <w:pPrChange w:id="2625" w:author="Microsoft Office User" w:date="2025-07-28T12:26:00Z">
                <w:pPr>
                  <w:jc w:val="right"/>
                </w:pPr>
              </w:pPrChange>
            </w:pPr>
            <w:del w:id="2626" w:author="Microsoft Office User" w:date="2025-07-28T12:26:00Z">
              <w:r w:rsidRPr="000730CD" w:rsidDel="00AE2A68">
                <w:rPr>
                  <w:sz w:val="22"/>
                  <w:szCs w:val="22"/>
                </w:rPr>
                <w:delText>12 881 780</w:delText>
              </w:r>
            </w:del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57C450" w14:textId="2CFB7279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627" w:author="Microsoft Office User" w:date="2025-07-28T12:26:00Z"/>
                <w:color w:val="000000"/>
                <w:sz w:val="22"/>
                <w:szCs w:val="22"/>
              </w:rPr>
              <w:pPrChange w:id="2628" w:author="Microsoft Office User" w:date="2025-07-28T12:26:00Z">
                <w:pPr>
                  <w:jc w:val="right"/>
                </w:pPr>
              </w:pPrChange>
            </w:pPr>
            <w:del w:id="2629" w:author="Microsoft Office User" w:date="2025-07-28T12:26:00Z">
              <w:r w:rsidRPr="000730CD" w:rsidDel="00AE2A68">
                <w:rPr>
                  <w:sz w:val="22"/>
                  <w:szCs w:val="22"/>
                </w:rPr>
                <w:delText>34 705 163</w:delText>
              </w:r>
            </w:del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12E823" w14:textId="0DF23B11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630" w:author="Microsoft Office User" w:date="2025-07-28T12:26:00Z"/>
                <w:color w:val="000000"/>
                <w:sz w:val="22"/>
                <w:szCs w:val="22"/>
              </w:rPr>
              <w:pPrChange w:id="2631" w:author="Microsoft Office User" w:date="2025-07-28T12:26:00Z">
                <w:pPr>
                  <w:jc w:val="right"/>
                </w:pPr>
              </w:pPrChange>
            </w:pPr>
            <w:del w:id="2632" w:author="Microsoft Office User" w:date="2025-07-28T12:26:00Z">
              <w:r w:rsidRPr="000730CD" w:rsidDel="00AE2A68">
                <w:rPr>
                  <w:sz w:val="22"/>
                  <w:szCs w:val="22"/>
                </w:rPr>
                <w:delText>76 559 016</w:delText>
              </w:r>
            </w:del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604D99" w14:textId="7F8CDC90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633" w:author="Microsoft Office User" w:date="2025-07-28T12:26:00Z"/>
                <w:color w:val="000000"/>
                <w:sz w:val="22"/>
                <w:szCs w:val="22"/>
              </w:rPr>
              <w:pPrChange w:id="2634" w:author="Microsoft Office User" w:date="2025-07-28T12:26:00Z">
                <w:pPr>
                  <w:jc w:val="right"/>
                </w:pPr>
              </w:pPrChange>
            </w:pPr>
            <w:del w:id="2635" w:author="Microsoft Office User" w:date="2025-07-28T12:26:00Z">
              <w:r w:rsidRPr="000730CD" w:rsidDel="00AE2A68">
                <w:rPr>
                  <w:sz w:val="22"/>
                  <w:szCs w:val="22"/>
                </w:rPr>
                <w:delText>00:02:00</w:delText>
              </w:r>
            </w:del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8DB9FA" w14:textId="5F8DA6A2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636" w:author="Microsoft Office User" w:date="2025-07-28T12:26:00Z"/>
                <w:color w:val="000000"/>
                <w:sz w:val="22"/>
                <w:szCs w:val="22"/>
              </w:rPr>
              <w:pPrChange w:id="2637" w:author="Microsoft Office User" w:date="2025-07-28T12:26:00Z">
                <w:pPr>
                  <w:jc w:val="right"/>
                </w:pPr>
              </w:pPrChange>
            </w:pPr>
            <w:del w:id="2638" w:author="Microsoft Office User" w:date="2025-07-28T12:26:00Z">
              <w:r w:rsidRPr="000730CD" w:rsidDel="00AE2A68">
                <w:rPr>
                  <w:sz w:val="22"/>
                  <w:szCs w:val="22"/>
                </w:rPr>
                <w:delText>2,21</w:delText>
              </w:r>
            </w:del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248C08" w14:textId="6DA7F3CA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639" w:author="Microsoft Office User" w:date="2025-07-28T12:26:00Z"/>
                <w:color w:val="000000"/>
                <w:sz w:val="22"/>
                <w:szCs w:val="22"/>
              </w:rPr>
              <w:pPrChange w:id="2640" w:author="Microsoft Office User" w:date="2025-07-28T12:26:00Z">
                <w:pPr>
                  <w:jc w:val="right"/>
                </w:pPr>
              </w:pPrChange>
            </w:pPr>
            <w:del w:id="2641" w:author="Microsoft Office User" w:date="2025-07-28T12:26:00Z">
              <w:r w:rsidRPr="000730CD" w:rsidDel="00AE2A68">
                <w:rPr>
                  <w:sz w:val="22"/>
                  <w:szCs w:val="22"/>
                </w:rPr>
                <w:delText>2,69</w:delText>
              </w:r>
            </w:del>
          </w:p>
        </w:tc>
      </w:tr>
      <w:tr w:rsidR="000730CD" w:rsidRPr="000730CD" w:rsidDel="00AE2A68" w14:paraId="50DAA889" w14:textId="77217CEF" w:rsidTr="000730CD">
        <w:trPr>
          <w:trHeight w:val="580"/>
          <w:del w:id="2642" w:author="Microsoft Office User" w:date="2025-07-28T12:26:00Z"/>
        </w:trPr>
        <w:tc>
          <w:tcPr>
            <w:tcW w:w="1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A76C45" w14:textId="6F2AE094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2643" w:author="Microsoft Office User" w:date="2025-07-28T12:26:00Z"/>
                <w:b/>
                <w:bCs/>
                <w:color w:val="000000"/>
                <w:sz w:val="22"/>
                <w:szCs w:val="22"/>
              </w:rPr>
              <w:pPrChange w:id="2644" w:author="Microsoft Office User" w:date="2025-07-28T12:26:00Z">
                <w:pPr/>
              </w:pPrChange>
            </w:pPr>
            <w:del w:id="2645" w:author="Microsoft Office User" w:date="2025-07-28T12:26:00Z">
              <w:r w:rsidDel="00AE2A68">
                <w:rPr>
                  <w:b/>
                  <w:bCs/>
                  <w:sz w:val="22"/>
                  <w:szCs w:val="22"/>
                </w:rPr>
                <w:delText>И</w:delText>
              </w:r>
              <w:r w:rsidRPr="000730CD" w:rsidDel="00AE2A68">
                <w:rPr>
                  <w:b/>
                  <w:bCs/>
                  <w:sz w:val="22"/>
                  <w:szCs w:val="22"/>
                </w:rPr>
                <w:delText>зменение</w:delText>
              </w:r>
              <w:r w:rsidDel="00AE2A68">
                <w:rPr>
                  <w:b/>
                  <w:bCs/>
                  <w:sz w:val="22"/>
                  <w:szCs w:val="22"/>
                </w:rPr>
                <w:delText xml:space="preserve"> в %</w:delText>
              </w:r>
            </w:del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F18122" w14:textId="3CE854EA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646" w:author="Microsoft Office User" w:date="2025-07-28T12:26:00Z"/>
                <w:b/>
                <w:bCs/>
                <w:color w:val="000000"/>
                <w:sz w:val="22"/>
                <w:szCs w:val="22"/>
              </w:rPr>
              <w:pPrChange w:id="2647" w:author="Microsoft Office User" w:date="2025-07-28T12:26:00Z">
                <w:pPr>
                  <w:jc w:val="right"/>
                </w:pPr>
              </w:pPrChange>
            </w:pPr>
            <w:del w:id="2648" w:author="Microsoft Office User" w:date="2025-07-28T12:26:00Z">
              <w:r w:rsidRPr="000730CD" w:rsidDel="00AE2A68">
                <w:rPr>
                  <w:b/>
                  <w:bCs/>
                  <w:sz w:val="22"/>
                  <w:szCs w:val="22"/>
                </w:rPr>
                <w:delText>+18%</w:delText>
              </w:r>
            </w:del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F3EF0A" w14:textId="2938AADC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649" w:author="Microsoft Office User" w:date="2025-07-28T12:26:00Z"/>
                <w:b/>
                <w:bCs/>
                <w:color w:val="000000"/>
                <w:sz w:val="22"/>
                <w:szCs w:val="22"/>
              </w:rPr>
              <w:pPrChange w:id="2650" w:author="Microsoft Office User" w:date="2025-07-28T12:26:00Z">
                <w:pPr>
                  <w:jc w:val="right"/>
                </w:pPr>
              </w:pPrChange>
            </w:pPr>
            <w:del w:id="2651" w:author="Microsoft Office User" w:date="2025-07-28T12:26:00Z">
              <w:r w:rsidRPr="000730CD" w:rsidDel="00AE2A68">
                <w:rPr>
                  <w:b/>
                  <w:bCs/>
                  <w:sz w:val="22"/>
                  <w:szCs w:val="22"/>
                </w:rPr>
                <w:delText>+</w:delText>
              </w:r>
              <w:r w:rsidRPr="00AE2A68" w:rsidDel="00AE2A68">
                <w:rPr>
                  <w:b/>
                  <w:bCs/>
                  <w:sz w:val="22"/>
                  <w:szCs w:val="22"/>
                  <w:rPrChange w:id="2652" w:author="Microsoft Office User" w:date="2025-07-28T12:26:00Z">
                    <w:rPr>
                      <w:b/>
                      <w:bCs/>
                      <w:sz w:val="22"/>
                      <w:szCs w:val="22"/>
                      <w:lang w:val="en-US"/>
                    </w:rPr>
                  </w:rPrChange>
                </w:rPr>
                <w:delText>27%</w:delText>
              </w:r>
            </w:del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260582" w14:textId="4F648211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653" w:author="Microsoft Office User" w:date="2025-07-28T12:26:00Z"/>
                <w:b/>
                <w:bCs/>
                <w:color w:val="000000"/>
                <w:sz w:val="22"/>
                <w:szCs w:val="22"/>
              </w:rPr>
              <w:pPrChange w:id="2654" w:author="Microsoft Office User" w:date="2025-07-28T12:26:00Z">
                <w:pPr>
                  <w:jc w:val="right"/>
                </w:pPr>
              </w:pPrChange>
            </w:pPr>
            <w:del w:id="2655" w:author="Microsoft Office User" w:date="2025-07-28T12:26:00Z">
              <w:r w:rsidRPr="000730CD" w:rsidDel="00AE2A68">
                <w:rPr>
                  <w:b/>
                  <w:bCs/>
                  <w:sz w:val="22"/>
                  <w:szCs w:val="22"/>
                </w:rPr>
                <w:delText>+68%</w:delText>
              </w:r>
            </w:del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AE32E2" w14:textId="3F321C32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656" w:author="Microsoft Office User" w:date="2025-07-28T12:26:00Z"/>
                <w:b/>
                <w:bCs/>
                <w:color w:val="000000"/>
                <w:sz w:val="22"/>
                <w:szCs w:val="22"/>
              </w:rPr>
              <w:pPrChange w:id="2657" w:author="Microsoft Office User" w:date="2025-07-28T12:26:00Z">
                <w:pPr>
                  <w:jc w:val="right"/>
                </w:pPr>
              </w:pPrChange>
            </w:pPr>
            <w:del w:id="2658" w:author="Microsoft Office User" w:date="2025-07-28T12:26:00Z">
              <w:r w:rsidRPr="000730CD" w:rsidDel="00AE2A68">
                <w:rPr>
                  <w:b/>
                  <w:bCs/>
                  <w:sz w:val="22"/>
                  <w:szCs w:val="22"/>
                </w:rPr>
                <w:delText>+30%</w:delText>
              </w:r>
            </w:del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E2B5E1" w14:textId="4D078142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659" w:author="Microsoft Office User" w:date="2025-07-28T12:26:00Z"/>
                <w:b/>
                <w:bCs/>
                <w:color w:val="000000"/>
                <w:sz w:val="22"/>
                <w:szCs w:val="22"/>
              </w:rPr>
              <w:pPrChange w:id="2660" w:author="Microsoft Office User" w:date="2025-07-28T12:26:00Z">
                <w:pPr>
                  <w:jc w:val="right"/>
                </w:pPr>
              </w:pPrChange>
            </w:pPr>
            <w:del w:id="2661" w:author="Microsoft Office User" w:date="2025-07-28T12:26:00Z">
              <w:r w:rsidRPr="000730CD" w:rsidDel="00AE2A68">
                <w:rPr>
                  <w:b/>
                  <w:bCs/>
                  <w:sz w:val="22"/>
                  <w:szCs w:val="22"/>
                </w:rPr>
                <w:delText>+</w:delText>
              </w:r>
              <w:r w:rsidRPr="00AE2A68" w:rsidDel="00AE2A68">
                <w:rPr>
                  <w:b/>
                  <w:bCs/>
                  <w:sz w:val="22"/>
                  <w:szCs w:val="22"/>
                  <w:rPrChange w:id="2662" w:author="Microsoft Office User" w:date="2025-07-28T12:26:00Z">
                    <w:rPr>
                      <w:b/>
                      <w:bCs/>
                      <w:sz w:val="22"/>
                      <w:szCs w:val="22"/>
                      <w:lang w:val="en-US"/>
                    </w:rPr>
                  </w:rPrChange>
                </w:rPr>
                <w:delText>33%</w:delText>
              </w:r>
            </w:del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687844" w14:textId="15B26035" w:rsidR="000730CD" w:rsidRP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663" w:author="Microsoft Office User" w:date="2025-07-28T12:26:00Z"/>
                <w:b/>
                <w:bCs/>
                <w:color w:val="000000"/>
                <w:sz w:val="22"/>
                <w:szCs w:val="22"/>
              </w:rPr>
              <w:pPrChange w:id="2664" w:author="Microsoft Office User" w:date="2025-07-28T12:26:00Z">
                <w:pPr>
                  <w:jc w:val="right"/>
                </w:pPr>
              </w:pPrChange>
            </w:pPr>
            <w:del w:id="2665" w:author="Microsoft Office User" w:date="2025-07-28T12:26:00Z">
              <w:r w:rsidRPr="000730CD" w:rsidDel="00AE2A68">
                <w:rPr>
                  <w:b/>
                  <w:bCs/>
                  <w:sz w:val="22"/>
                  <w:szCs w:val="22"/>
                </w:rPr>
                <w:delText>+7%</w:delText>
              </w:r>
            </w:del>
          </w:p>
        </w:tc>
      </w:tr>
    </w:tbl>
    <w:p w14:paraId="6F8075D2" w14:textId="5AC2D90E" w:rsidR="000730CD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2666" w:author="Microsoft Office User" w:date="2025-07-28T12:26:00Z"/>
          <w:sz w:val="28"/>
          <w:shd w:val="clear" w:color="auto" w:fill="FFFFFF"/>
        </w:rPr>
        <w:pPrChange w:id="2667" w:author="Microsoft Office User" w:date="2025-07-28T12:26:00Z">
          <w:pPr>
            <w:tabs>
              <w:tab w:val="left" w:pos="6420"/>
            </w:tabs>
            <w:spacing w:line="360" w:lineRule="auto"/>
            <w:jc w:val="both"/>
          </w:pPr>
        </w:pPrChange>
      </w:pPr>
    </w:p>
    <w:p w14:paraId="4B5F1C91" w14:textId="50C66690" w:rsidR="000730CD" w:rsidRPr="006102C7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2668" w:author="Microsoft Office User" w:date="2025-07-28T12:26:00Z"/>
          <w:sz w:val="28"/>
          <w:shd w:val="clear" w:color="auto" w:fill="FFFFFF"/>
        </w:rPr>
        <w:pPrChange w:id="2669" w:author="Microsoft Office User" w:date="2025-07-28T12:26:00Z">
          <w:pPr>
            <w:tabs>
              <w:tab w:val="left" w:pos="6420"/>
            </w:tabs>
            <w:spacing w:line="360" w:lineRule="auto"/>
            <w:ind w:firstLine="709"/>
            <w:jc w:val="both"/>
          </w:pPr>
        </w:pPrChange>
      </w:pPr>
      <w:del w:id="2670" w:author="Microsoft Office User" w:date="2025-07-28T12:26:00Z">
        <w:r w:rsidRPr="006102C7" w:rsidDel="00AE2A68">
          <w:rPr>
            <w:sz w:val="28"/>
            <w:shd w:val="clear" w:color="auto" w:fill="FFFFFF"/>
          </w:rPr>
          <w:delText>Количество просмотров страниц увеличилось с 76</w:delText>
        </w:r>
        <w:r w:rsidDel="00AE2A68">
          <w:rPr>
            <w:sz w:val="28"/>
            <w:shd w:val="clear" w:color="auto" w:fill="FFFFFF"/>
          </w:rPr>
          <w:delText> </w:delText>
        </w:r>
        <w:r w:rsidRPr="006102C7" w:rsidDel="00AE2A68">
          <w:rPr>
            <w:sz w:val="28"/>
            <w:shd w:val="clear" w:color="auto" w:fill="FFFFFF"/>
          </w:rPr>
          <w:delText>559</w:delText>
        </w:r>
        <w:r w:rsidDel="00AE2A68">
          <w:rPr>
            <w:sz w:val="28"/>
            <w:shd w:val="clear" w:color="auto" w:fill="FFFFFF"/>
          </w:rPr>
          <w:delText> </w:delText>
        </w:r>
        <w:r w:rsidRPr="006102C7" w:rsidDel="00AE2A68">
          <w:rPr>
            <w:sz w:val="28"/>
            <w:shd w:val="clear" w:color="auto" w:fill="FFFFFF"/>
          </w:rPr>
          <w:delText>016 до 128</w:delText>
        </w:r>
        <w:r w:rsidDel="00AE2A68">
          <w:rPr>
            <w:sz w:val="28"/>
            <w:shd w:val="clear" w:color="auto" w:fill="FFFFFF"/>
          </w:rPr>
          <w:delText> </w:delText>
        </w:r>
        <w:r w:rsidRPr="006102C7" w:rsidDel="00AE2A68">
          <w:rPr>
            <w:sz w:val="28"/>
            <w:shd w:val="clear" w:color="auto" w:fill="FFFFFF"/>
          </w:rPr>
          <w:delText>803</w:delText>
        </w:r>
        <w:r w:rsidDel="00AE2A68">
          <w:rPr>
            <w:sz w:val="28"/>
            <w:shd w:val="clear" w:color="auto" w:fill="FFFFFF"/>
          </w:rPr>
          <w:delText> </w:delText>
        </w:r>
        <w:r w:rsidRPr="006102C7" w:rsidDel="00AE2A68">
          <w:rPr>
            <w:sz w:val="28"/>
            <w:shd w:val="clear" w:color="auto" w:fill="FFFFFF"/>
          </w:rPr>
          <w:delText>575, что составляет прирост на 68%. Среднее время, проведенное на сайте, увеличилось с 2 минут до 2 минут и 36 секунд, что составляет прирост на 30%. Это показывает, что пользователи стали более вовлеченными и проводят больше времени, изучая контент на сайтах клубов.</w:delText>
        </w:r>
      </w:del>
    </w:p>
    <w:p w14:paraId="1AD7D619" w14:textId="17495113" w:rsidR="000730CD" w:rsidRPr="006102C7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2671" w:author="Microsoft Office User" w:date="2025-07-28T12:26:00Z"/>
          <w:sz w:val="28"/>
          <w:shd w:val="clear" w:color="auto" w:fill="FFFFFF"/>
        </w:rPr>
        <w:pPrChange w:id="2672" w:author="Microsoft Office User" w:date="2025-07-28T12:26:00Z">
          <w:pPr>
            <w:tabs>
              <w:tab w:val="left" w:pos="6420"/>
            </w:tabs>
            <w:spacing w:line="360" w:lineRule="auto"/>
            <w:ind w:firstLine="709"/>
            <w:jc w:val="both"/>
          </w:pPr>
        </w:pPrChange>
      </w:pPr>
      <w:del w:id="2673" w:author="Microsoft Office User" w:date="2025-07-28T12:26:00Z">
        <w:r w:rsidRPr="006102C7" w:rsidDel="00AE2A68">
          <w:rPr>
            <w:sz w:val="28"/>
            <w:shd w:val="clear" w:color="auto" w:fill="FFFFFF"/>
          </w:rPr>
          <w:delText>Среднее количество просмотренных страниц за сессию увеличилось с 2</w:delText>
        </w:r>
        <w:r w:rsidDel="00AE2A68">
          <w:rPr>
            <w:sz w:val="28"/>
            <w:shd w:val="clear" w:color="auto" w:fill="FFFFFF"/>
          </w:rPr>
          <w:delText>,</w:delText>
        </w:r>
        <w:r w:rsidRPr="006102C7" w:rsidDel="00AE2A68">
          <w:rPr>
            <w:sz w:val="28"/>
            <w:shd w:val="clear" w:color="auto" w:fill="FFFFFF"/>
          </w:rPr>
          <w:delText>21 до 2</w:delText>
        </w:r>
        <w:r w:rsidRPr="000730CD" w:rsidDel="00AE2A68">
          <w:rPr>
            <w:sz w:val="28"/>
            <w:shd w:val="clear" w:color="auto" w:fill="FFFFFF"/>
          </w:rPr>
          <w:delText>,</w:delText>
        </w:r>
        <w:r w:rsidRPr="006102C7" w:rsidDel="00AE2A68">
          <w:rPr>
            <w:sz w:val="28"/>
            <w:shd w:val="clear" w:color="auto" w:fill="FFFFFF"/>
          </w:rPr>
          <w:delText>93, что представляет собой прирост на 33%. Количество сессий на пользователя возросло с 2</w:delText>
        </w:r>
        <w:r w:rsidRPr="000730CD" w:rsidDel="00AE2A68">
          <w:rPr>
            <w:sz w:val="28"/>
            <w:shd w:val="clear" w:color="auto" w:fill="FFFFFF"/>
          </w:rPr>
          <w:delText>,</w:delText>
        </w:r>
        <w:r w:rsidRPr="006102C7" w:rsidDel="00AE2A68">
          <w:rPr>
            <w:sz w:val="28"/>
            <w:shd w:val="clear" w:color="auto" w:fill="FFFFFF"/>
          </w:rPr>
          <w:delText>69 до 2</w:delText>
        </w:r>
        <w:r w:rsidRPr="000730CD" w:rsidDel="00AE2A68">
          <w:rPr>
            <w:sz w:val="28"/>
            <w:shd w:val="clear" w:color="auto" w:fill="FFFFFF"/>
          </w:rPr>
          <w:delText>,</w:delText>
        </w:r>
        <w:r w:rsidRPr="006102C7" w:rsidDel="00AE2A68">
          <w:rPr>
            <w:sz w:val="28"/>
            <w:shd w:val="clear" w:color="auto" w:fill="FFFFFF"/>
          </w:rPr>
          <w:delText>89, что соста</w:delText>
        </w:r>
        <w:r w:rsidDel="00AE2A68">
          <w:rPr>
            <w:sz w:val="28"/>
            <w:shd w:val="clear" w:color="auto" w:fill="FFFFFF"/>
          </w:rPr>
          <w:delText xml:space="preserve">вило </w:delText>
        </w:r>
        <w:r w:rsidRPr="006102C7" w:rsidDel="00AE2A68">
          <w:rPr>
            <w:sz w:val="28"/>
            <w:shd w:val="clear" w:color="auto" w:fill="FFFFFF"/>
          </w:rPr>
          <w:delText xml:space="preserve">прирост на 7%. </w:delText>
        </w:r>
        <w:r w:rsidDel="00AE2A68">
          <w:rPr>
            <w:sz w:val="28"/>
            <w:shd w:val="clear" w:color="auto" w:fill="FFFFFF"/>
          </w:rPr>
          <w:delText>П</w:delText>
        </w:r>
        <w:r w:rsidRPr="006102C7" w:rsidDel="00AE2A68">
          <w:rPr>
            <w:sz w:val="28"/>
            <w:shd w:val="clear" w:color="auto" w:fill="FFFFFF"/>
          </w:rPr>
          <w:delText>ользователи стали возвращаться на сайты клубов чаще, чем в предыдущем сезоне.</w:delText>
        </w:r>
      </w:del>
    </w:p>
    <w:p w14:paraId="653D3461" w14:textId="0212A802" w:rsidR="000730CD" w:rsidRPr="00FB3D24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2674" w:author="Microsoft Office User" w:date="2025-07-28T12:26:00Z"/>
          <w:sz w:val="28"/>
          <w:shd w:val="clear" w:color="auto" w:fill="FFFFFF"/>
        </w:rPr>
        <w:pPrChange w:id="2675" w:author="Microsoft Office User" w:date="2025-07-28T12:26:00Z">
          <w:pPr>
            <w:tabs>
              <w:tab w:val="left" w:pos="6420"/>
            </w:tabs>
            <w:spacing w:line="360" w:lineRule="auto"/>
            <w:ind w:firstLine="709"/>
            <w:jc w:val="both"/>
          </w:pPr>
        </w:pPrChange>
      </w:pPr>
      <w:del w:id="2676" w:author="Microsoft Office User" w:date="2025-07-28T12:26:00Z">
        <w:r w:rsidRPr="006102C7" w:rsidDel="00AE2A68">
          <w:rPr>
            <w:sz w:val="28"/>
            <w:shd w:val="clear" w:color="auto" w:fill="FFFFFF"/>
          </w:rPr>
          <w:delText>Рост всех ключевых метрик на сайтах клубов в сезоне 2023/2024 подтверждает общую тенденцию роста интереса к Лиге и ее клубам, что отражается на цифровых платформах.</w:delText>
        </w:r>
      </w:del>
    </w:p>
    <w:p w14:paraId="780F4906" w14:textId="10866101" w:rsidR="000730CD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2677" w:author="Microsoft Office User" w:date="2025-07-28T12:26:00Z"/>
          <w:sz w:val="28"/>
          <w:shd w:val="clear" w:color="auto" w:fill="FFFFFF"/>
        </w:rPr>
        <w:pPrChange w:id="2678" w:author="Microsoft Office User" w:date="2025-07-28T12:26:00Z">
          <w:pPr>
            <w:tabs>
              <w:tab w:val="left" w:pos="6420"/>
            </w:tabs>
            <w:spacing w:line="360" w:lineRule="auto"/>
            <w:ind w:firstLine="709"/>
            <w:jc w:val="both"/>
          </w:pPr>
        </w:pPrChange>
      </w:pPr>
      <w:del w:id="2679" w:author="Microsoft Office User" w:date="2025-07-28T12:26:00Z">
        <w:r w:rsidRPr="006102C7" w:rsidDel="00AE2A68">
          <w:rPr>
            <w:sz w:val="28"/>
            <w:shd w:val="clear" w:color="auto" w:fill="FFFFFF"/>
          </w:rPr>
          <w:delText xml:space="preserve">Увеличение числа пользователей, сессий и просмотров страниц, а также повышение среднего времени на сайте и количества просмотренных страниц </w:delText>
        </w:r>
        <w:r w:rsidDel="00AE2A68">
          <w:rPr>
            <w:sz w:val="28"/>
            <w:shd w:val="clear" w:color="auto" w:fill="FFFFFF"/>
          </w:rPr>
          <w:delText>говорит</w:delText>
        </w:r>
        <w:r w:rsidRPr="006102C7" w:rsidDel="00AE2A68">
          <w:rPr>
            <w:sz w:val="28"/>
            <w:shd w:val="clear" w:color="auto" w:fill="FFFFFF"/>
          </w:rPr>
          <w:delText xml:space="preserve"> о том, что пользователи стали более активно взаимодействовать с контентом на </w:delText>
        </w:r>
        <w:r w:rsidDel="00AE2A68">
          <w:rPr>
            <w:sz w:val="28"/>
            <w:shd w:val="clear" w:color="auto" w:fill="FFFFFF"/>
          </w:rPr>
          <w:delText>интернет-</w:delText>
        </w:r>
        <w:r w:rsidRPr="006102C7" w:rsidDel="00AE2A68">
          <w:rPr>
            <w:sz w:val="28"/>
            <w:shd w:val="clear" w:color="auto" w:fill="FFFFFF"/>
          </w:rPr>
          <w:delText xml:space="preserve">сайтах </w:delText>
        </w:r>
        <w:r w:rsidDel="00AE2A68">
          <w:rPr>
            <w:sz w:val="28"/>
            <w:shd w:val="clear" w:color="auto" w:fill="FFFFFF"/>
          </w:rPr>
          <w:delText>К</w:delText>
        </w:r>
        <w:r w:rsidRPr="006102C7" w:rsidDel="00AE2A68">
          <w:rPr>
            <w:sz w:val="28"/>
            <w:shd w:val="clear" w:color="auto" w:fill="FFFFFF"/>
          </w:rPr>
          <w:delText xml:space="preserve">лубов. </w:delText>
        </w:r>
      </w:del>
    </w:p>
    <w:p w14:paraId="7D715892" w14:textId="0E443051" w:rsidR="000730CD" w:rsidRPr="003F2C4F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2680" w:author="Microsoft Office User" w:date="2025-07-28T12:26:00Z"/>
          <w:sz w:val="28"/>
          <w:shd w:val="clear" w:color="auto" w:fill="FFFFFF"/>
        </w:rPr>
        <w:pPrChange w:id="2681" w:author="Microsoft Office User" w:date="2025-07-28T12:26:00Z">
          <w:pPr>
            <w:tabs>
              <w:tab w:val="left" w:pos="6420"/>
            </w:tabs>
            <w:spacing w:line="360" w:lineRule="auto"/>
            <w:ind w:firstLine="709"/>
            <w:jc w:val="both"/>
          </w:pPr>
        </w:pPrChange>
      </w:pPr>
    </w:p>
    <w:p w14:paraId="005FE0BD" w14:textId="331B1E2E" w:rsidR="000730CD" w:rsidRPr="003F2C4F" w:rsidDel="00AE2A68" w:rsidRDefault="000730CD" w:rsidP="00AE2A68">
      <w:pPr>
        <w:tabs>
          <w:tab w:val="left" w:pos="6420"/>
        </w:tabs>
        <w:spacing w:line="360" w:lineRule="auto"/>
        <w:ind w:firstLine="709"/>
        <w:jc w:val="center"/>
        <w:rPr>
          <w:del w:id="2682" w:author="Microsoft Office User" w:date="2025-07-28T12:26:00Z"/>
          <w:b/>
          <w:sz w:val="28"/>
        </w:rPr>
        <w:pPrChange w:id="2683" w:author="Microsoft Office User" w:date="2025-07-28T12:26:00Z">
          <w:pPr>
            <w:spacing w:line="360" w:lineRule="auto"/>
            <w:jc w:val="center"/>
          </w:pPr>
        </w:pPrChange>
      </w:pPr>
      <w:del w:id="2684" w:author="Microsoft Office User" w:date="2025-07-28T12:26:00Z">
        <w:r w:rsidRPr="003F2C4F" w:rsidDel="00AE2A68">
          <w:rPr>
            <w:b/>
            <w:sz w:val="28"/>
          </w:rPr>
          <w:delText>ТОП-5 клубов в сезоне 202</w:delText>
        </w:r>
        <w:r w:rsidDel="00AE2A68">
          <w:rPr>
            <w:b/>
            <w:sz w:val="28"/>
          </w:rPr>
          <w:delText>3</w:delText>
        </w:r>
        <w:r w:rsidRPr="003F2C4F" w:rsidDel="00AE2A68">
          <w:rPr>
            <w:b/>
            <w:sz w:val="28"/>
          </w:rPr>
          <w:delText>/202</w:delText>
        </w:r>
        <w:r w:rsidDel="00AE2A68">
          <w:rPr>
            <w:b/>
            <w:sz w:val="28"/>
          </w:rPr>
          <w:delText>4</w:delText>
        </w:r>
        <w:r w:rsidRPr="003F2C4F" w:rsidDel="00AE2A68">
          <w:rPr>
            <w:b/>
            <w:sz w:val="28"/>
          </w:rPr>
          <w:delText xml:space="preserve"> по </w:delText>
        </w:r>
        <w:r w:rsidRPr="00635859" w:rsidDel="00AE2A68">
          <w:rPr>
            <w:b/>
            <w:bCs/>
            <w:sz w:val="28"/>
            <w:shd w:val="clear" w:color="auto" w:fill="FFFFFF"/>
          </w:rPr>
          <w:delText>количеству уникальных пользователей</w:delText>
        </w:r>
      </w:del>
    </w:p>
    <w:tbl>
      <w:tblPr>
        <w:tblW w:w="9629" w:type="dxa"/>
        <w:tblLook w:val="04A0" w:firstRow="1" w:lastRow="0" w:firstColumn="1" w:lastColumn="0" w:noHBand="0" w:noVBand="1"/>
      </w:tblPr>
      <w:tblGrid>
        <w:gridCol w:w="2400"/>
        <w:gridCol w:w="3260"/>
        <w:gridCol w:w="3969"/>
      </w:tblGrid>
      <w:tr w:rsidR="000730CD" w:rsidDel="00AE2A68" w14:paraId="3204F497" w14:textId="2D64DEBE" w:rsidTr="000730CD">
        <w:trPr>
          <w:trHeight w:val="686"/>
          <w:del w:id="2685" w:author="Microsoft Office User" w:date="2025-07-28T12:26:00Z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3D6456" w14:textId="6620B055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both"/>
              <w:rPr>
                <w:del w:id="2686" w:author="Microsoft Office User" w:date="2025-07-28T12:26:00Z"/>
                <w:b/>
                <w:bCs/>
                <w:color w:val="000000"/>
              </w:rPr>
              <w:pPrChange w:id="2687" w:author="Microsoft Office User" w:date="2025-07-28T12:26:00Z">
                <w:pPr>
                  <w:jc w:val="both"/>
                </w:pPr>
              </w:pPrChange>
            </w:pPr>
            <w:del w:id="2688" w:author="Microsoft Office User" w:date="2025-07-28T12:26:00Z">
              <w:r w:rsidDel="00AE2A68">
                <w:rPr>
                  <w:b/>
                  <w:bCs/>
                  <w:color w:val="000000"/>
                </w:rPr>
                <w:delText>Клуб</w:delText>
              </w:r>
            </w:del>
          </w:p>
        </w:tc>
        <w:tc>
          <w:tcPr>
            <w:tcW w:w="3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3F217E" w14:textId="6617BB8D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both"/>
              <w:rPr>
                <w:del w:id="2689" w:author="Microsoft Office User" w:date="2025-07-28T12:26:00Z"/>
                <w:b/>
                <w:bCs/>
                <w:color w:val="000000"/>
              </w:rPr>
              <w:pPrChange w:id="2690" w:author="Microsoft Office User" w:date="2025-07-28T12:26:00Z">
                <w:pPr>
                  <w:jc w:val="both"/>
                </w:pPr>
              </w:pPrChange>
            </w:pPr>
            <w:del w:id="2691" w:author="Microsoft Office User" w:date="2025-07-28T12:26:00Z">
              <w:r w:rsidDel="00AE2A68">
                <w:rPr>
                  <w:b/>
                  <w:bCs/>
                  <w:color w:val="000000" w:themeColor="text1"/>
                </w:rPr>
                <w:delText>Уникальные пользователи</w:delText>
              </w:r>
            </w:del>
          </w:p>
        </w:tc>
        <w:tc>
          <w:tcPr>
            <w:tcW w:w="3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F4B65D" w14:textId="3645C35F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both"/>
              <w:rPr>
                <w:del w:id="2692" w:author="Microsoft Office User" w:date="2025-07-28T12:26:00Z"/>
                <w:b/>
                <w:bCs/>
                <w:color w:val="000000"/>
              </w:rPr>
              <w:pPrChange w:id="2693" w:author="Microsoft Office User" w:date="2025-07-28T12:26:00Z">
                <w:pPr>
                  <w:jc w:val="both"/>
                </w:pPr>
              </w:pPrChange>
            </w:pPr>
            <w:del w:id="2694" w:author="Microsoft Office User" w:date="2025-07-28T12:26:00Z">
              <w:r w:rsidDel="00AE2A68">
                <w:rPr>
                  <w:b/>
                  <w:bCs/>
                  <w:color w:val="000000"/>
                </w:rPr>
                <w:delText>Изменение</w:delText>
              </w:r>
            </w:del>
          </w:p>
        </w:tc>
      </w:tr>
      <w:tr w:rsidR="000730CD" w:rsidDel="00AE2A68" w14:paraId="2E386A2A" w14:textId="7E4EEF72" w:rsidTr="000730CD">
        <w:trPr>
          <w:trHeight w:val="360"/>
          <w:del w:id="2695" w:author="Microsoft Office User" w:date="2025-07-28T12:26:00Z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28006D" w14:textId="55D1B1DC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both"/>
              <w:rPr>
                <w:del w:id="2696" w:author="Microsoft Office User" w:date="2025-07-28T12:26:00Z"/>
                <w:color w:val="000000"/>
              </w:rPr>
              <w:pPrChange w:id="2697" w:author="Microsoft Office User" w:date="2025-07-28T12:26:00Z">
                <w:pPr>
                  <w:jc w:val="both"/>
                </w:pPr>
              </w:pPrChange>
            </w:pPr>
            <w:del w:id="2698" w:author="Microsoft Office User" w:date="2025-07-28T12:26:00Z">
              <w:r w:rsidDel="00AE2A68">
                <w:rPr>
                  <w:color w:val="000000"/>
                </w:rPr>
                <w:delText>Ак Барс</w:delText>
              </w:r>
            </w:del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A51896" w14:textId="0960D293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both"/>
              <w:rPr>
                <w:del w:id="2699" w:author="Microsoft Office User" w:date="2025-07-28T12:26:00Z"/>
                <w:color w:val="000000"/>
              </w:rPr>
              <w:pPrChange w:id="2700" w:author="Microsoft Office User" w:date="2025-07-28T12:26:00Z">
                <w:pPr>
                  <w:jc w:val="both"/>
                </w:pPr>
              </w:pPrChange>
            </w:pPr>
            <w:del w:id="2701" w:author="Microsoft Office User" w:date="2025-07-28T12:26:00Z">
              <w:r w:rsidDel="00AE2A68">
                <w:rPr>
                  <w:color w:val="000000"/>
                </w:rPr>
                <w:delText>1 511 049</w:delText>
              </w:r>
            </w:del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ACF4CE" w14:textId="2285B3C9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both"/>
              <w:rPr>
                <w:del w:id="2702" w:author="Microsoft Office User" w:date="2025-07-28T12:26:00Z"/>
                <w:color w:val="000000"/>
              </w:rPr>
              <w:pPrChange w:id="2703" w:author="Microsoft Office User" w:date="2025-07-28T12:26:00Z">
                <w:pPr>
                  <w:jc w:val="both"/>
                </w:pPr>
              </w:pPrChange>
            </w:pPr>
            <w:del w:id="2704" w:author="Microsoft Office User" w:date="2025-07-28T12:26:00Z">
              <w:r w:rsidDel="00AE2A68">
                <w:rPr>
                  <w:color w:val="000000"/>
                </w:rPr>
                <w:delText>-1,63%</w:delText>
              </w:r>
            </w:del>
          </w:p>
        </w:tc>
      </w:tr>
      <w:tr w:rsidR="000730CD" w:rsidDel="00AE2A68" w14:paraId="56D9015B" w14:textId="535D6333" w:rsidTr="000730CD">
        <w:trPr>
          <w:trHeight w:val="360"/>
          <w:del w:id="2705" w:author="Microsoft Office User" w:date="2025-07-28T12:26:00Z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4D933E" w14:textId="2FA846A1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both"/>
              <w:rPr>
                <w:del w:id="2706" w:author="Microsoft Office User" w:date="2025-07-28T12:26:00Z"/>
                <w:color w:val="000000"/>
              </w:rPr>
              <w:pPrChange w:id="2707" w:author="Microsoft Office User" w:date="2025-07-28T12:26:00Z">
                <w:pPr>
                  <w:jc w:val="both"/>
                </w:pPr>
              </w:pPrChange>
            </w:pPr>
            <w:del w:id="2708" w:author="Microsoft Office User" w:date="2025-07-28T12:26:00Z">
              <w:r w:rsidDel="00AE2A68">
                <w:rPr>
                  <w:color w:val="000000"/>
                </w:rPr>
                <w:delText>Металлург</w:delText>
              </w:r>
            </w:del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167E06" w14:textId="53F2E163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both"/>
              <w:rPr>
                <w:del w:id="2709" w:author="Microsoft Office User" w:date="2025-07-28T12:26:00Z"/>
                <w:color w:val="000000"/>
              </w:rPr>
              <w:pPrChange w:id="2710" w:author="Microsoft Office User" w:date="2025-07-28T12:26:00Z">
                <w:pPr>
                  <w:jc w:val="both"/>
                </w:pPr>
              </w:pPrChange>
            </w:pPr>
            <w:del w:id="2711" w:author="Microsoft Office User" w:date="2025-07-28T12:26:00Z">
              <w:r w:rsidDel="00AE2A68">
                <w:rPr>
                  <w:color w:val="000000"/>
                </w:rPr>
                <w:delText>1 412 650</w:delText>
              </w:r>
            </w:del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ED977B" w14:textId="2A993A46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both"/>
              <w:rPr>
                <w:del w:id="2712" w:author="Microsoft Office User" w:date="2025-07-28T12:26:00Z"/>
                <w:color w:val="000000"/>
              </w:rPr>
              <w:pPrChange w:id="2713" w:author="Microsoft Office User" w:date="2025-07-28T12:26:00Z">
                <w:pPr>
                  <w:jc w:val="both"/>
                </w:pPr>
              </w:pPrChange>
            </w:pPr>
            <w:del w:id="2714" w:author="Microsoft Office User" w:date="2025-07-28T12:26:00Z">
              <w:r w:rsidDel="00AE2A68">
                <w:rPr>
                  <w:color w:val="000000"/>
                </w:rPr>
                <w:delText>143,56%</w:delText>
              </w:r>
            </w:del>
          </w:p>
        </w:tc>
      </w:tr>
      <w:tr w:rsidR="000730CD" w:rsidDel="00AE2A68" w14:paraId="5A2598D5" w14:textId="73A3442A" w:rsidTr="000730CD">
        <w:trPr>
          <w:trHeight w:val="360"/>
          <w:del w:id="2715" w:author="Microsoft Office User" w:date="2025-07-28T12:26:00Z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15D853" w14:textId="4017A3E8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both"/>
              <w:rPr>
                <w:del w:id="2716" w:author="Microsoft Office User" w:date="2025-07-28T12:26:00Z"/>
                <w:color w:val="000000"/>
              </w:rPr>
              <w:pPrChange w:id="2717" w:author="Microsoft Office User" w:date="2025-07-28T12:26:00Z">
                <w:pPr>
                  <w:jc w:val="both"/>
                </w:pPr>
              </w:pPrChange>
            </w:pPr>
            <w:del w:id="2718" w:author="Microsoft Office User" w:date="2025-07-28T12:26:00Z">
              <w:r w:rsidDel="00AE2A68">
                <w:rPr>
                  <w:color w:val="000000"/>
                </w:rPr>
                <w:delText>Авангард</w:delText>
              </w:r>
            </w:del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18C0F2" w14:textId="6F2DDE23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both"/>
              <w:rPr>
                <w:del w:id="2719" w:author="Microsoft Office User" w:date="2025-07-28T12:26:00Z"/>
                <w:color w:val="000000"/>
              </w:rPr>
              <w:pPrChange w:id="2720" w:author="Microsoft Office User" w:date="2025-07-28T12:26:00Z">
                <w:pPr>
                  <w:jc w:val="both"/>
                </w:pPr>
              </w:pPrChange>
            </w:pPr>
            <w:del w:id="2721" w:author="Microsoft Office User" w:date="2025-07-28T12:26:00Z">
              <w:r w:rsidDel="00AE2A68">
                <w:rPr>
                  <w:color w:val="000000"/>
                </w:rPr>
                <w:delText>1 355 984</w:delText>
              </w:r>
            </w:del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AEC0C1" w14:textId="70C2938C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both"/>
              <w:rPr>
                <w:del w:id="2722" w:author="Microsoft Office User" w:date="2025-07-28T12:26:00Z"/>
                <w:color w:val="000000"/>
              </w:rPr>
              <w:pPrChange w:id="2723" w:author="Microsoft Office User" w:date="2025-07-28T12:26:00Z">
                <w:pPr>
                  <w:jc w:val="both"/>
                </w:pPr>
              </w:pPrChange>
            </w:pPr>
            <w:del w:id="2724" w:author="Microsoft Office User" w:date="2025-07-28T12:26:00Z">
              <w:r w:rsidDel="00AE2A68">
                <w:rPr>
                  <w:color w:val="000000"/>
                </w:rPr>
                <w:delText>30,60%</w:delText>
              </w:r>
            </w:del>
          </w:p>
        </w:tc>
      </w:tr>
      <w:tr w:rsidR="000730CD" w:rsidDel="00AE2A68" w14:paraId="70B2B7C2" w14:textId="2491E74F" w:rsidTr="000730CD">
        <w:trPr>
          <w:trHeight w:val="360"/>
          <w:del w:id="2725" w:author="Microsoft Office User" w:date="2025-07-28T12:26:00Z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6512B8" w14:textId="5AB35123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both"/>
              <w:rPr>
                <w:del w:id="2726" w:author="Microsoft Office User" w:date="2025-07-28T12:26:00Z"/>
                <w:color w:val="000000"/>
              </w:rPr>
              <w:pPrChange w:id="2727" w:author="Microsoft Office User" w:date="2025-07-28T12:26:00Z">
                <w:pPr>
                  <w:jc w:val="both"/>
                </w:pPr>
              </w:pPrChange>
            </w:pPr>
            <w:del w:id="2728" w:author="Microsoft Office User" w:date="2025-07-28T12:26:00Z">
              <w:r w:rsidDel="00AE2A68">
                <w:rPr>
                  <w:color w:val="000000"/>
                </w:rPr>
                <w:delText>Трактор</w:delText>
              </w:r>
            </w:del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8C19E7" w14:textId="28C28B6C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both"/>
              <w:rPr>
                <w:del w:id="2729" w:author="Microsoft Office User" w:date="2025-07-28T12:26:00Z"/>
                <w:color w:val="000000"/>
              </w:rPr>
              <w:pPrChange w:id="2730" w:author="Microsoft Office User" w:date="2025-07-28T12:26:00Z">
                <w:pPr>
                  <w:jc w:val="both"/>
                </w:pPr>
              </w:pPrChange>
            </w:pPr>
            <w:del w:id="2731" w:author="Microsoft Office User" w:date="2025-07-28T12:26:00Z">
              <w:r w:rsidDel="00AE2A68">
                <w:rPr>
                  <w:color w:val="000000"/>
                </w:rPr>
                <w:delText>974 329</w:delText>
              </w:r>
            </w:del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CA6C8B" w14:textId="1A0DF58D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both"/>
              <w:rPr>
                <w:del w:id="2732" w:author="Microsoft Office User" w:date="2025-07-28T12:26:00Z"/>
                <w:color w:val="000000"/>
              </w:rPr>
              <w:pPrChange w:id="2733" w:author="Microsoft Office User" w:date="2025-07-28T12:26:00Z">
                <w:pPr>
                  <w:jc w:val="both"/>
                </w:pPr>
              </w:pPrChange>
            </w:pPr>
            <w:del w:id="2734" w:author="Microsoft Office User" w:date="2025-07-28T12:26:00Z">
              <w:r w:rsidDel="00AE2A68">
                <w:rPr>
                  <w:color w:val="000000"/>
                </w:rPr>
                <w:delText>123,63%</w:delText>
              </w:r>
            </w:del>
          </w:p>
        </w:tc>
      </w:tr>
      <w:tr w:rsidR="000730CD" w:rsidDel="00AE2A68" w14:paraId="6EF877E3" w14:textId="46BCAF05" w:rsidTr="000730CD">
        <w:trPr>
          <w:trHeight w:val="360"/>
          <w:del w:id="2735" w:author="Microsoft Office User" w:date="2025-07-28T12:26:00Z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406E37" w14:textId="614AB1B9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both"/>
              <w:rPr>
                <w:del w:id="2736" w:author="Microsoft Office User" w:date="2025-07-28T12:26:00Z"/>
                <w:color w:val="000000"/>
              </w:rPr>
              <w:pPrChange w:id="2737" w:author="Microsoft Office User" w:date="2025-07-28T12:26:00Z">
                <w:pPr>
                  <w:jc w:val="both"/>
                </w:pPr>
              </w:pPrChange>
            </w:pPr>
            <w:del w:id="2738" w:author="Microsoft Office User" w:date="2025-07-28T12:26:00Z">
              <w:r w:rsidDel="00AE2A68">
                <w:rPr>
                  <w:color w:val="000000"/>
                </w:rPr>
                <w:delText>Сибирь</w:delText>
              </w:r>
            </w:del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D0DFD1" w14:textId="15E47E8D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both"/>
              <w:rPr>
                <w:del w:id="2739" w:author="Microsoft Office User" w:date="2025-07-28T12:26:00Z"/>
                <w:color w:val="000000"/>
              </w:rPr>
              <w:pPrChange w:id="2740" w:author="Microsoft Office User" w:date="2025-07-28T12:26:00Z">
                <w:pPr>
                  <w:jc w:val="both"/>
                </w:pPr>
              </w:pPrChange>
            </w:pPr>
            <w:del w:id="2741" w:author="Microsoft Office User" w:date="2025-07-28T12:26:00Z">
              <w:r w:rsidDel="00AE2A68">
                <w:rPr>
                  <w:color w:val="000000"/>
                </w:rPr>
                <w:delText>951 399</w:delText>
              </w:r>
            </w:del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27125E" w14:textId="61BDBB06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both"/>
              <w:rPr>
                <w:del w:id="2742" w:author="Microsoft Office User" w:date="2025-07-28T12:26:00Z"/>
                <w:color w:val="000000"/>
              </w:rPr>
              <w:pPrChange w:id="2743" w:author="Microsoft Office User" w:date="2025-07-28T12:26:00Z">
                <w:pPr>
                  <w:jc w:val="both"/>
                </w:pPr>
              </w:pPrChange>
            </w:pPr>
            <w:del w:id="2744" w:author="Microsoft Office User" w:date="2025-07-28T12:26:00Z">
              <w:r w:rsidDel="00AE2A68">
                <w:rPr>
                  <w:color w:val="000000"/>
                </w:rPr>
                <w:delText>37,40%</w:delText>
              </w:r>
            </w:del>
          </w:p>
        </w:tc>
      </w:tr>
    </w:tbl>
    <w:p w14:paraId="4D1C3434" w14:textId="4F93247D" w:rsidR="000730CD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2745" w:author="Microsoft Office User" w:date="2025-07-28T12:26:00Z"/>
          <w:b/>
          <w:sz w:val="28"/>
        </w:rPr>
        <w:pPrChange w:id="2746" w:author="Microsoft Office User" w:date="2025-07-28T12:26:00Z">
          <w:pPr>
            <w:spacing w:line="360" w:lineRule="auto"/>
            <w:ind w:firstLine="709"/>
            <w:jc w:val="both"/>
          </w:pPr>
        </w:pPrChange>
      </w:pPr>
    </w:p>
    <w:p w14:paraId="4E0B88BB" w14:textId="30ED13D1" w:rsidR="000730CD" w:rsidRPr="00930B17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2747" w:author="Microsoft Office User" w:date="2025-07-28T12:26:00Z"/>
          <w:bCs/>
          <w:sz w:val="28"/>
        </w:rPr>
        <w:pPrChange w:id="2748" w:author="Microsoft Office User" w:date="2025-07-28T12:26:00Z">
          <w:pPr>
            <w:spacing w:line="360" w:lineRule="auto"/>
            <w:ind w:firstLine="709"/>
            <w:jc w:val="both"/>
          </w:pPr>
        </w:pPrChange>
      </w:pPr>
      <w:del w:id="2749" w:author="Microsoft Office User" w:date="2025-07-28T12:26:00Z">
        <w:r w:rsidRPr="00930B17" w:rsidDel="00AE2A68">
          <w:rPr>
            <w:bCs/>
            <w:sz w:val="28"/>
          </w:rPr>
          <w:delText xml:space="preserve">В сезоне 2023/2024 данные по уникальным пользователям на сайтах клубов показывают интересные тенденции, которые можно объяснить </w:delText>
        </w:r>
        <w:r w:rsidDel="00AE2A68">
          <w:rPr>
            <w:bCs/>
            <w:sz w:val="28"/>
          </w:rPr>
          <w:delText xml:space="preserve">успешным </w:delText>
        </w:r>
        <w:r w:rsidRPr="00930B17" w:rsidDel="00AE2A68">
          <w:rPr>
            <w:bCs/>
            <w:sz w:val="28"/>
          </w:rPr>
          <w:delText>выступлени</w:delText>
        </w:r>
        <w:r w:rsidDel="00AE2A68">
          <w:rPr>
            <w:bCs/>
            <w:sz w:val="28"/>
          </w:rPr>
          <w:delText>ем</w:delText>
        </w:r>
        <w:r w:rsidRPr="00930B17" w:rsidDel="00AE2A68">
          <w:rPr>
            <w:bCs/>
            <w:sz w:val="28"/>
          </w:rPr>
          <w:delText xml:space="preserve"> команд и лояльностью болельщиков.</w:delText>
        </w:r>
      </w:del>
    </w:p>
    <w:p w14:paraId="2B893F9B" w14:textId="64639A16" w:rsidR="000730CD" w:rsidRPr="00930B17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2750" w:author="Microsoft Office User" w:date="2025-07-28T12:26:00Z"/>
          <w:bCs/>
          <w:sz w:val="28"/>
        </w:rPr>
        <w:pPrChange w:id="2751" w:author="Microsoft Office User" w:date="2025-07-28T12:26:00Z">
          <w:pPr>
            <w:spacing w:line="360" w:lineRule="auto"/>
            <w:ind w:firstLine="709"/>
            <w:jc w:val="both"/>
          </w:pPr>
        </w:pPrChange>
      </w:pPr>
      <w:del w:id="2752" w:author="Microsoft Office User" w:date="2025-07-28T12:26:00Z">
        <w:r w:rsidRPr="003F2C4F" w:rsidDel="00AE2A68">
          <w:rPr>
            <w:sz w:val="28"/>
            <w:shd w:val="clear" w:color="auto" w:fill="FFFFFF"/>
          </w:rPr>
          <w:delText xml:space="preserve">Лидером по количеству уникальных пользователей </w:delText>
        </w:r>
        <w:r w:rsidDel="00AE2A68">
          <w:rPr>
            <w:sz w:val="28"/>
            <w:shd w:val="clear" w:color="auto" w:fill="FFFFFF"/>
          </w:rPr>
          <w:delText xml:space="preserve">вновь </w:delText>
        </w:r>
        <w:r w:rsidRPr="003F2C4F" w:rsidDel="00AE2A68">
          <w:rPr>
            <w:sz w:val="28"/>
            <w:shd w:val="clear" w:color="auto" w:fill="FFFFFF"/>
          </w:rPr>
          <w:delText xml:space="preserve">стал ХК </w:delText>
        </w:r>
        <w:r w:rsidDel="00AE2A68">
          <w:rPr>
            <w:sz w:val="28"/>
            <w:shd w:val="clear" w:color="auto" w:fill="FFFFFF"/>
          </w:rPr>
          <w:delText>«Ак Барс»</w:delText>
        </w:r>
        <w:r w:rsidRPr="003F2C4F" w:rsidDel="00AE2A68">
          <w:rPr>
            <w:sz w:val="28"/>
            <w:shd w:val="clear" w:color="auto" w:fill="FFFFFF"/>
          </w:rPr>
          <w:delText>.</w:delText>
        </w:r>
        <w:r w:rsidDel="00AE2A68">
          <w:rPr>
            <w:sz w:val="28"/>
            <w:shd w:val="clear" w:color="auto" w:fill="FFFFFF"/>
          </w:rPr>
          <w:delText xml:space="preserve"> </w:delText>
        </w:r>
        <w:r w:rsidDel="00AE2A68">
          <w:rPr>
            <w:bCs/>
            <w:sz w:val="28"/>
          </w:rPr>
          <w:delText>К</w:delText>
        </w:r>
        <w:r w:rsidRPr="00930B17" w:rsidDel="00AE2A68">
          <w:rPr>
            <w:bCs/>
            <w:sz w:val="28"/>
          </w:rPr>
          <w:delText>оличество уникальных пользователей составило 1</w:delText>
        </w:r>
        <w:r w:rsidR="00EA027A" w:rsidDel="00AE2A68">
          <w:rPr>
            <w:bCs/>
            <w:sz w:val="28"/>
          </w:rPr>
          <w:delText> </w:delText>
        </w:r>
        <w:r w:rsidRPr="00930B17" w:rsidDel="00AE2A68">
          <w:rPr>
            <w:bCs/>
            <w:sz w:val="28"/>
          </w:rPr>
          <w:delText>511</w:delText>
        </w:r>
        <w:r w:rsidR="00EA027A" w:rsidDel="00AE2A68">
          <w:rPr>
            <w:sz w:val="28"/>
            <w:shd w:val="clear" w:color="auto" w:fill="FFFFFF"/>
          </w:rPr>
          <w:delText> </w:delText>
        </w:r>
        <w:r w:rsidRPr="00930B17" w:rsidDel="00AE2A68">
          <w:rPr>
            <w:bCs/>
            <w:sz w:val="28"/>
          </w:rPr>
          <w:delText>049, что представляет собой небольшое снижение на 1</w:delText>
        </w:r>
        <w:r w:rsidR="00EA027A" w:rsidRPr="00EA027A" w:rsidDel="00AE2A68">
          <w:rPr>
            <w:bCs/>
            <w:sz w:val="28"/>
          </w:rPr>
          <w:delText>,</w:delText>
        </w:r>
        <w:r w:rsidRPr="00930B17" w:rsidDel="00AE2A68">
          <w:rPr>
            <w:bCs/>
            <w:sz w:val="28"/>
          </w:rPr>
          <w:delText xml:space="preserve">63%. Несмотря на то, что </w:delText>
        </w:r>
        <w:r w:rsidDel="00AE2A68">
          <w:rPr>
            <w:bCs/>
            <w:sz w:val="28"/>
          </w:rPr>
          <w:delText xml:space="preserve">клубу не удалось дойти до финальных стадий </w:delText>
        </w:r>
        <w:r w:rsidRPr="00930B17" w:rsidDel="00AE2A68">
          <w:rPr>
            <w:bCs/>
            <w:sz w:val="28"/>
          </w:rPr>
          <w:delText>плей-офф</w:delText>
        </w:r>
        <w:r w:rsidDel="00AE2A68">
          <w:rPr>
            <w:bCs/>
            <w:sz w:val="28"/>
          </w:rPr>
          <w:delText xml:space="preserve"> Кубка Гагарин</w:delText>
        </w:r>
        <w:r w:rsidRPr="00930B17" w:rsidDel="00AE2A68">
          <w:rPr>
            <w:bCs/>
            <w:sz w:val="28"/>
          </w:rPr>
          <w:delText>а</w:delText>
        </w:r>
        <w:r w:rsidDel="00AE2A68">
          <w:rPr>
            <w:bCs/>
            <w:sz w:val="28"/>
          </w:rPr>
          <w:delText>,</w:delText>
        </w:r>
        <w:r w:rsidRPr="00930B17" w:rsidDel="00AE2A68">
          <w:rPr>
            <w:bCs/>
            <w:sz w:val="28"/>
          </w:rPr>
          <w:delText xml:space="preserve"> </w:delText>
        </w:r>
        <w:r w:rsidDel="00AE2A68">
          <w:rPr>
            <w:bCs/>
            <w:sz w:val="28"/>
          </w:rPr>
          <w:delText>количество пользователей снизилось незначительно. Л</w:delText>
        </w:r>
        <w:r w:rsidRPr="00930B17" w:rsidDel="00AE2A68">
          <w:rPr>
            <w:bCs/>
            <w:sz w:val="28"/>
          </w:rPr>
          <w:delText>ояльные болельщики активно посещ</w:delText>
        </w:r>
        <w:r w:rsidDel="00AE2A68">
          <w:rPr>
            <w:bCs/>
            <w:sz w:val="28"/>
          </w:rPr>
          <w:delText>али</w:delText>
        </w:r>
        <w:r w:rsidRPr="00930B17" w:rsidDel="00AE2A68">
          <w:rPr>
            <w:bCs/>
            <w:sz w:val="28"/>
          </w:rPr>
          <w:delText xml:space="preserve"> сайт клуба</w:delText>
        </w:r>
        <w:r w:rsidDel="00AE2A68">
          <w:rPr>
            <w:bCs/>
            <w:sz w:val="28"/>
          </w:rPr>
          <w:delText xml:space="preserve"> в</w:delText>
        </w:r>
        <w:r w:rsidRPr="00010D8E" w:rsidDel="00AE2A68">
          <w:rPr>
            <w:bCs/>
            <w:sz w:val="28"/>
          </w:rPr>
          <w:delText xml:space="preserve"> течение сезона</w:delText>
        </w:r>
        <w:r w:rsidRPr="00930B17" w:rsidDel="00AE2A68">
          <w:rPr>
            <w:bCs/>
            <w:sz w:val="28"/>
          </w:rPr>
          <w:delText xml:space="preserve">. </w:delText>
        </w:r>
      </w:del>
    </w:p>
    <w:p w14:paraId="4B59F6B3" w14:textId="1AB88C2D" w:rsidR="000730CD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2753" w:author="Microsoft Office User" w:date="2025-07-28T12:26:00Z"/>
          <w:bCs/>
          <w:sz w:val="28"/>
        </w:rPr>
        <w:pPrChange w:id="2754" w:author="Microsoft Office User" w:date="2025-07-28T12:26:00Z">
          <w:pPr>
            <w:spacing w:line="360" w:lineRule="auto"/>
            <w:ind w:firstLine="709"/>
            <w:jc w:val="both"/>
          </w:pPr>
        </w:pPrChange>
      </w:pPr>
      <w:del w:id="2755" w:author="Microsoft Office User" w:date="2025-07-28T12:26:00Z">
        <w:r w:rsidDel="00AE2A68">
          <w:rPr>
            <w:bCs/>
            <w:sz w:val="28"/>
          </w:rPr>
          <w:delText>ХК «</w:delText>
        </w:r>
        <w:r w:rsidRPr="00930B17" w:rsidDel="00AE2A68">
          <w:rPr>
            <w:bCs/>
            <w:sz w:val="28"/>
          </w:rPr>
          <w:delText>Металлург</w:delText>
        </w:r>
        <w:r w:rsidDel="00AE2A68">
          <w:rPr>
            <w:bCs/>
            <w:sz w:val="28"/>
          </w:rPr>
          <w:delText>»</w:delText>
        </w:r>
        <w:r w:rsidRPr="00930B17" w:rsidDel="00AE2A68">
          <w:rPr>
            <w:bCs/>
            <w:sz w:val="28"/>
          </w:rPr>
          <w:delText xml:space="preserve"> продемонстрировал впечатляющий рост уникальных пользователей на 143</w:delText>
        </w:r>
        <w:r w:rsidR="00EA027A" w:rsidRPr="00EA027A" w:rsidDel="00AE2A68">
          <w:rPr>
            <w:bCs/>
            <w:sz w:val="28"/>
          </w:rPr>
          <w:delText>,</w:delText>
        </w:r>
        <w:r w:rsidRPr="00930B17" w:rsidDel="00AE2A68">
          <w:rPr>
            <w:bCs/>
            <w:sz w:val="28"/>
          </w:rPr>
          <w:delText>56%</w:delText>
        </w:r>
        <w:r w:rsidDel="00AE2A68">
          <w:rPr>
            <w:bCs/>
            <w:sz w:val="28"/>
          </w:rPr>
          <w:delText xml:space="preserve">. Количество пользователей составило </w:delText>
        </w:r>
        <w:r w:rsidRPr="00930B17" w:rsidDel="00AE2A68">
          <w:rPr>
            <w:bCs/>
            <w:sz w:val="28"/>
          </w:rPr>
          <w:delText>1</w:delText>
        </w:r>
        <w:r w:rsidR="00EA027A" w:rsidDel="00AE2A68">
          <w:rPr>
            <w:bCs/>
            <w:sz w:val="28"/>
          </w:rPr>
          <w:delText> </w:delText>
        </w:r>
        <w:r w:rsidRPr="00930B17" w:rsidDel="00AE2A68">
          <w:rPr>
            <w:bCs/>
            <w:sz w:val="28"/>
          </w:rPr>
          <w:delText>412</w:delText>
        </w:r>
        <w:r w:rsidR="00EA027A" w:rsidDel="00AE2A68">
          <w:rPr>
            <w:sz w:val="28"/>
            <w:shd w:val="clear" w:color="auto" w:fill="FFFFFF"/>
          </w:rPr>
          <w:delText> </w:delText>
        </w:r>
        <w:r w:rsidRPr="00930B17" w:rsidDel="00AE2A68">
          <w:rPr>
            <w:bCs/>
            <w:sz w:val="28"/>
          </w:rPr>
          <w:delText>650. Такой значительный прирост можно связать с успешным выступлением команды, которая дошла до финала</w:delText>
        </w:r>
        <w:r w:rsidDel="00AE2A68">
          <w:rPr>
            <w:bCs/>
            <w:sz w:val="28"/>
          </w:rPr>
          <w:delText xml:space="preserve"> и стала обладателем Кубка Гагарина. Безусловно, это</w:delText>
        </w:r>
        <w:r w:rsidRPr="00930B17" w:rsidDel="00AE2A68">
          <w:rPr>
            <w:bCs/>
            <w:sz w:val="28"/>
          </w:rPr>
          <w:delText xml:space="preserve"> привлекло большое количество новых посетителей на сайт клуба</w:delText>
        </w:r>
        <w:r w:rsidDel="00AE2A68">
          <w:rPr>
            <w:bCs/>
            <w:sz w:val="28"/>
          </w:rPr>
          <w:delText xml:space="preserve"> по ходу сезона</w:delText>
        </w:r>
        <w:r w:rsidRPr="00930B17" w:rsidDel="00AE2A68">
          <w:rPr>
            <w:bCs/>
            <w:sz w:val="28"/>
          </w:rPr>
          <w:delText>.</w:delText>
        </w:r>
      </w:del>
    </w:p>
    <w:p w14:paraId="5559FF40" w14:textId="690111D6" w:rsidR="000730CD" w:rsidRPr="00930B17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2756" w:author="Microsoft Office User" w:date="2025-07-28T12:26:00Z"/>
          <w:bCs/>
          <w:sz w:val="28"/>
        </w:rPr>
        <w:pPrChange w:id="2757" w:author="Microsoft Office User" w:date="2025-07-28T12:26:00Z">
          <w:pPr>
            <w:spacing w:line="360" w:lineRule="auto"/>
            <w:ind w:firstLine="709"/>
            <w:jc w:val="both"/>
          </w:pPr>
        </w:pPrChange>
      </w:pPr>
      <w:del w:id="2758" w:author="Microsoft Office User" w:date="2025-07-28T12:26:00Z">
        <w:r w:rsidDel="00AE2A68">
          <w:rPr>
            <w:bCs/>
            <w:sz w:val="28"/>
          </w:rPr>
          <w:delText>ХК «</w:delText>
        </w:r>
        <w:r w:rsidRPr="00010D8E" w:rsidDel="00AE2A68">
          <w:rPr>
            <w:bCs/>
            <w:sz w:val="28"/>
          </w:rPr>
          <w:delText>Авангард</w:delText>
        </w:r>
        <w:r w:rsidDel="00AE2A68">
          <w:rPr>
            <w:bCs/>
            <w:sz w:val="28"/>
          </w:rPr>
          <w:delText>»</w:delText>
        </w:r>
        <w:r w:rsidRPr="00010D8E" w:rsidDel="00AE2A68">
          <w:rPr>
            <w:bCs/>
            <w:sz w:val="28"/>
          </w:rPr>
          <w:delText xml:space="preserve"> и </w:delText>
        </w:r>
        <w:r w:rsidDel="00AE2A68">
          <w:rPr>
            <w:bCs/>
            <w:sz w:val="28"/>
          </w:rPr>
          <w:delText>ХК «</w:delText>
        </w:r>
        <w:r w:rsidRPr="00010D8E" w:rsidDel="00AE2A68">
          <w:rPr>
            <w:bCs/>
            <w:sz w:val="28"/>
          </w:rPr>
          <w:delText>Трактор</w:delText>
        </w:r>
        <w:r w:rsidDel="00AE2A68">
          <w:rPr>
            <w:bCs/>
            <w:sz w:val="28"/>
          </w:rPr>
          <w:delText>»</w:delText>
        </w:r>
        <w:r w:rsidRPr="00010D8E" w:rsidDel="00AE2A68">
          <w:rPr>
            <w:bCs/>
            <w:sz w:val="28"/>
          </w:rPr>
          <w:delText xml:space="preserve"> показали значительный рост числа уникальных пользователей на 30</w:delText>
        </w:r>
        <w:r w:rsidR="00EA027A" w:rsidRPr="00EA027A" w:rsidDel="00AE2A68">
          <w:rPr>
            <w:bCs/>
            <w:sz w:val="28"/>
          </w:rPr>
          <w:delText>,</w:delText>
        </w:r>
        <w:r w:rsidRPr="00010D8E" w:rsidDel="00AE2A68">
          <w:rPr>
            <w:bCs/>
            <w:sz w:val="28"/>
          </w:rPr>
          <w:delText>6% и 123</w:delText>
        </w:r>
        <w:r w:rsidR="00EA027A" w:rsidRPr="00EA027A" w:rsidDel="00AE2A68">
          <w:rPr>
            <w:bCs/>
            <w:sz w:val="28"/>
          </w:rPr>
          <w:delText>,</w:delText>
        </w:r>
        <w:r w:rsidRPr="00010D8E" w:rsidDel="00AE2A68">
          <w:rPr>
            <w:bCs/>
            <w:sz w:val="28"/>
          </w:rPr>
          <w:delText>63% соответственно</w:delText>
        </w:r>
        <w:r w:rsidDel="00AE2A68">
          <w:rPr>
            <w:bCs/>
            <w:sz w:val="28"/>
          </w:rPr>
          <w:delText>. Это тоже может являться следствием</w:delText>
        </w:r>
        <w:r w:rsidRPr="00010D8E" w:rsidDel="00AE2A68">
          <w:rPr>
            <w:bCs/>
            <w:sz w:val="28"/>
          </w:rPr>
          <w:delText xml:space="preserve"> хорошей </w:delText>
        </w:r>
        <w:r w:rsidR="00003E7C" w:rsidDel="00AE2A68">
          <w:rPr>
            <w:bCs/>
            <w:sz w:val="28"/>
          </w:rPr>
          <w:delText xml:space="preserve">(и более продолжительной) </w:delText>
        </w:r>
        <w:r w:rsidRPr="00010D8E" w:rsidDel="00AE2A68">
          <w:rPr>
            <w:bCs/>
            <w:sz w:val="28"/>
          </w:rPr>
          <w:delText>игр</w:delText>
        </w:r>
        <w:r w:rsidDel="00AE2A68">
          <w:rPr>
            <w:bCs/>
            <w:sz w:val="28"/>
          </w:rPr>
          <w:delText>ы</w:delText>
        </w:r>
        <w:r w:rsidRPr="00010D8E" w:rsidDel="00AE2A68">
          <w:rPr>
            <w:bCs/>
            <w:sz w:val="28"/>
          </w:rPr>
          <w:delText xml:space="preserve"> команд в сезоне, что привлекло большее количество болельщиков на сайты клубов.</w:delText>
        </w:r>
      </w:del>
    </w:p>
    <w:p w14:paraId="78A22C5D" w14:textId="7E339300" w:rsidR="000730CD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2759" w:author="Microsoft Office User" w:date="2025-07-28T12:26:00Z"/>
          <w:bCs/>
          <w:sz w:val="28"/>
        </w:rPr>
        <w:pPrChange w:id="2760" w:author="Microsoft Office User" w:date="2025-07-28T12:26:00Z">
          <w:pPr>
            <w:spacing w:line="360" w:lineRule="auto"/>
            <w:ind w:firstLine="709"/>
            <w:jc w:val="both"/>
          </w:pPr>
        </w:pPrChange>
      </w:pPr>
      <w:del w:id="2761" w:author="Microsoft Office User" w:date="2025-07-28T12:26:00Z">
        <w:r w:rsidDel="00AE2A68">
          <w:rPr>
            <w:bCs/>
            <w:sz w:val="28"/>
          </w:rPr>
          <w:delText>ХК «</w:delText>
        </w:r>
        <w:r w:rsidRPr="00930B17" w:rsidDel="00AE2A68">
          <w:rPr>
            <w:bCs/>
            <w:sz w:val="28"/>
          </w:rPr>
          <w:delText>Сибирь</w:delText>
        </w:r>
        <w:r w:rsidDel="00AE2A68">
          <w:rPr>
            <w:bCs/>
            <w:sz w:val="28"/>
          </w:rPr>
          <w:delText>»</w:delText>
        </w:r>
        <w:r w:rsidRPr="00930B17" w:rsidDel="00AE2A68">
          <w:rPr>
            <w:bCs/>
            <w:sz w:val="28"/>
          </w:rPr>
          <w:delText xml:space="preserve"> показал рост уникальных пользователей на 37</w:delText>
        </w:r>
        <w:r w:rsidR="00003E7C" w:rsidRPr="00003E7C" w:rsidDel="00AE2A68">
          <w:rPr>
            <w:bCs/>
            <w:sz w:val="28"/>
          </w:rPr>
          <w:delText>,</w:delText>
        </w:r>
        <w:r w:rsidRPr="00930B17" w:rsidDel="00AE2A68">
          <w:rPr>
            <w:bCs/>
            <w:sz w:val="28"/>
          </w:rPr>
          <w:delText xml:space="preserve">40%. Несмотря на результаты клуба, сайт традиционно привлекает большое количество посетителей. Это указывает на устойчивый интерес к клубу и </w:delText>
        </w:r>
        <w:r w:rsidDel="00AE2A68">
          <w:rPr>
            <w:bCs/>
            <w:sz w:val="28"/>
          </w:rPr>
          <w:delText>лояльную</w:delText>
        </w:r>
        <w:r w:rsidRPr="00930B17" w:rsidDel="00AE2A68">
          <w:rPr>
            <w:bCs/>
            <w:sz w:val="28"/>
          </w:rPr>
          <w:delText xml:space="preserve"> аудиторию.</w:delText>
        </w:r>
      </w:del>
    </w:p>
    <w:p w14:paraId="008CDE21" w14:textId="733326C6" w:rsidR="000730CD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2762" w:author="Microsoft Office User" w:date="2025-07-28T12:26:00Z"/>
          <w:bCs/>
          <w:sz w:val="28"/>
        </w:rPr>
        <w:pPrChange w:id="2763" w:author="Microsoft Office User" w:date="2025-07-28T12:26:00Z">
          <w:pPr>
            <w:spacing w:line="360" w:lineRule="auto"/>
            <w:ind w:firstLine="709"/>
            <w:jc w:val="both"/>
          </w:pPr>
        </w:pPrChange>
      </w:pPr>
      <w:del w:id="2764" w:author="Microsoft Office User" w:date="2025-07-28T12:26:00Z">
        <w:r w:rsidDel="00AE2A68">
          <w:rPr>
            <w:bCs/>
            <w:sz w:val="28"/>
          </w:rPr>
          <w:delText>Отдельно стоит упомянуть ХК «Торпедо».</w:delText>
        </w:r>
        <w:r w:rsidRPr="006F1EE1" w:rsidDel="00AE2A68">
          <w:rPr>
            <w:bCs/>
            <w:sz w:val="28"/>
          </w:rPr>
          <w:delText xml:space="preserve"> </w:delText>
        </w:r>
        <w:r w:rsidDel="00AE2A68">
          <w:rPr>
            <w:bCs/>
            <w:sz w:val="28"/>
          </w:rPr>
          <w:delText>Клуб не вошел в ТОП-5 по количеству пользователей, но показал рост уникальных пользователей на 30</w:delText>
        </w:r>
        <w:r w:rsidR="00003E7C" w:rsidRPr="00003E7C" w:rsidDel="00AE2A68">
          <w:rPr>
            <w:bCs/>
            <w:sz w:val="28"/>
          </w:rPr>
          <w:delText>,</w:delText>
        </w:r>
        <w:r w:rsidDel="00AE2A68">
          <w:rPr>
            <w:bCs/>
            <w:sz w:val="28"/>
          </w:rPr>
          <w:delText>50</w:delText>
        </w:r>
        <w:r w:rsidRPr="006F1EE1" w:rsidDel="00AE2A68">
          <w:rPr>
            <w:bCs/>
            <w:sz w:val="28"/>
          </w:rPr>
          <w:delText>%</w:delText>
        </w:r>
        <w:r w:rsidDel="00AE2A68">
          <w:rPr>
            <w:bCs/>
            <w:sz w:val="28"/>
          </w:rPr>
          <w:delText xml:space="preserve"> Количество пользователей составило </w:delText>
        </w:r>
        <w:r w:rsidRPr="006F1EE1" w:rsidDel="00AE2A68">
          <w:rPr>
            <w:bCs/>
            <w:sz w:val="28"/>
          </w:rPr>
          <w:delText>911</w:delText>
        </w:r>
        <w:r w:rsidR="00003E7C" w:rsidDel="00AE2A68">
          <w:rPr>
            <w:sz w:val="28"/>
            <w:shd w:val="clear" w:color="auto" w:fill="FFFFFF"/>
          </w:rPr>
          <w:delText> </w:delText>
        </w:r>
        <w:r w:rsidRPr="006F1EE1" w:rsidDel="00AE2A68">
          <w:rPr>
            <w:bCs/>
            <w:sz w:val="28"/>
          </w:rPr>
          <w:delText>093</w:delText>
        </w:r>
        <w:r w:rsidDel="00AE2A68">
          <w:rPr>
            <w:bCs/>
            <w:sz w:val="28"/>
          </w:rPr>
          <w:delText>, что на 212 960 пользователей больше по сравнению с прошлым сезоном.</w:delText>
        </w:r>
      </w:del>
    </w:p>
    <w:p w14:paraId="373252A8" w14:textId="0E1C840A" w:rsidR="000730CD" w:rsidRPr="00DF2719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2765" w:author="Microsoft Office User" w:date="2025-07-28T12:26:00Z"/>
          <w:bCs/>
          <w:sz w:val="28"/>
        </w:rPr>
        <w:pPrChange w:id="2766" w:author="Microsoft Office User" w:date="2025-07-28T12:26:00Z">
          <w:pPr>
            <w:spacing w:line="360" w:lineRule="auto"/>
            <w:ind w:firstLine="709"/>
            <w:jc w:val="both"/>
          </w:pPr>
        </w:pPrChange>
      </w:pPr>
      <w:del w:id="2767" w:author="Microsoft Office User" w:date="2025-07-28T12:26:00Z">
        <w:r w:rsidRPr="006F1EE1" w:rsidDel="00AE2A68">
          <w:rPr>
            <w:bCs/>
            <w:sz w:val="28"/>
          </w:rPr>
          <w:delText>Анализ данных показывает, что успешн</w:delText>
        </w:r>
        <w:r w:rsidDel="00AE2A68">
          <w:rPr>
            <w:bCs/>
            <w:sz w:val="28"/>
          </w:rPr>
          <w:delText>ое</w:delText>
        </w:r>
        <w:r w:rsidRPr="006F1EE1" w:rsidDel="00AE2A68">
          <w:rPr>
            <w:bCs/>
            <w:sz w:val="28"/>
          </w:rPr>
          <w:delText xml:space="preserve"> выступления команд</w:delText>
        </w:r>
        <w:r w:rsidDel="00AE2A68">
          <w:rPr>
            <w:bCs/>
            <w:sz w:val="28"/>
          </w:rPr>
          <w:delText>ы</w:delText>
        </w:r>
        <w:r w:rsidRPr="006F1EE1" w:rsidDel="00AE2A68">
          <w:rPr>
            <w:bCs/>
            <w:sz w:val="28"/>
          </w:rPr>
          <w:delText xml:space="preserve">, как </w:delText>
        </w:r>
        <w:r w:rsidDel="00AE2A68">
          <w:rPr>
            <w:bCs/>
            <w:sz w:val="28"/>
          </w:rPr>
          <w:delText>в случае с</w:delText>
        </w:r>
        <w:r w:rsidRPr="006F1EE1" w:rsidDel="00AE2A68">
          <w:rPr>
            <w:bCs/>
            <w:sz w:val="28"/>
          </w:rPr>
          <w:delText xml:space="preserve"> </w:delText>
        </w:r>
        <w:r w:rsidDel="00AE2A68">
          <w:rPr>
            <w:bCs/>
            <w:sz w:val="28"/>
          </w:rPr>
          <w:delText>«</w:delText>
        </w:r>
        <w:r w:rsidRPr="006F1EE1" w:rsidDel="00AE2A68">
          <w:rPr>
            <w:bCs/>
            <w:sz w:val="28"/>
          </w:rPr>
          <w:delText>Металлург</w:delText>
        </w:r>
        <w:r w:rsidDel="00AE2A68">
          <w:rPr>
            <w:bCs/>
            <w:sz w:val="28"/>
          </w:rPr>
          <w:delText>ом»</w:delText>
        </w:r>
        <w:r w:rsidRPr="006F1EE1" w:rsidDel="00AE2A68">
          <w:rPr>
            <w:bCs/>
            <w:sz w:val="28"/>
          </w:rPr>
          <w:delText xml:space="preserve">, </w:delText>
        </w:r>
        <w:r w:rsidDel="00AE2A68">
          <w:rPr>
            <w:bCs/>
            <w:sz w:val="28"/>
          </w:rPr>
          <w:delText>«</w:delText>
        </w:r>
        <w:r w:rsidRPr="006F1EE1" w:rsidDel="00AE2A68">
          <w:rPr>
            <w:bCs/>
            <w:sz w:val="28"/>
          </w:rPr>
          <w:delText>Трактор</w:delText>
        </w:r>
        <w:r w:rsidDel="00AE2A68">
          <w:rPr>
            <w:bCs/>
            <w:sz w:val="28"/>
          </w:rPr>
          <w:delText>ом»</w:delText>
        </w:r>
        <w:r w:rsidRPr="006F1EE1" w:rsidDel="00AE2A68">
          <w:rPr>
            <w:bCs/>
            <w:sz w:val="28"/>
          </w:rPr>
          <w:delText xml:space="preserve"> и </w:delText>
        </w:r>
        <w:r w:rsidDel="00AE2A68">
          <w:rPr>
            <w:bCs/>
            <w:sz w:val="28"/>
          </w:rPr>
          <w:delText>«</w:delText>
        </w:r>
        <w:r w:rsidRPr="006F1EE1" w:rsidDel="00AE2A68">
          <w:rPr>
            <w:bCs/>
            <w:sz w:val="28"/>
          </w:rPr>
          <w:delText>Авангард</w:delText>
        </w:r>
        <w:r w:rsidDel="00AE2A68">
          <w:rPr>
            <w:bCs/>
            <w:sz w:val="28"/>
          </w:rPr>
          <w:delText>ом»</w:delText>
        </w:r>
        <w:r w:rsidRPr="006F1EE1" w:rsidDel="00AE2A68">
          <w:rPr>
            <w:bCs/>
            <w:sz w:val="28"/>
          </w:rPr>
          <w:delText xml:space="preserve">, существенно влияют на увеличение числа уникальных пользователей на сайтах клубов. Лояльность болельщиков также играет важную роль, как это видно на примере </w:delText>
        </w:r>
        <w:r w:rsidDel="00AE2A68">
          <w:rPr>
            <w:bCs/>
            <w:sz w:val="28"/>
          </w:rPr>
          <w:delText>«</w:delText>
        </w:r>
        <w:r w:rsidRPr="006F1EE1" w:rsidDel="00AE2A68">
          <w:rPr>
            <w:bCs/>
            <w:sz w:val="28"/>
          </w:rPr>
          <w:delText>Ак Барса</w:delText>
        </w:r>
        <w:r w:rsidDel="00AE2A68">
          <w:rPr>
            <w:bCs/>
            <w:sz w:val="28"/>
          </w:rPr>
          <w:delText>»</w:delText>
        </w:r>
        <w:r w:rsidRPr="006F1EE1" w:rsidDel="00AE2A68">
          <w:rPr>
            <w:bCs/>
            <w:sz w:val="28"/>
          </w:rPr>
          <w:delText xml:space="preserve"> и </w:delText>
        </w:r>
        <w:r w:rsidDel="00AE2A68">
          <w:rPr>
            <w:bCs/>
            <w:sz w:val="28"/>
          </w:rPr>
          <w:delText>«</w:delText>
        </w:r>
        <w:r w:rsidRPr="006F1EE1" w:rsidDel="00AE2A68">
          <w:rPr>
            <w:bCs/>
            <w:sz w:val="28"/>
          </w:rPr>
          <w:delText>Сибири</w:delText>
        </w:r>
        <w:r w:rsidDel="00AE2A68">
          <w:rPr>
            <w:bCs/>
            <w:sz w:val="28"/>
          </w:rPr>
          <w:delText>»</w:delText>
        </w:r>
        <w:r w:rsidRPr="006F1EE1" w:rsidDel="00AE2A68">
          <w:rPr>
            <w:bCs/>
            <w:sz w:val="28"/>
          </w:rPr>
          <w:delText>. Независимо от спортивных результатов, приверженность фанатов обеспечивает стабильную посещаемость сайтов клубов</w:delText>
        </w:r>
        <w:r w:rsidDel="00AE2A68">
          <w:rPr>
            <w:bCs/>
            <w:sz w:val="28"/>
          </w:rPr>
          <w:delText>.</w:delText>
        </w:r>
      </w:del>
    </w:p>
    <w:p w14:paraId="2099D97E" w14:textId="77023A23" w:rsidR="000730CD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2768" w:author="Microsoft Office User" w:date="2025-07-28T12:26:00Z"/>
          <w:b/>
          <w:sz w:val="28"/>
        </w:rPr>
        <w:pPrChange w:id="2769" w:author="Microsoft Office User" w:date="2025-07-28T12:26:00Z">
          <w:pPr>
            <w:spacing w:line="360" w:lineRule="auto"/>
            <w:ind w:firstLine="709"/>
            <w:jc w:val="both"/>
          </w:pPr>
        </w:pPrChange>
      </w:pPr>
    </w:p>
    <w:p w14:paraId="49396946" w14:textId="436BDFDD" w:rsidR="000730CD" w:rsidDel="00AE2A68" w:rsidRDefault="000730CD" w:rsidP="00AE2A68">
      <w:pPr>
        <w:tabs>
          <w:tab w:val="left" w:pos="6420"/>
        </w:tabs>
        <w:spacing w:line="360" w:lineRule="auto"/>
        <w:ind w:firstLine="709"/>
        <w:jc w:val="center"/>
        <w:rPr>
          <w:del w:id="2770" w:author="Microsoft Office User" w:date="2025-07-28T12:26:00Z"/>
          <w:b/>
          <w:bCs/>
          <w:sz w:val="28"/>
          <w:shd w:val="clear" w:color="auto" w:fill="FFFFFF"/>
        </w:rPr>
        <w:pPrChange w:id="2771" w:author="Microsoft Office User" w:date="2025-07-28T12:26:00Z">
          <w:pPr>
            <w:spacing w:line="360" w:lineRule="auto"/>
            <w:jc w:val="center"/>
          </w:pPr>
        </w:pPrChange>
      </w:pPr>
      <w:del w:id="2772" w:author="Microsoft Office User" w:date="2025-07-28T12:26:00Z">
        <w:r w:rsidRPr="003F2C4F" w:rsidDel="00AE2A68">
          <w:rPr>
            <w:b/>
            <w:sz w:val="28"/>
          </w:rPr>
          <w:delText>ТОП-5 клубов в сезоне 202</w:delText>
        </w:r>
        <w:r w:rsidDel="00AE2A68">
          <w:rPr>
            <w:b/>
            <w:sz w:val="28"/>
          </w:rPr>
          <w:delText>3</w:delText>
        </w:r>
        <w:r w:rsidRPr="003F2C4F" w:rsidDel="00AE2A68">
          <w:rPr>
            <w:b/>
            <w:sz w:val="28"/>
          </w:rPr>
          <w:delText>/202</w:delText>
        </w:r>
        <w:r w:rsidDel="00AE2A68">
          <w:rPr>
            <w:b/>
            <w:sz w:val="28"/>
          </w:rPr>
          <w:delText>4</w:delText>
        </w:r>
        <w:r w:rsidRPr="003F2C4F" w:rsidDel="00AE2A68">
          <w:rPr>
            <w:b/>
            <w:sz w:val="28"/>
          </w:rPr>
          <w:delText xml:space="preserve"> по </w:delText>
        </w:r>
        <w:r w:rsidRPr="00635859" w:rsidDel="00AE2A68">
          <w:rPr>
            <w:b/>
            <w:bCs/>
            <w:sz w:val="28"/>
            <w:shd w:val="clear" w:color="auto" w:fill="FFFFFF"/>
          </w:rPr>
          <w:delText xml:space="preserve">количеству </w:delText>
        </w:r>
        <w:r w:rsidDel="00AE2A68">
          <w:rPr>
            <w:b/>
            <w:bCs/>
            <w:sz w:val="28"/>
            <w:shd w:val="clear" w:color="auto" w:fill="FFFFFF"/>
          </w:rPr>
          <w:delText>сессий</w:delText>
        </w:r>
      </w:del>
    </w:p>
    <w:p w14:paraId="3A888C9B" w14:textId="1C77E925" w:rsidR="000730CD" w:rsidRPr="003F2C4F" w:rsidDel="00AE2A68" w:rsidRDefault="000730CD" w:rsidP="00AE2A68">
      <w:pPr>
        <w:tabs>
          <w:tab w:val="left" w:pos="6420"/>
        </w:tabs>
        <w:spacing w:line="360" w:lineRule="auto"/>
        <w:ind w:firstLine="709"/>
        <w:jc w:val="center"/>
        <w:rPr>
          <w:del w:id="2773" w:author="Microsoft Office User" w:date="2025-07-28T12:26:00Z"/>
          <w:b/>
          <w:sz w:val="28"/>
        </w:rPr>
        <w:pPrChange w:id="2774" w:author="Microsoft Office User" w:date="2025-07-28T12:26:00Z">
          <w:pPr>
            <w:spacing w:line="360" w:lineRule="auto"/>
            <w:jc w:val="center"/>
          </w:pPr>
        </w:pPrChange>
      </w:pPr>
    </w:p>
    <w:tbl>
      <w:tblPr>
        <w:tblW w:w="9629" w:type="dxa"/>
        <w:tblLook w:val="04A0" w:firstRow="1" w:lastRow="0" w:firstColumn="1" w:lastColumn="0" w:noHBand="0" w:noVBand="1"/>
      </w:tblPr>
      <w:tblGrid>
        <w:gridCol w:w="2400"/>
        <w:gridCol w:w="3686"/>
        <w:gridCol w:w="3543"/>
      </w:tblGrid>
      <w:tr w:rsidR="000730CD" w:rsidDel="00AE2A68" w14:paraId="1BD8EC79" w14:textId="0794897D" w:rsidTr="00003E7C">
        <w:trPr>
          <w:trHeight w:val="1380"/>
          <w:del w:id="2775" w:author="Microsoft Office User" w:date="2025-07-28T12:26:00Z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86D88C" w14:textId="5F4C133D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both"/>
              <w:rPr>
                <w:del w:id="2776" w:author="Microsoft Office User" w:date="2025-07-28T12:26:00Z"/>
                <w:b/>
                <w:bCs/>
                <w:color w:val="000000"/>
              </w:rPr>
              <w:pPrChange w:id="2777" w:author="Microsoft Office User" w:date="2025-07-28T12:26:00Z">
                <w:pPr>
                  <w:jc w:val="both"/>
                </w:pPr>
              </w:pPrChange>
            </w:pPr>
            <w:del w:id="2778" w:author="Microsoft Office User" w:date="2025-07-28T12:26:00Z">
              <w:r w:rsidDel="00AE2A68">
                <w:rPr>
                  <w:b/>
                  <w:bCs/>
                  <w:color w:val="000000"/>
                </w:rPr>
                <w:delText>Клуб</w:delText>
              </w:r>
            </w:del>
          </w:p>
        </w:tc>
        <w:tc>
          <w:tcPr>
            <w:tcW w:w="36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2E3C38" w14:textId="61884B43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both"/>
              <w:rPr>
                <w:del w:id="2779" w:author="Microsoft Office User" w:date="2025-07-28T12:26:00Z"/>
                <w:b/>
                <w:bCs/>
                <w:color w:val="000000"/>
              </w:rPr>
              <w:pPrChange w:id="2780" w:author="Microsoft Office User" w:date="2025-07-28T12:26:00Z">
                <w:pPr>
                  <w:jc w:val="both"/>
                </w:pPr>
              </w:pPrChange>
            </w:pPr>
            <w:del w:id="2781" w:author="Microsoft Office User" w:date="2025-07-28T12:26:00Z">
              <w:r w:rsidDel="00AE2A68">
                <w:rPr>
                  <w:b/>
                  <w:bCs/>
                  <w:color w:val="000000" w:themeColor="text1"/>
                </w:rPr>
                <w:delText>Уникальные пользователи</w:delText>
              </w:r>
            </w:del>
          </w:p>
        </w:tc>
        <w:tc>
          <w:tcPr>
            <w:tcW w:w="35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C8DD27" w14:textId="03C0694E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both"/>
              <w:rPr>
                <w:del w:id="2782" w:author="Microsoft Office User" w:date="2025-07-28T12:26:00Z"/>
                <w:b/>
                <w:bCs/>
                <w:color w:val="000000"/>
              </w:rPr>
              <w:pPrChange w:id="2783" w:author="Microsoft Office User" w:date="2025-07-28T12:26:00Z">
                <w:pPr>
                  <w:jc w:val="both"/>
                </w:pPr>
              </w:pPrChange>
            </w:pPr>
            <w:del w:id="2784" w:author="Microsoft Office User" w:date="2025-07-28T12:26:00Z">
              <w:r w:rsidDel="00AE2A68">
                <w:rPr>
                  <w:b/>
                  <w:bCs/>
                  <w:color w:val="000000"/>
                </w:rPr>
                <w:delText>Изменение</w:delText>
              </w:r>
            </w:del>
          </w:p>
        </w:tc>
      </w:tr>
      <w:tr w:rsidR="000730CD" w:rsidDel="00AE2A68" w14:paraId="34D6B39E" w14:textId="28193ACA" w:rsidTr="00003E7C">
        <w:trPr>
          <w:trHeight w:val="360"/>
          <w:del w:id="2785" w:author="Microsoft Office User" w:date="2025-07-28T12:26:00Z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F4A67C" w14:textId="761F4133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both"/>
              <w:rPr>
                <w:del w:id="2786" w:author="Microsoft Office User" w:date="2025-07-28T12:26:00Z"/>
                <w:color w:val="000000"/>
              </w:rPr>
              <w:pPrChange w:id="2787" w:author="Microsoft Office User" w:date="2025-07-28T12:26:00Z">
                <w:pPr>
                  <w:jc w:val="both"/>
                </w:pPr>
              </w:pPrChange>
            </w:pPr>
            <w:del w:id="2788" w:author="Microsoft Office User" w:date="2025-07-28T12:26:00Z">
              <w:r w:rsidDel="00AE2A68">
                <w:rPr>
                  <w:color w:val="000000"/>
                </w:rPr>
                <w:delText>Авангард</w:delText>
              </w:r>
            </w:del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A3DCA8" w14:textId="514B42E8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789" w:author="Microsoft Office User" w:date="2025-07-28T12:26:00Z"/>
                <w:color w:val="000000"/>
              </w:rPr>
              <w:pPrChange w:id="2790" w:author="Microsoft Office User" w:date="2025-07-28T12:26:00Z">
                <w:pPr>
                  <w:jc w:val="right"/>
                </w:pPr>
              </w:pPrChange>
            </w:pPr>
            <w:del w:id="2791" w:author="Microsoft Office User" w:date="2025-07-28T12:26:00Z">
              <w:r w:rsidDel="00AE2A68">
                <w:rPr>
                  <w:color w:val="000000"/>
                </w:rPr>
                <w:delText>4 465 393</w:delText>
              </w:r>
            </w:del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54EB60" w14:textId="2E30FAFB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792" w:author="Microsoft Office User" w:date="2025-07-28T12:26:00Z"/>
                <w:color w:val="000000"/>
              </w:rPr>
              <w:pPrChange w:id="2793" w:author="Microsoft Office User" w:date="2025-07-28T12:26:00Z">
                <w:pPr>
                  <w:jc w:val="right"/>
                </w:pPr>
              </w:pPrChange>
            </w:pPr>
            <w:del w:id="2794" w:author="Microsoft Office User" w:date="2025-07-28T12:26:00Z">
              <w:r w:rsidRPr="00AE2A68" w:rsidDel="00AE2A68">
                <w:rPr>
                  <w:color w:val="000000"/>
                  <w:rPrChange w:id="2795" w:author="Microsoft Office User" w:date="2025-07-28T12:26:00Z">
                    <w:rPr>
                      <w:color w:val="000000"/>
                      <w:lang w:val="en-US"/>
                    </w:rPr>
                  </w:rPrChange>
                </w:rPr>
                <w:delText>+</w:delText>
              </w:r>
              <w:r w:rsidDel="00AE2A68">
                <w:rPr>
                  <w:color w:val="000000"/>
                </w:rPr>
                <w:delText>22,42%</w:delText>
              </w:r>
            </w:del>
          </w:p>
        </w:tc>
      </w:tr>
      <w:tr w:rsidR="000730CD" w:rsidDel="00AE2A68" w14:paraId="58FC6EE2" w14:textId="4C187684" w:rsidTr="00003E7C">
        <w:trPr>
          <w:trHeight w:val="360"/>
          <w:del w:id="2796" w:author="Microsoft Office User" w:date="2025-07-28T12:26:00Z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B583E6" w14:textId="3DCFB95C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both"/>
              <w:rPr>
                <w:del w:id="2797" w:author="Microsoft Office User" w:date="2025-07-28T12:26:00Z"/>
                <w:color w:val="000000"/>
              </w:rPr>
              <w:pPrChange w:id="2798" w:author="Microsoft Office User" w:date="2025-07-28T12:26:00Z">
                <w:pPr>
                  <w:jc w:val="both"/>
                </w:pPr>
              </w:pPrChange>
            </w:pPr>
            <w:del w:id="2799" w:author="Microsoft Office User" w:date="2025-07-28T12:26:00Z">
              <w:r w:rsidDel="00AE2A68">
                <w:rPr>
                  <w:color w:val="000000"/>
                </w:rPr>
                <w:delText>Сибирь</w:delText>
              </w:r>
            </w:del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91DDAD" w14:textId="51BD5E5B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800" w:author="Microsoft Office User" w:date="2025-07-28T12:26:00Z"/>
                <w:color w:val="000000"/>
              </w:rPr>
              <w:pPrChange w:id="2801" w:author="Microsoft Office User" w:date="2025-07-28T12:26:00Z">
                <w:pPr>
                  <w:jc w:val="right"/>
                </w:pPr>
              </w:pPrChange>
            </w:pPr>
            <w:del w:id="2802" w:author="Microsoft Office User" w:date="2025-07-28T12:26:00Z">
              <w:r w:rsidDel="00AE2A68">
                <w:rPr>
                  <w:color w:val="000000"/>
                </w:rPr>
                <w:delText>4 119 258</w:delText>
              </w:r>
            </w:del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F22EDC" w14:textId="3B8A84E1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803" w:author="Microsoft Office User" w:date="2025-07-28T12:26:00Z"/>
                <w:color w:val="000000"/>
              </w:rPr>
              <w:pPrChange w:id="2804" w:author="Microsoft Office User" w:date="2025-07-28T12:26:00Z">
                <w:pPr>
                  <w:jc w:val="right"/>
                </w:pPr>
              </w:pPrChange>
            </w:pPr>
            <w:del w:id="2805" w:author="Microsoft Office User" w:date="2025-07-28T12:26:00Z">
              <w:r w:rsidRPr="00AE2A68" w:rsidDel="00AE2A68">
                <w:rPr>
                  <w:color w:val="000000"/>
                  <w:rPrChange w:id="2806" w:author="Microsoft Office User" w:date="2025-07-28T12:26:00Z">
                    <w:rPr>
                      <w:color w:val="000000"/>
                      <w:lang w:val="en-US"/>
                    </w:rPr>
                  </w:rPrChange>
                </w:rPr>
                <w:delText>+</w:delText>
              </w:r>
              <w:r w:rsidDel="00AE2A68">
                <w:rPr>
                  <w:color w:val="000000"/>
                </w:rPr>
                <w:delText>5,88%</w:delText>
              </w:r>
            </w:del>
          </w:p>
        </w:tc>
      </w:tr>
      <w:tr w:rsidR="000730CD" w:rsidDel="00AE2A68" w14:paraId="6A674B63" w14:textId="3C47D98C" w:rsidTr="00003E7C">
        <w:trPr>
          <w:trHeight w:val="360"/>
          <w:del w:id="2807" w:author="Microsoft Office User" w:date="2025-07-28T12:26:00Z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36C072" w14:textId="27D68E0E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both"/>
              <w:rPr>
                <w:del w:id="2808" w:author="Microsoft Office User" w:date="2025-07-28T12:26:00Z"/>
                <w:color w:val="000000"/>
              </w:rPr>
              <w:pPrChange w:id="2809" w:author="Microsoft Office User" w:date="2025-07-28T12:26:00Z">
                <w:pPr>
                  <w:jc w:val="both"/>
                </w:pPr>
              </w:pPrChange>
            </w:pPr>
            <w:del w:id="2810" w:author="Microsoft Office User" w:date="2025-07-28T12:26:00Z">
              <w:r w:rsidDel="00AE2A68">
                <w:rPr>
                  <w:color w:val="000000"/>
                </w:rPr>
                <w:delText>Ак Барс</w:delText>
              </w:r>
            </w:del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81C848" w14:textId="464ECF5C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811" w:author="Microsoft Office User" w:date="2025-07-28T12:26:00Z"/>
                <w:color w:val="000000"/>
              </w:rPr>
              <w:pPrChange w:id="2812" w:author="Microsoft Office User" w:date="2025-07-28T12:26:00Z">
                <w:pPr>
                  <w:jc w:val="right"/>
                </w:pPr>
              </w:pPrChange>
            </w:pPr>
            <w:del w:id="2813" w:author="Microsoft Office User" w:date="2025-07-28T12:26:00Z">
              <w:r w:rsidDel="00AE2A68">
                <w:rPr>
                  <w:color w:val="000000"/>
                </w:rPr>
                <w:delText>3 755 775</w:delText>
              </w:r>
            </w:del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ED3718" w14:textId="1469DCC9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814" w:author="Microsoft Office User" w:date="2025-07-28T12:26:00Z"/>
                <w:color w:val="000000"/>
              </w:rPr>
              <w:pPrChange w:id="2815" w:author="Microsoft Office User" w:date="2025-07-28T12:26:00Z">
                <w:pPr>
                  <w:jc w:val="right"/>
                </w:pPr>
              </w:pPrChange>
            </w:pPr>
            <w:del w:id="2816" w:author="Microsoft Office User" w:date="2025-07-28T12:26:00Z">
              <w:r w:rsidRPr="00AE2A68" w:rsidDel="00AE2A68">
                <w:rPr>
                  <w:color w:val="000000"/>
                  <w:rPrChange w:id="2817" w:author="Microsoft Office User" w:date="2025-07-28T12:26:00Z">
                    <w:rPr>
                      <w:color w:val="000000"/>
                      <w:lang w:val="en-US"/>
                    </w:rPr>
                  </w:rPrChange>
                </w:rPr>
                <w:delText>+</w:delText>
              </w:r>
              <w:r w:rsidDel="00AE2A68">
                <w:rPr>
                  <w:color w:val="000000"/>
                </w:rPr>
                <w:delText>10,37%</w:delText>
              </w:r>
            </w:del>
          </w:p>
        </w:tc>
      </w:tr>
      <w:tr w:rsidR="000730CD" w:rsidDel="00AE2A68" w14:paraId="2EB9A92F" w14:textId="560BC74F" w:rsidTr="00003E7C">
        <w:trPr>
          <w:trHeight w:val="360"/>
          <w:del w:id="2818" w:author="Microsoft Office User" w:date="2025-07-28T12:26:00Z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C41399" w14:textId="3ED9341E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both"/>
              <w:rPr>
                <w:del w:id="2819" w:author="Microsoft Office User" w:date="2025-07-28T12:26:00Z"/>
                <w:color w:val="000000"/>
              </w:rPr>
              <w:pPrChange w:id="2820" w:author="Microsoft Office User" w:date="2025-07-28T12:26:00Z">
                <w:pPr>
                  <w:jc w:val="both"/>
                </w:pPr>
              </w:pPrChange>
            </w:pPr>
            <w:del w:id="2821" w:author="Microsoft Office User" w:date="2025-07-28T12:26:00Z">
              <w:r w:rsidDel="00AE2A68">
                <w:rPr>
                  <w:color w:val="000000"/>
                </w:rPr>
                <w:delText>Торпедо</w:delText>
              </w:r>
            </w:del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308702" w14:textId="04BBA198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822" w:author="Microsoft Office User" w:date="2025-07-28T12:26:00Z"/>
                <w:color w:val="000000"/>
              </w:rPr>
              <w:pPrChange w:id="2823" w:author="Microsoft Office User" w:date="2025-07-28T12:26:00Z">
                <w:pPr>
                  <w:jc w:val="right"/>
                </w:pPr>
              </w:pPrChange>
            </w:pPr>
            <w:del w:id="2824" w:author="Microsoft Office User" w:date="2025-07-28T12:26:00Z">
              <w:r w:rsidDel="00AE2A68">
                <w:rPr>
                  <w:color w:val="000000"/>
                </w:rPr>
                <w:delText>3 698 921</w:delText>
              </w:r>
            </w:del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B83AEE" w14:textId="5F36D810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825" w:author="Microsoft Office User" w:date="2025-07-28T12:26:00Z"/>
                <w:color w:val="000000"/>
              </w:rPr>
              <w:pPrChange w:id="2826" w:author="Microsoft Office User" w:date="2025-07-28T12:26:00Z">
                <w:pPr>
                  <w:jc w:val="right"/>
                </w:pPr>
              </w:pPrChange>
            </w:pPr>
            <w:del w:id="2827" w:author="Microsoft Office User" w:date="2025-07-28T12:26:00Z">
              <w:r w:rsidRPr="00AE2A68" w:rsidDel="00AE2A68">
                <w:rPr>
                  <w:color w:val="000000"/>
                  <w:rPrChange w:id="2828" w:author="Microsoft Office User" w:date="2025-07-28T12:26:00Z">
                    <w:rPr>
                      <w:color w:val="000000"/>
                      <w:lang w:val="en-US"/>
                    </w:rPr>
                  </w:rPrChange>
                </w:rPr>
                <w:delText>+</w:delText>
              </w:r>
              <w:r w:rsidDel="00AE2A68">
                <w:rPr>
                  <w:color w:val="000000"/>
                </w:rPr>
                <w:delText>24,66%</w:delText>
              </w:r>
            </w:del>
          </w:p>
        </w:tc>
      </w:tr>
      <w:tr w:rsidR="000730CD" w:rsidDel="00AE2A68" w14:paraId="1FC4FF8D" w14:textId="528E11F5" w:rsidTr="00003E7C">
        <w:trPr>
          <w:trHeight w:val="360"/>
          <w:del w:id="2829" w:author="Microsoft Office User" w:date="2025-07-28T12:26:00Z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9C390E" w14:textId="5BB37D24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both"/>
              <w:rPr>
                <w:del w:id="2830" w:author="Microsoft Office User" w:date="2025-07-28T12:26:00Z"/>
                <w:color w:val="000000"/>
              </w:rPr>
              <w:pPrChange w:id="2831" w:author="Microsoft Office User" w:date="2025-07-28T12:26:00Z">
                <w:pPr>
                  <w:jc w:val="both"/>
                </w:pPr>
              </w:pPrChange>
            </w:pPr>
            <w:del w:id="2832" w:author="Microsoft Office User" w:date="2025-07-28T12:26:00Z">
              <w:r w:rsidDel="00AE2A68">
                <w:rPr>
                  <w:color w:val="000000"/>
                </w:rPr>
                <w:delText>Трактор</w:delText>
              </w:r>
            </w:del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45A4C7" w14:textId="70794328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833" w:author="Microsoft Office User" w:date="2025-07-28T12:26:00Z"/>
                <w:color w:val="000000"/>
              </w:rPr>
              <w:pPrChange w:id="2834" w:author="Microsoft Office User" w:date="2025-07-28T12:26:00Z">
                <w:pPr>
                  <w:jc w:val="right"/>
                </w:pPr>
              </w:pPrChange>
            </w:pPr>
            <w:del w:id="2835" w:author="Microsoft Office User" w:date="2025-07-28T12:26:00Z">
              <w:r w:rsidDel="00AE2A68">
                <w:rPr>
                  <w:color w:val="000000"/>
                </w:rPr>
                <w:delText>2 951 033</w:delText>
              </w:r>
            </w:del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CF4633" w14:textId="60E1D3FA" w:rsidR="000730CD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836" w:author="Microsoft Office User" w:date="2025-07-28T12:26:00Z"/>
                <w:color w:val="000000"/>
              </w:rPr>
              <w:pPrChange w:id="2837" w:author="Microsoft Office User" w:date="2025-07-28T12:26:00Z">
                <w:pPr>
                  <w:jc w:val="right"/>
                </w:pPr>
              </w:pPrChange>
            </w:pPr>
            <w:del w:id="2838" w:author="Microsoft Office User" w:date="2025-07-28T12:26:00Z">
              <w:r w:rsidRPr="00AE2A68" w:rsidDel="00AE2A68">
                <w:rPr>
                  <w:color w:val="000000"/>
                  <w:rPrChange w:id="2839" w:author="Microsoft Office User" w:date="2025-07-28T12:26:00Z">
                    <w:rPr>
                      <w:color w:val="000000"/>
                      <w:lang w:val="en-US"/>
                    </w:rPr>
                  </w:rPrChange>
                </w:rPr>
                <w:delText>+</w:delText>
              </w:r>
              <w:r w:rsidDel="00AE2A68">
                <w:rPr>
                  <w:color w:val="000000"/>
                </w:rPr>
                <w:delText>129,63%</w:delText>
              </w:r>
            </w:del>
          </w:p>
        </w:tc>
      </w:tr>
    </w:tbl>
    <w:p w14:paraId="638C82C9" w14:textId="2F53D2AD" w:rsidR="000730CD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2840" w:author="Microsoft Office User" w:date="2025-07-28T12:26:00Z"/>
          <w:b/>
          <w:sz w:val="28"/>
        </w:rPr>
        <w:pPrChange w:id="2841" w:author="Microsoft Office User" w:date="2025-07-28T12:26:00Z">
          <w:pPr>
            <w:spacing w:line="360" w:lineRule="auto"/>
            <w:ind w:firstLine="709"/>
            <w:jc w:val="both"/>
          </w:pPr>
        </w:pPrChange>
      </w:pPr>
    </w:p>
    <w:p w14:paraId="20824C90" w14:textId="267ED920" w:rsidR="000730CD" w:rsidRPr="006B03CA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2842" w:author="Microsoft Office User" w:date="2025-07-28T12:26:00Z"/>
          <w:sz w:val="28"/>
          <w:shd w:val="clear" w:color="auto" w:fill="FFFFFF"/>
        </w:rPr>
        <w:pPrChange w:id="2843" w:author="Microsoft Office User" w:date="2025-07-28T12:26:00Z">
          <w:pPr>
            <w:spacing w:line="360" w:lineRule="auto"/>
            <w:ind w:firstLine="709"/>
            <w:jc w:val="both"/>
          </w:pPr>
        </w:pPrChange>
      </w:pPr>
      <w:del w:id="2844" w:author="Microsoft Office User" w:date="2025-07-28T12:26:00Z">
        <w:r w:rsidDel="00AE2A68">
          <w:rPr>
            <w:bCs/>
            <w:sz w:val="28"/>
          </w:rPr>
          <w:delText>В сезоне 2023/2024 лидером по количеству сессий стал ХК «Авангард». Клубу удалось</w:delText>
        </w:r>
        <w:r w:rsidDel="00AE2A68">
          <w:rPr>
            <w:sz w:val="28"/>
            <w:shd w:val="clear" w:color="auto" w:fill="FFFFFF"/>
          </w:rPr>
          <w:delText xml:space="preserve"> добиться значительного роста количества сессий на 22.42</w:delText>
        </w:r>
        <w:r w:rsidRPr="00DF2719" w:rsidDel="00AE2A68">
          <w:rPr>
            <w:sz w:val="28"/>
            <w:shd w:val="clear" w:color="auto" w:fill="FFFFFF"/>
          </w:rPr>
          <w:delText>%</w:delText>
        </w:r>
        <w:r w:rsidDel="00AE2A68">
          <w:rPr>
            <w:sz w:val="28"/>
            <w:shd w:val="clear" w:color="auto" w:fill="FFFFFF"/>
          </w:rPr>
          <w:delText xml:space="preserve">. Стоит отметить, что этому способствовала не только лояльность болельщиков и успехи команды, но и грамотная работа по привлечению трафика на сайт. </w:delText>
        </w:r>
        <w:r w:rsidRPr="00DF2719" w:rsidDel="00AE2A68">
          <w:rPr>
            <w:sz w:val="28"/>
            <w:shd w:val="clear" w:color="auto" w:fill="FFFFFF"/>
          </w:rPr>
          <w:delText xml:space="preserve">В течение сезона </w:delText>
        </w:r>
        <w:r w:rsidDel="00AE2A68">
          <w:rPr>
            <w:sz w:val="28"/>
            <w:shd w:val="clear" w:color="auto" w:fill="FFFFFF"/>
          </w:rPr>
          <w:delText xml:space="preserve">клуб активно отправлял рассылки по базе болельщиков и запускал рекламные кампании в социальных сетях и Я.Директ. </w:delText>
        </w:r>
      </w:del>
    </w:p>
    <w:p w14:paraId="7A16C81A" w14:textId="7861E7BD" w:rsidR="000730CD" w:rsidRPr="003F2C4F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2845" w:author="Microsoft Office User" w:date="2025-07-28T12:26:00Z"/>
          <w:b/>
          <w:sz w:val="28"/>
        </w:rPr>
        <w:pPrChange w:id="2846" w:author="Microsoft Office User" w:date="2025-07-28T12:26:00Z">
          <w:pPr>
            <w:spacing w:line="360" w:lineRule="auto"/>
            <w:ind w:firstLine="709"/>
            <w:jc w:val="both"/>
          </w:pPr>
        </w:pPrChange>
      </w:pPr>
      <w:del w:id="2847" w:author="Microsoft Office User" w:date="2025-07-28T12:26:00Z">
        <w:r w:rsidRPr="003F2C4F" w:rsidDel="00AE2A68">
          <w:rPr>
            <w:b/>
            <w:sz w:val="28"/>
          </w:rPr>
          <w:delText xml:space="preserve">Демографические данные аудитории </w:delText>
        </w:r>
        <w:r w:rsidDel="00AE2A68">
          <w:rPr>
            <w:b/>
            <w:sz w:val="28"/>
          </w:rPr>
          <w:delText>К</w:delText>
        </w:r>
        <w:r w:rsidRPr="003F2C4F" w:rsidDel="00AE2A68">
          <w:rPr>
            <w:b/>
            <w:sz w:val="28"/>
          </w:rPr>
          <w:delText>лубов в сезоне 202</w:delText>
        </w:r>
        <w:r w:rsidDel="00AE2A68">
          <w:rPr>
            <w:b/>
            <w:sz w:val="28"/>
          </w:rPr>
          <w:delText>3</w:delText>
        </w:r>
        <w:r w:rsidRPr="003F2C4F" w:rsidDel="00AE2A68">
          <w:rPr>
            <w:b/>
            <w:sz w:val="28"/>
          </w:rPr>
          <w:delText>/202</w:delText>
        </w:r>
        <w:r w:rsidDel="00AE2A68">
          <w:rPr>
            <w:b/>
            <w:sz w:val="28"/>
          </w:rPr>
          <w:delText>4</w:delText>
        </w:r>
      </w:del>
    </w:p>
    <w:p w14:paraId="57078F72" w14:textId="5F044714" w:rsidR="000730CD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2848" w:author="Microsoft Office User" w:date="2025-07-28T12:26:00Z"/>
          <w:sz w:val="28"/>
          <w:szCs w:val="28"/>
        </w:rPr>
        <w:pPrChange w:id="2849" w:author="Microsoft Office User" w:date="2025-07-28T12:26:00Z">
          <w:pPr>
            <w:spacing w:line="360" w:lineRule="auto"/>
            <w:ind w:firstLine="709"/>
            <w:jc w:val="both"/>
          </w:pPr>
        </w:pPrChange>
      </w:pPr>
    </w:p>
    <w:tbl>
      <w:tblPr>
        <w:tblW w:w="9629" w:type="dxa"/>
        <w:tblLook w:val="04A0" w:firstRow="1" w:lastRow="0" w:firstColumn="1" w:lastColumn="0" w:noHBand="0" w:noVBand="1"/>
      </w:tblPr>
      <w:tblGrid>
        <w:gridCol w:w="1310"/>
        <w:gridCol w:w="1591"/>
        <w:gridCol w:w="1304"/>
        <w:gridCol w:w="1355"/>
        <w:gridCol w:w="1309"/>
        <w:gridCol w:w="1232"/>
        <w:gridCol w:w="1528"/>
      </w:tblGrid>
      <w:tr w:rsidR="000730CD" w:rsidRPr="00003E7C" w:rsidDel="00AE2A68" w14:paraId="46DB23ED" w14:textId="06289D59" w:rsidTr="00A909B1">
        <w:trPr>
          <w:trHeight w:val="320"/>
          <w:del w:id="2850" w:author="Microsoft Office User" w:date="2025-07-28T12:26:00Z"/>
        </w:trPr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6E7F2" w14:textId="0692E8B1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center"/>
              <w:rPr>
                <w:del w:id="2851" w:author="Microsoft Office User" w:date="2025-07-28T12:26:00Z"/>
                <w:b/>
                <w:bCs/>
                <w:sz w:val="22"/>
                <w:szCs w:val="22"/>
              </w:rPr>
              <w:pPrChange w:id="2852" w:author="Microsoft Office User" w:date="2025-07-28T12:26:00Z">
                <w:pPr>
                  <w:jc w:val="center"/>
                </w:pPr>
              </w:pPrChange>
            </w:pPr>
            <w:del w:id="2853" w:author="Microsoft Office User" w:date="2025-07-28T12:26:00Z">
              <w:r w:rsidRPr="00003E7C" w:rsidDel="00AE2A68">
                <w:rPr>
                  <w:b/>
                  <w:bCs/>
                  <w:sz w:val="22"/>
                  <w:szCs w:val="22"/>
                </w:rPr>
                <w:delText>Возраст</w:delText>
              </w:r>
            </w:del>
          </w:p>
        </w:tc>
        <w:tc>
          <w:tcPr>
            <w:tcW w:w="1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D1F76" w14:textId="7FAED5E9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center"/>
              <w:rPr>
                <w:del w:id="2854" w:author="Microsoft Office User" w:date="2025-07-28T12:26:00Z"/>
                <w:b/>
                <w:bCs/>
                <w:sz w:val="22"/>
                <w:szCs w:val="22"/>
              </w:rPr>
              <w:pPrChange w:id="2855" w:author="Microsoft Office User" w:date="2025-07-28T12:26:00Z">
                <w:pPr>
                  <w:jc w:val="center"/>
                </w:pPr>
              </w:pPrChange>
            </w:pPr>
            <w:del w:id="2856" w:author="Microsoft Office User" w:date="2025-07-28T12:26:00Z">
              <w:r w:rsidRPr="00003E7C" w:rsidDel="00AE2A68">
                <w:rPr>
                  <w:b/>
                  <w:bCs/>
                  <w:sz w:val="22"/>
                  <w:szCs w:val="22"/>
                </w:rPr>
                <w:delText>Посетители</w:delText>
              </w:r>
            </w:del>
          </w:p>
        </w:tc>
        <w:tc>
          <w:tcPr>
            <w:tcW w:w="1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C9E9A" w14:textId="59167BB6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center"/>
              <w:rPr>
                <w:del w:id="2857" w:author="Microsoft Office User" w:date="2025-07-28T12:26:00Z"/>
                <w:b/>
                <w:bCs/>
                <w:sz w:val="22"/>
                <w:szCs w:val="22"/>
              </w:rPr>
              <w:pPrChange w:id="2858" w:author="Microsoft Office User" w:date="2025-07-28T12:26:00Z">
                <w:pPr>
                  <w:jc w:val="center"/>
                </w:pPr>
              </w:pPrChange>
            </w:pPr>
            <w:del w:id="2859" w:author="Microsoft Office User" w:date="2025-07-28T12:26:00Z">
              <w:r w:rsidRPr="00003E7C" w:rsidDel="00AE2A68">
                <w:rPr>
                  <w:b/>
                  <w:bCs/>
                  <w:sz w:val="22"/>
                  <w:szCs w:val="22"/>
                </w:rPr>
                <w:delText>Отказы</w:delText>
              </w:r>
            </w:del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D3E48" w14:textId="41C83127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center"/>
              <w:rPr>
                <w:del w:id="2860" w:author="Microsoft Office User" w:date="2025-07-28T12:26:00Z"/>
                <w:b/>
                <w:bCs/>
                <w:sz w:val="22"/>
                <w:szCs w:val="22"/>
              </w:rPr>
              <w:pPrChange w:id="2861" w:author="Microsoft Office User" w:date="2025-07-28T12:26:00Z">
                <w:pPr>
                  <w:jc w:val="center"/>
                </w:pPr>
              </w:pPrChange>
            </w:pPr>
            <w:del w:id="2862" w:author="Microsoft Office User" w:date="2025-07-28T12:26:00Z">
              <w:r w:rsidRPr="00003E7C" w:rsidDel="00AE2A68">
                <w:rPr>
                  <w:b/>
                  <w:bCs/>
                  <w:sz w:val="22"/>
                  <w:szCs w:val="22"/>
                </w:rPr>
                <w:delText>Глубина просмотра</w:delText>
              </w:r>
            </w:del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B33D0" w14:textId="39A1F5C3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center"/>
              <w:rPr>
                <w:del w:id="2863" w:author="Microsoft Office User" w:date="2025-07-28T12:26:00Z"/>
                <w:b/>
                <w:bCs/>
                <w:sz w:val="22"/>
                <w:szCs w:val="22"/>
              </w:rPr>
              <w:pPrChange w:id="2864" w:author="Microsoft Office User" w:date="2025-07-28T12:26:00Z">
                <w:pPr>
                  <w:jc w:val="center"/>
                </w:pPr>
              </w:pPrChange>
            </w:pPr>
            <w:del w:id="2865" w:author="Microsoft Office User" w:date="2025-07-28T12:26:00Z">
              <w:r w:rsidRPr="00003E7C" w:rsidDel="00AE2A68">
                <w:rPr>
                  <w:b/>
                  <w:bCs/>
                  <w:sz w:val="22"/>
                  <w:szCs w:val="22"/>
                </w:rPr>
                <w:delText>Время на сайте</w:delText>
              </w:r>
            </w:del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F7C85" w14:textId="513D78E3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center"/>
              <w:rPr>
                <w:del w:id="2866" w:author="Microsoft Office User" w:date="2025-07-28T12:26:00Z"/>
                <w:b/>
                <w:bCs/>
                <w:sz w:val="22"/>
                <w:szCs w:val="22"/>
              </w:rPr>
              <w:pPrChange w:id="2867" w:author="Microsoft Office User" w:date="2025-07-28T12:26:00Z">
                <w:pPr>
                  <w:jc w:val="center"/>
                </w:pPr>
              </w:pPrChange>
            </w:pPr>
            <w:del w:id="2868" w:author="Microsoft Office User" w:date="2025-07-28T12:26:00Z">
              <w:r w:rsidRPr="00003E7C" w:rsidDel="00AE2A68">
                <w:rPr>
                  <w:b/>
                  <w:bCs/>
                  <w:sz w:val="22"/>
                  <w:szCs w:val="22"/>
                </w:rPr>
                <w:delText>Доля</w:delText>
              </w:r>
            </w:del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8B881" w14:textId="25108770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center"/>
              <w:rPr>
                <w:del w:id="2869" w:author="Microsoft Office User" w:date="2025-07-28T12:26:00Z"/>
                <w:b/>
                <w:bCs/>
                <w:sz w:val="22"/>
                <w:szCs w:val="22"/>
              </w:rPr>
              <w:pPrChange w:id="2870" w:author="Microsoft Office User" w:date="2025-07-28T12:26:00Z">
                <w:pPr>
                  <w:jc w:val="center"/>
                </w:pPr>
              </w:pPrChange>
            </w:pPr>
            <w:del w:id="2871" w:author="Microsoft Office User" w:date="2025-07-28T12:26:00Z">
              <w:r w:rsidRPr="00003E7C" w:rsidDel="00AE2A68">
                <w:rPr>
                  <w:b/>
                  <w:bCs/>
                  <w:sz w:val="22"/>
                  <w:szCs w:val="22"/>
                </w:rPr>
                <w:delText>Изменение</w:delText>
              </w:r>
            </w:del>
          </w:p>
        </w:tc>
      </w:tr>
      <w:tr w:rsidR="000730CD" w:rsidRPr="00003E7C" w:rsidDel="00AE2A68" w14:paraId="549B9DB4" w14:textId="774C2818" w:rsidTr="00A909B1">
        <w:trPr>
          <w:trHeight w:val="320"/>
          <w:del w:id="2872" w:author="Microsoft Office User" w:date="2025-07-28T12:26:00Z"/>
        </w:trPr>
        <w:tc>
          <w:tcPr>
            <w:tcW w:w="1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E06B3" w14:textId="43311E7D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2873" w:author="Microsoft Office User" w:date="2025-07-28T12:26:00Z"/>
                <w:color w:val="000000"/>
                <w:sz w:val="22"/>
                <w:szCs w:val="22"/>
              </w:rPr>
              <w:pPrChange w:id="2874" w:author="Microsoft Office User" w:date="2025-07-28T12:26:00Z">
                <w:pPr/>
              </w:pPrChange>
            </w:pPr>
            <w:del w:id="2875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младше 18 лет</w:delText>
              </w:r>
            </w:del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3E56F" w14:textId="0A059337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876" w:author="Microsoft Office User" w:date="2025-07-28T12:26:00Z"/>
                <w:color w:val="000000"/>
                <w:sz w:val="22"/>
                <w:szCs w:val="22"/>
              </w:rPr>
              <w:pPrChange w:id="2877" w:author="Microsoft Office User" w:date="2025-07-28T12:26:00Z">
                <w:pPr>
                  <w:jc w:val="right"/>
                </w:pPr>
              </w:pPrChange>
            </w:pPr>
            <w:del w:id="2878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337847</w:delText>
              </w:r>
            </w:del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59616" w14:textId="346A8911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879" w:author="Microsoft Office User" w:date="2025-07-28T12:26:00Z"/>
                <w:color w:val="000000"/>
                <w:sz w:val="22"/>
                <w:szCs w:val="22"/>
              </w:rPr>
              <w:pPrChange w:id="2880" w:author="Microsoft Office User" w:date="2025-07-28T12:26:00Z">
                <w:pPr>
                  <w:jc w:val="right"/>
                </w:pPr>
              </w:pPrChange>
            </w:pPr>
            <w:del w:id="2881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15,96%</w:delText>
              </w:r>
            </w:del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B9DC3" w14:textId="3E96E9FF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882" w:author="Microsoft Office User" w:date="2025-07-28T12:26:00Z"/>
                <w:color w:val="000000"/>
                <w:sz w:val="22"/>
                <w:szCs w:val="22"/>
              </w:rPr>
              <w:pPrChange w:id="2883" w:author="Microsoft Office User" w:date="2025-07-28T12:26:00Z">
                <w:pPr>
                  <w:jc w:val="right"/>
                </w:pPr>
              </w:pPrChange>
            </w:pPr>
            <w:del w:id="2884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2,90</w:delText>
              </w:r>
            </w:del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01E86" w14:textId="75E162C0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885" w:author="Microsoft Office User" w:date="2025-07-28T12:26:00Z"/>
                <w:color w:val="000000"/>
                <w:sz w:val="22"/>
                <w:szCs w:val="22"/>
              </w:rPr>
              <w:pPrChange w:id="2886" w:author="Microsoft Office User" w:date="2025-07-28T12:26:00Z">
                <w:pPr>
                  <w:jc w:val="right"/>
                </w:pPr>
              </w:pPrChange>
            </w:pPr>
            <w:del w:id="2887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00:02:32</w:delText>
              </w:r>
            </w:del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FEEF8" w14:textId="3AAA4AE4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888" w:author="Microsoft Office User" w:date="2025-07-28T12:26:00Z"/>
                <w:color w:val="000000"/>
                <w:sz w:val="22"/>
                <w:szCs w:val="22"/>
              </w:rPr>
              <w:pPrChange w:id="2889" w:author="Microsoft Office User" w:date="2025-07-28T12:26:00Z">
                <w:pPr>
                  <w:jc w:val="right"/>
                </w:pPr>
              </w:pPrChange>
            </w:pPr>
            <w:del w:id="2890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4,31%</w:delText>
              </w:r>
            </w:del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F7656" w14:textId="76034A74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891" w:author="Microsoft Office User" w:date="2025-07-28T12:26:00Z"/>
                <w:color w:val="000000"/>
                <w:sz w:val="22"/>
                <w:szCs w:val="22"/>
              </w:rPr>
              <w:pPrChange w:id="2892" w:author="Microsoft Office User" w:date="2025-07-28T12:26:00Z">
                <w:pPr>
                  <w:jc w:val="right"/>
                </w:pPr>
              </w:pPrChange>
            </w:pPr>
            <w:del w:id="2893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-1,71%</w:delText>
              </w:r>
            </w:del>
          </w:p>
        </w:tc>
      </w:tr>
      <w:tr w:rsidR="000730CD" w:rsidRPr="00003E7C" w:rsidDel="00AE2A68" w14:paraId="38C16FA2" w14:textId="51E22CC3" w:rsidTr="00A909B1">
        <w:trPr>
          <w:trHeight w:val="320"/>
          <w:del w:id="2894" w:author="Microsoft Office User" w:date="2025-07-28T12:26:00Z"/>
        </w:trPr>
        <w:tc>
          <w:tcPr>
            <w:tcW w:w="1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DE1C6" w14:textId="1F26FD02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2895" w:author="Microsoft Office User" w:date="2025-07-28T12:26:00Z"/>
                <w:color w:val="000000"/>
                <w:sz w:val="22"/>
                <w:szCs w:val="22"/>
              </w:rPr>
              <w:pPrChange w:id="2896" w:author="Microsoft Office User" w:date="2025-07-28T12:26:00Z">
                <w:pPr/>
              </w:pPrChange>
            </w:pPr>
            <w:del w:id="2897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18</w:delText>
              </w:r>
              <w:r w:rsidRPr="00003E7C" w:rsidDel="00AE2A68">
                <w:rPr>
                  <w:color w:val="000000"/>
                  <w:sz w:val="22"/>
                  <w:szCs w:val="22"/>
                </w:rPr>
                <w:noBreakHyphen/>
                <w:delText>24 года</w:delText>
              </w:r>
            </w:del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B4B89" w14:textId="5E1962BA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898" w:author="Microsoft Office User" w:date="2025-07-28T12:26:00Z"/>
                <w:color w:val="000000"/>
                <w:sz w:val="22"/>
                <w:szCs w:val="22"/>
              </w:rPr>
              <w:pPrChange w:id="2899" w:author="Microsoft Office User" w:date="2025-07-28T12:26:00Z">
                <w:pPr>
                  <w:jc w:val="right"/>
                </w:pPr>
              </w:pPrChange>
            </w:pPr>
            <w:del w:id="2900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846521</w:delText>
              </w:r>
            </w:del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DA21B" w14:textId="416397CB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901" w:author="Microsoft Office User" w:date="2025-07-28T12:26:00Z"/>
                <w:color w:val="000000"/>
                <w:sz w:val="22"/>
                <w:szCs w:val="22"/>
              </w:rPr>
              <w:pPrChange w:id="2902" w:author="Microsoft Office User" w:date="2025-07-28T12:26:00Z">
                <w:pPr>
                  <w:jc w:val="right"/>
                </w:pPr>
              </w:pPrChange>
            </w:pPr>
            <w:del w:id="2903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14,97%</w:delText>
              </w:r>
            </w:del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0CFC2" w14:textId="69A9AFFC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904" w:author="Microsoft Office User" w:date="2025-07-28T12:26:00Z"/>
                <w:color w:val="000000"/>
                <w:sz w:val="22"/>
                <w:szCs w:val="22"/>
              </w:rPr>
              <w:pPrChange w:id="2905" w:author="Microsoft Office User" w:date="2025-07-28T12:26:00Z">
                <w:pPr>
                  <w:jc w:val="right"/>
                </w:pPr>
              </w:pPrChange>
            </w:pPr>
            <w:del w:id="2906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3,40</w:delText>
              </w:r>
            </w:del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F192D" w14:textId="5181465D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907" w:author="Microsoft Office User" w:date="2025-07-28T12:26:00Z"/>
                <w:color w:val="000000"/>
                <w:sz w:val="22"/>
                <w:szCs w:val="22"/>
              </w:rPr>
              <w:pPrChange w:id="2908" w:author="Microsoft Office User" w:date="2025-07-28T12:26:00Z">
                <w:pPr>
                  <w:jc w:val="right"/>
                </w:pPr>
              </w:pPrChange>
            </w:pPr>
            <w:del w:id="2909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00:02:57</w:delText>
              </w:r>
            </w:del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582B3" w14:textId="173CE2CA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910" w:author="Microsoft Office User" w:date="2025-07-28T12:26:00Z"/>
                <w:color w:val="000000"/>
                <w:sz w:val="22"/>
                <w:szCs w:val="22"/>
              </w:rPr>
              <w:pPrChange w:id="2911" w:author="Microsoft Office User" w:date="2025-07-28T12:26:00Z">
                <w:pPr>
                  <w:jc w:val="right"/>
                </w:pPr>
              </w:pPrChange>
            </w:pPr>
            <w:del w:id="2912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10,79%</w:delText>
              </w:r>
            </w:del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4056F" w14:textId="2E0A0803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913" w:author="Microsoft Office User" w:date="2025-07-28T12:26:00Z"/>
                <w:color w:val="000000"/>
                <w:sz w:val="22"/>
                <w:szCs w:val="22"/>
              </w:rPr>
              <w:pPrChange w:id="2914" w:author="Microsoft Office User" w:date="2025-07-28T12:26:00Z">
                <w:pPr>
                  <w:jc w:val="right"/>
                </w:pPr>
              </w:pPrChange>
            </w:pPr>
            <w:del w:id="2915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-0,19%</w:delText>
              </w:r>
            </w:del>
          </w:p>
        </w:tc>
      </w:tr>
      <w:tr w:rsidR="000730CD" w:rsidRPr="00003E7C" w:rsidDel="00AE2A68" w14:paraId="451AD993" w14:textId="71319BCF" w:rsidTr="00A909B1">
        <w:trPr>
          <w:trHeight w:val="320"/>
          <w:del w:id="2916" w:author="Microsoft Office User" w:date="2025-07-28T12:26:00Z"/>
        </w:trPr>
        <w:tc>
          <w:tcPr>
            <w:tcW w:w="1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45A83" w14:textId="511ABBA8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2917" w:author="Microsoft Office User" w:date="2025-07-28T12:26:00Z"/>
                <w:color w:val="000000"/>
                <w:sz w:val="22"/>
                <w:szCs w:val="22"/>
              </w:rPr>
              <w:pPrChange w:id="2918" w:author="Microsoft Office User" w:date="2025-07-28T12:26:00Z">
                <w:pPr/>
              </w:pPrChange>
            </w:pPr>
            <w:del w:id="2919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25</w:delText>
              </w:r>
              <w:r w:rsidRPr="00003E7C" w:rsidDel="00AE2A68">
                <w:rPr>
                  <w:color w:val="000000"/>
                  <w:sz w:val="22"/>
                  <w:szCs w:val="22"/>
                </w:rPr>
                <w:noBreakHyphen/>
                <w:delText>34 года</w:delText>
              </w:r>
            </w:del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14A6E" w14:textId="0F9193C9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920" w:author="Microsoft Office User" w:date="2025-07-28T12:26:00Z"/>
                <w:color w:val="000000"/>
                <w:sz w:val="22"/>
                <w:szCs w:val="22"/>
              </w:rPr>
              <w:pPrChange w:id="2921" w:author="Microsoft Office User" w:date="2025-07-28T12:26:00Z">
                <w:pPr>
                  <w:jc w:val="right"/>
                </w:pPr>
              </w:pPrChange>
            </w:pPr>
            <w:del w:id="2922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2315226</w:delText>
              </w:r>
            </w:del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114BB" w14:textId="35BBC2A7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923" w:author="Microsoft Office User" w:date="2025-07-28T12:26:00Z"/>
                <w:color w:val="000000"/>
                <w:sz w:val="22"/>
                <w:szCs w:val="22"/>
              </w:rPr>
              <w:pPrChange w:id="2924" w:author="Microsoft Office User" w:date="2025-07-28T12:26:00Z">
                <w:pPr>
                  <w:jc w:val="right"/>
                </w:pPr>
              </w:pPrChange>
            </w:pPr>
            <w:del w:id="2925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15,32%</w:delText>
              </w:r>
            </w:del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541AB" w14:textId="23270625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926" w:author="Microsoft Office User" w:date="2025-07-28T12:26:00Z"/>
                <w:color w:val="000000"/>
                <w:sz w:val="22"/>
                <w:szCs w:val="22"/>
              </w:rPr>
              <w:pPrChange w:id="2927" w:author="Microsoft Office User" w:date="2025-07-28T12:26:00Z">
                <w:pPr>
                  <w:jc w:val="right"/>
                </w:pPr>
              </w:pPrChange>
            </w:pPr>
            <w:del w:id="2928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3,05</w:delText>
              </w:r>
            </w:del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520FF" w14:textId="0921C488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929" w:author="Microsoft Office User" w:date="2025-07-28T12:26:00Z"/>
                <w:color w:val="000000"/>
                <w:sz w:val="22"/>
                <w:szCs w:val="22"/>
              </w:rPr>
              <w:pPrChange w:id="2930" w:author="Microsoft Office User" w:date="2025-07-28T12:26:00Z">
                <w:pPr>
                  <w:jc w:val="right"/>
                </w:pPr>
              </w:pPrChange>
            </w:pPr>
            <w:del w:id="2931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00:02:50</w:delText>
              </w:r>
            </w:del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FDBB5" w14:textId="31D83501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932" w:author="Microsoft Office User" w:date="2025-07-28T12:26:00Z"/>
                <w:color w:val="000000"/>
                <w:sz w:val="22"/>
                <w:szCs w:val="22"/>
              </w:rPr>
              <w:pPrChange w:id="2933" w:author="Microsoft Office User" w:date="2025-07-28T12:26:00Z">
                <w:pPr>
                  <w:jc w:val="right"/>
                </w:pPr>
              </w:pPrChange>
            </w:pPr>
            <w:del w:id="2934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29,50%</w:delText>
              </w:r>
            </w:del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C9F5F" w14:textId="25776A31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935" w:author="Microsoft Office User" w:date="2025-07-28T12:26:00Z"/>
                <w:color w:val="000000"/>
                <w:sz w:val="22"/>
                <w:szCs w:val="22"/>
              </w:rPr>
              <w:pPrChange w:id="2936" w:author="Microsoft Office User" w:date="2025-07-28T12:26:00Z">
                <w:pPr>
                  <w:jc w:val="right"/>
                </w:pPr>
              </w:pPrChange>
            </w:pPr>
            <w:del w:id="2937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+1,40%</w:delText>
              </w:r>
            </w:del>
          </w:p>
        </w:tc>
      </w:tr>
      <w:tr w:rsidR="000730CD" w:rsidRPr="00003E7C" w:rsidDel="00AE2A68" w14:paraId="4AB2176B" w14:textId="04C73B4F" w:rsidTr="00A909B1">
        <w:trPr>
          <w:trHeight w:val="320"/>
          <w:del w:id="2938" w:author="Microsoft Office User" w:date="2025-07-28T12:26:00Z"/>
        </w:trPr>
        <w:tc>
          <w:tcPr>
            <w:tcW w:w="1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9C2FB" w14:textId="275F2369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2939" w:author="Microsoft Office User" w:date="2025-07-28T12:26:00Z"/>
                <w:color w:val="000000"/>
                <w:sz w:val="22"/>
                <w:szCs w:val="22"/>
              </w:rPr>
              <w:pPrChange w:id="2940" w:author="Microsoft Office User" w:date="2025-07-28T12:26:00Z">
                <w:pPr/>
              </w:pPrChange>
            </w:pPr>
            <w:del w:id="2941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35</w:delText>
              </w:r>
              <w:r w:rsidRPr="00003E7C" w:rsidDel="00AE2A68">
                <w:rPr>
                  <w:color w:val="000000"/>
                  <w:sz w:val="22"/>
                  <w:szCs w:val="22"/>
                </w:rPr>
                <w:noBreakHyphen/>
                <w:delText>44 года</w:delText>
              </w:r>
            </w:del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9E436" w14:textId="73E36C3F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942" w:author="Microsoft Office User" w:date="2025-07-28T12:26:00Z"/>
                <w:color w:val="000000"/>
                <w:sz w:val="22"/>
                <w:szCs w:val="22"/>
              </w:rPr>
              <w:pPrChange w:id="2943" w:author="Microsoft Office User" w:date="2025-07-28T12:26:00Z">
                <w:pPr>
                  <w:jc w:val="right"/>
                </w:pPr>
              </w:pPrChange>
            </w:pPr>
            <w:del w:id="2944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1985530</w:delText>
              </w:r>
            </w:del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4BAF8" w14:textId="3C102225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945" w:author="Microsoft Office User" w:date="2025-07-28T12:26:00Z"/>
                <w:color w:val="000000"/>
                <w:sz w:val="22"/>
                <w:szCs w:val="22"/>
              </w:rPr>
              <w:pPrChange w:id="2946" w:author="Microsoft Office User" w:date="2025-07-28T12:26:00Z">
                <w:pPr>
                  <w:jc w:val="right"/>
                </w:pPr>
              </w:pPrChange>
            </w:pPr>
            <w:del w:id="2947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14,11%</w:delText>
              </w:r>
            </w:del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57D48" w14:textId="1A808ABB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948" w:author="Microsoft Office User" w:date="2025-07-28T12:26:00Z"/>
                <w:color w:val="000000"/>
                <w:sz w:val="22"/>
                <w:szCs w:val="22"/>
              </w:rPr>
              <w:pPrChange w:id="2949" w:author="Microsoft Office User" w:date="2025-07-28T12:26:00Z">
                <w:pPr>
                  <w:jc w:val="right"/>
                </w:pPr>
              </w:pPrChange>
            </w:pPr>
            <w:del w:id="2950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3,21</w:delText>
              </w:r>
            </w:del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40E0A" w14:textId="2E6E655A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951" w:author="Microsoft Office User" w:date="2025-07-28T12:26:00Z"/>
                <w:color w:val="000000"/>
                <w:sz w:val="22"/>
                <w:szCs w:val="22"/>
              </w:rPr>
              <w:pPrChange w:id="2952" w:author="Microsoft Office User" w:date="2025-07-28T12:26:00Z">
                <w:pPr>
                  <w:jc w:val="right"/>
                </w:pPr>
              </w:pPrChange>
            </w:pPr>
            <w:del w:id="2953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00:02:45</w:delText>
              </w:r>
            </w:del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BA27F" w14:textId="2D27DF45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954" w:author="Microsoft Office User" w:date="2025-07-28T12:26:00Z"/>
                <w:color w:val="000000"/>
                <w:sz w:val="22"/>
                <w:szCs w:val="22"/>
              </w:rPr>
              <w:pPrChange w:id="2955" w:author="Microsoft Office User" w:date="2025-07-28T12:26:00Z">
                <w:pPr>
                  <w:jc w:val="right"/>
                </w:pPr>
              </w:pPrChange>
            </w:pPr>
            <w:del w:id="2956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25,30%</w:delText>
              </w:r>
            </w:del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5CE8F" w14:textId="26E6F163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957" w:author="Microsoft Office User" w:date="2025-07-28T12:26:00Z"/>
                <w:color w:val="000000"/>
                <w:sz w:val="22"/>
                <w:szCs w:val="22"/>
              </w:rPr>
              <w:pPrChange w:id="2958" w:author="Microsoft Office User" w:date="2025-07-28T12:26:00Z">
                <w:pPr>
                  <w:jc w:val="right"/>
                </w:pPr>
              </w:pPrChange>
            </w:pPr>
            <w:del w:id="2959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-0,20%</w:delText>
              </w:r>
            </w:del>
          </w:p>
        </w:tc>
      </w:tr>
      <w:tr w:rsidR="000730CD" w:rsidRPr="00003E7C" w:rsidDel="00AE2A68" w14:paraId="6B93A3A5" w14:textId="650DD286" w:rsidTr="00A909B1">
        <w:trPr>
          <w:trHeight w:val="320"/>
          <w:del w:id="2960" w:author="Microsoft Office User" w:date="2025-07-28T12:26:00Z"/>
        </w:trPr>
        <w:tc>
          <w:tcPr>
            <w:tcW w:w="1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94B0C" w14:textId="74591ACD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2961" w:author="Microsoft Office User" w:date="2025-07-28T12:26:00Z"/>
                <w:color w:val="000000"/>
                <w:sz w:val="22"/>
                <w:szCs w:val="22"/>
              </w:rPr>
              <w:pPrChange w:id="2962" w:author="Microsoft Office User" w:date="2025-07-28T12:26:00Z">
                <w:pPr/>
              </w:pPrChange>
            </w:pPr>
            <w:del w:id="2963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45-54 года</w:delText>
              </w:r>
            </w:del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0E9C6" w14:textId="7CA3017F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964" w:author="Microsoft Office User" w:date="2025-07-28T12:26:00Z"/>
                <w:color w:val="000000"/>
                <w:sz w:val="22"/>
                <w:szCs w:val="22"/>
              </w:rPr>
              <w:pPrChange w:id="2965" w:author="Microsoft Office User" w:date="2025-07-28T12:26:00Z">
                <w:pPr>
                  <w:jc w:val="right"/>
                </w:pPr>
              </w:pPrChange>
            </w:pPr>
            <w:del w:id="2966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1373270</w:delText>
              </w:r>
            </w:del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4FF4F" w14:textId="2616556D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967" w:author="Microsoft Office User" w:date="2025-07-28T12:26:00Z"/>
                <w:color w:val="000000"/>
                <w:sz w:val="22"/>
                <w:szCs w:val="22"/>
              </w:rPr>
              <w:pPrChange w:id="2968" w:author="Microsoft Office User" w:date="2025-07-28T12:26:00Z">
                <w:pPr>
                  <w:jc w:val="right"/>
                </w:pPr>
              </w:pPrChange>
            </w:pPr>
            <w:del w:id="2969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12,36%</w:delText>
              </w:r>
            </w:del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36440" w14:textId="158EB1CF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970" w:author="Microsoft Office User" w:date="2025-07-28T12:26:00Z"/>
                <w:color w:val="000000"/>
                <w:sz w:val="22"/>
                <w:szCs w:val="22"/>
              </w:rPr>
              <w:pPrChange w:id="2971" w:author="Microsoft Office User" w:date="2025-07-28T12:26:00Z">
                <w:pPr>
                  <w:jc w:val="right"/>
                </w:pPr>
              </w:pPrChange>
            </w:pPr>
            <w:del w:id="2972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2,68</w:delText>
              </w:r>
            </w:del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9A9F7" w14:textId="4AA17FF2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973" w:author="Microsoft Office User" w:date="2025-07-28T12:26:00Z"/>
                <w:color w:val="000000"/>
                <w:sz w:val="22"/>
                <w:szCs w:val="22"/>
              </w:rPr>
              <w:pPrChange w:id="2974" w:author="Microsoft Office User" w:date="2025-07-28T12:26:00Z">
                <w:pPr>
                  <w:jc w:val="right"/>
                </w:pPr>
              </w:pPrChange>
            </w:pPr>
            <w:del w:id="2975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00:02:38</w:delText>
              </w:r>
            </w:del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A43D8" w14:textId="58BFB63A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976" w:author="Microsoft Office User" w:date="2025-07-28T12:26:00Z"/>
                <w:color w:val="000000"/>
                <w:sz w:val="22"/>
                <w:szCs w:val="22"/>
              </w:rPr>
              <w:pPrChange w:id="2977" w:author="Microsoft Office User" w:date="2025-07-28T12:26:00Z">
                <w:pPr>
                  <w:jc w:val="right"/>
                </w:pPr>
              </w:pPrChange>
            </w:pPr>
            <w:del w:id="2978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17,50%</w:delText>
              </w:r>
            </w:del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98A83" w14:textId="280F110C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979" w:author="Microsoft Office User" w:date="2025-07-28T12:26:00Z"/>
                <w:color w:val="000000"/>
                <w:sz w:val="22"/>
                <w:szCs w:val="22"/>
              </w:rPr>
              <w:pPrChange w:id="2980" w:author="Microsoft Office User" w:date="2025-07-28T12:26:00Z">
                <w:pPr>
                  <w:jc w:val="right"/>
                </w:pPr>
              </w:pPrChange>
            </w:pPr>
            <w:del w:id="2981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+0,05%</w:delText>
              </w:r>
            </w:del>
          </w:p>
        </w:tc>
      </w:tr>
      <w:tr w:rsidR="000730CD" w:rsidRPr="00003E7C" w:rsidDel="00AE2A68" w14:paraId="1126D7FB" w14:textId="456BA157" w:rsidTr="00A909B1">
        <w:trPr>
          <w:trHeight w:val="320"/>
          <w:del w:id="2982" w:author="Microsoft Office User" w:date="2025-07-28T12:26:00Z"/>
        </w:trPr>
        <w:tc>
          <w:tcPr>
            <w:tcW w:w="1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9EBE7" w14:textId="142F4DE7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2983" w:author="Microsoft Office User" w:date="2025-07-28T12:26:00Z"/>
                <w:color w:val="000000"/>
                <w:sz w:val="22"/>
                <w:szCs w:val="22"/>
              </w:rPr>
              <w:pPrChange w:id="2984" w:author="Microsoft Office User" w:date="2025-07-28T12:26:00Z">
                <w:pPr/>
              </w:pPrChange>
            </w:pPr>
            <w:del w:id="2985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55 лет и старше</w:delText>
              </w:r>
            </w:del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BB33E" w14:textId="3CCFAE04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986" w:author="Microsoft Office User" w:date="2025-07-28T12:26:00Z"/>
                <w:color w:val="000000"/>
                <w:sz w:val="22"/>
                <w:szCs w:val="22"/>
              </w:rPr>
              <w:pPrChange w:id="2987" w:author="Microsoft Office User" w:date="2025-07-28T12:26:00Z">
                <w:pPr>
                  <w:jc w:val="right"/>
                </w:pPr>
              </w:pPrChange>
            </w:pPr>
            <w:del w:id="2988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988851</w:delText>
              </w:r>
            </w:del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81F73" w14:textId="4F901694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989" w:author="Microsoft Office User" w:date="2025-07-28T12:26:00Z"/>
                <w:color w:val="000000"/>
                <w:sz w:val="22"/>
                <w:szCs w:val="22"/>
              </w:rPr>
              <w:pPrChange w:id="2990" w:author="Microsoft Office User" w:date="2025-07-28T12:26:00Z">
                <w:pPr>
                  <w:jc w:val="right"/>
                </w:pPr>
              </w:pPrChange>
            </w:pPr>
            <w:del w:id="2991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12,23%</w:delText>
              </w:r>
            </w:del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B5506" w14:textId="6AFF2BB9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992" w:author="Microsoft Office User" w:date="2025-07-28T12:26:00Z"/>
                <w:color w:val="000000"/>
                <w:sz w:val="22"/>
                <w:szCs w:val="22"/>
              </w:rPr>
              <w:pPrChange w:id="2993" w:author="Microsoft Office User" w:date="2025-07-28T12:26:00Z">
                <w:pPr>
                  <w:jc w:val="right"/>
                </w:pPr>
              </w:pPrChange>
            </w:pPr>
            <w:del w:id="2994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2,37</w:delText>
              </w:r>
            </w:del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97D47" w14:textId="7A0EB895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995" w:author="Microsoft Office User" w:date="2025-07-28T12:26:00Z"/>
                <w:color w:val="000000"/>
                <w:sz w:val="22"/>
                <w:szCs w:val="22"/>
              </w:rPr>
              <w:pPrChange w:id="2996" w:author="Microsoft Office User" w:date="2025-07-28T12:26:00Z">
                <w:pPr>
                  <w:jc w:val="right"/>
                </w:pPr>
              </w:pPrChange>
            </w:pPr>
            <w:del w:id="2997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00:02:23</w:delText>
              </w:r>
            </w:del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7EC2C" w14:textId="32689835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2998" w:author="Microsoft Office User" w:date="2025-07-28T12:26:00Z"/>
                <w:color w:val="000000"/>
                <w:sz w:val="22"/>
                <w:szCs w:val="22"/>
              </w:rPr>
              <w:pPrChange w:id="2999" w:author="Microsoft Office User" w:date="2025-07-28T12:26:00Z">
                <w:pPr>
                  <w:jc w:val="right"/>
                </w:pPr>
              </w:pPrChange>
            </w:pPr>
            <w:del w:id="3000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12,60%</w:delText>
              </w:r>
            </w:del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C5CF4" w14:textId="3C09220A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3001" w:author="Microsoft Office User" w:date="2025-07-28T12:26:00Z"/>
                <w:color w:val="000000"/>
                <w:sz w:val="22"/>
                <w:szCs w:val="22"/>
              </w:rPr>
              <w:pPrChange w:id="3002" w:author="Microsoft Office User" w:date="2025-07-28T12:26:00Z">
                <w:pPr>
                  <w:jc w:val="right"/>
                </w:pPr>
              </w:pPrChange>
            </w:pPr>
            <w:del w:id="3003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+0,65%</w:delText>
              </w:r>
            </w:del>
          </w:p>
        </w:tc>
      </w:tr>
    </w:tbl>
    <w:p w14:paraId="1A387BC6" w14:textId="4D1959ED" w:rsidR="000730CD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3004" w:author="Microsoft Office User" w:date="2025-07-28T12:26:00Z"/>
          <w:sz w:val="28"/>
          <w:szCs w:val="28"/>
        </w:rPr>
        <w:pPrChange w:id="3005" w:author="Microsoft Office User" w:date="2025-07-28T12:26:00Z">
          <w:pPr>
            <w:spacing w:line="360" w:lineRule="auto"/>
            <w:jc w:val="both"/>
          </w:pPr>
        </w:pPrChange>
      </w:pPr>
    </w:p>
    <w:p w14:paraId="03F10844" w14:textId="6AC13E7E" w:rsidR="000730CD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3006" w:author="Microsoft Office User" w:date="2025-07-28T12:26:00Z"/>
          <w:sz w:val="28"/>
          <w:szCs w:val="28"/>
        </w:rPr>
        <w:pPrChange w:id="3007" w:author="Microsoft Office User" w:date="2025-07-28T12:26:00Z">
          <w:pPr>
            <w:spacing w:line="360" w:lineRule="auto"/>
            <w:ind w:firstLine="709"/>
            <w:jc w:val="both"/>
          </w:pPr>
        </w:pPrChange>
      </w:pPr>
      <w:del w:id="3008" w:author="Microsoft Office User" w:date="2025-07-28T12:26:00Z">
        <w:r w:rsidDel="00AE2A68">
          <w:rPr>
            <w:sz w:val="28"/>
            <w:szCs w:val="28"/>
          </w:rPr>
          <w:delText>В</w:delText>
        </w:r>
        <w:r w:rsidRPr="00B14AE5" w:rsidDel="00AE2A68">
          <w:rPr>
            <w:sz w:val="28"/>
            <w:szCs w:val="28"/>
          </w:rPr>
          <w:delText xml:space="preserve"> сезоне 2023/2024 произошел рост числа </w:delText>
        </w:r>
        <w:r w:rsidDel="00AE2A68">
          <w:rPr>
            <w:sz w:val="28"/>
            <w:szCs w:val="28"/>
          </w:rPr>
          <w:delText>пользователей</w:delText>
        </w:r>
        <w:r w:rsidRPr="00B14AE5" w:rsidDel="00AE2A68">
          <w:rPr>
            <w:sz w:val="28"/>
            <w:szCs w:val="28"/>
          </w:rPr>
          <w:delText xml:space="preserve"> во всех возрастных группах</w:delText>
        </w:r>
        <w:r w:rsidDel="00AE2A68">
          <w:rPr>
            <w:sz w:val="28"/>
            <w:szCs w:val="28"/>
          </w:rPr>
          <w:delText>. Однако,</w:delText>
        </w:r>
        <w:r w:rsidRPr="00B14AE5" w:rsidDel="00AE2A68">
          <w:rPr>
            <w:sz w:val="28"/>
            <w:szCs w:val="28"/>
          </w:rPr>
          <w:delText xml:space="preserve"> </w:delText>
        </w:r>
        <w:r w:rsidDel="00AE2A68">
          <w:rPr>
            <w:sz w:val="28"/>
            <w:szCs w:val="28"/>
          </w:rPr>
          <w:delText>н</w:delText>
        </w:r>
        <w:r w:rsidRPr="00B14AE5" w:rsidDel="00AE2A68">
          <w:rPr>
            <w:sz w:val="28"/>
            <w:szCs w:val="28"/>
          </w:rPr>
          <w:delText xml:space="preserve">есмотря на увеличение абсолютного числа </w:delText>
        </w:r>
        <w:r w:rsidDel="00AE2A68">
          <w:rPr>
            <w:sz w:val="28"/>
            <w:szCs w:val="28"/>
          </w:rPr>
          <w:delText>пользователей</w:delText>
        </w:r>
        <w:r w:rsidRPr="00B14AE5" w:rsidDel="00AE2A68">
          <w:rPr>
            <w:sz w:val="28"/>
            <w:szCs w:val="28"/>
          </w:rPr>
          <w:delText>, доли возрастных групп</w:delText>
        </w:r>
        <w:r w:rsidDel="00AE2A68">
          <w:rPr>
            <w:sz w:val="28"/>
            <w:szCs w:val="28"/>
          </w:rPr>
          <w:delText xml:space="preserve"> сильно не изменились</w:delText>
        </w:r>
        <w:r w:rsidRPr="00B14AE5" w:rsidDel="00AE2A68">
          <w:rPr>
            <w:sz w:val="28"/>
            <w:szCs w:val="28"/>
          </w:rPr>
          <w:delText xml:space="preserve">. </w:delText>
        </w:r>
        <w:r w:rsidRPr="00EE1174" w:rsidDel="00AE2A68">
          <w:rPr>
            <w:sz w:val="28"/>
            <w:szCs w:val="28"/>
          </w:rPr>
          <w:delText>Возрастная группа 25-34 года продемонстрировала значительный рост, увеличившись с 1</w:delText>
        </w:r>
        <w:r w:rsidDel="00AE2A68">
          <w:rPr>
            <w:sz w:val="28"/>
            <w:szCs w:val="28"/>
          </w:rPr>
          <w:delText> </w:delText>
        </w:r>
        <w:r w:rsidRPr="00EE1174" w:rsidDel="00AE2A68">
          <w:rPr>
            <w:sz w:val="28"/>
            <w:szCs w:val="28"/>
          </w:rPr>
          <w:delText>418</w:delText>
        </w:r>
        <w:r w:rsidDel="00AE2A68">
          <w:rPr>
            <w:sz w:val="28"/>
            <w:szCs w:val="28"/>
          </w:rPr>
          <w:delText xml:space="preserve"> </w:delText>
        </w:r>
        <w:r w:rsidRPr="00EE1174" w:rsidDel="00AE2A68">
          <w:rPr>
            <w:sz w:val="28"/>
            <w:szCs w:val="28"/>
          </w:rPr>
          <w:delText>258 до 2</w:delText>
        </w:r>
        <w:r w:rsidDel="00AE2A68">
          <w:rPr>
            <w:sz w:val="28"/>
            <w:szCs w:val="28"/>
          </w:rPr>
          <w:delText> </w:delText>
        </w:r>
        <w:r w:rsidRPr="00EE1174" w:rsidDel="00AE2A68">
          <w:rPr>
            <w:sz w:val="28"/>
            <w:szCs w:val="28"/>
          </w:rPr>
          <w:delText>315</w:delText>
        </w:r>
        <w:r w:rsidDel="00AE2A68">
          <w:rPr>
            <w:sz w:val="28"/>
            <w:szCs w:val="28"/>
          </w:rPr>
          <w:delText xml:space="preserve"> </w:delText>
        </w:r>
        <w:r w:rsidRPr="00EE1174" w:rsidDel="00AE2A68">
          <w:rPr>
            <w:sz w:val="28"/>
            <w:szCs w:val="28"/>
          </w:rPr>
          <w:delText xml:space="preserve">226 </w:delText>
        </w:r>
        <w:r w:rsidDel="00AE2A68">
          <w:rPr>
            <w:sz w:val="28"/>
            <w:szCs w:val="28"/>
          </w:rPr>
          <w:delText>пользователей</w:delText>
        </w:r>
        <w:r w:rsidRPr="00EE1174" w:rsidDel="00AE2A68">
          <w:rPr>
            <w:sz w:val="28"/>
            <w:szCs w:val="28"/>
          </w:rPr>
          <w:delText xml:space="preserve">, что составляет прирост </w:delText>
        </w:r>
        <w:r w:rsidDel="00AE2A68">
          <w:rPr>
            <w:sz w:val="28"/>
            <w:szCs w:val="28"/>
          </w:rPr>
          <w:delText xml:space="preserve">доли </w:delText>
        </w:r>
        <w:r w:rsidRPr="00EE1174" w:rsidDel="00AE2A68">
          <w:rPr>
            <w:sz w:val="28"/>
            <w:szCs w:val="28"/>
          </w:rPr>
          <w:delText xml:space="preserve">на 1.40% в общей аудитории. </w:delText>
        </w:r>
      </w:del>
    </w:p>
    <w:p w14:paraId="50D6C80F" w14:textId="2EAFA2E7" w:rsidR="000730CD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3009" w:author="Microsoft Office User" w:date="2025-07-28T12:26:00Z"/>
          <w:sz w:val="28"/>
          <w:szCs w:val="28"/>
        </w:rPr>
        <w:pPrChange w:id="3010" w:author="Microsoft Office User" w:date="2025-07-28T12:26:00Z">
          <w:pPr>
            <w:spacing w:line="360" w:lineRule="auto"/>
            <w:ind w:firstLine="709"/>
            <w:jc w:val="both"/>
          </w:pPr>
        </w:pPrChange>
      </w:pPr>
      <w:del w:id="3011" w:author="Microsoft Office User" w:date="2025-07-28T12:26:00Z">
        <w:r w:rsidRPr="00EE1174" w:rsidDel="00AE2A68">
          <w:rPr>
            <w:sz w:val="28"/>
            <w:szCs w:val="28"/>
          </w:rPr>
          <w:delText>Возрастная группа 55 лет и старше также показала значительный рост с 603</w:delText>
        </w:r>
        <w:r w:rsidDel="00AE2A68">
          <w:rPr>
            <w:sz w:val="28"/>
            <w:szCs w:val="28"/>
          </w:rPr>
          <w:delText xml:space="preserve"> </w:delText>
        </w:r>
        <w:r w:rsidRPr="00EE1174" w:rsidDel="00AE2A68">
          <w:rPr>
            <w:sz w:val="28"/>
            <w:szCs w:val="28"/>
          </w:rPr>
          <w:delText>168 до</w:delText>
        </w:r>
        <w:r w:rsidDel="00AE2A68">
          <w:rPr>
            <w:sz w:val="28"/>
            <w:szCs w:val="28"/>
          </w:rPr>
          <w:delText xml:space="preserve"> </w:delText>
        </w:r>
        <w:r w:rsidRPr="00EE1174" w:rsidDel="00AE2A68">
          <w:rPr>
            <w:sz w:val="28"/>
            <w:szCs w:val="28"/>
          </w:rPr>
          <w:delText>988</w:delText>
        </w:r>
        <w:r w:rsidDel="00AE2A68">
          <w:rPr>
            <w:sz w:val="28"/>
            <w:szCs w:val="28"/>
          </w:rPr>
          <w:delText xml:space="preserve"> </w:delText>
        </w:r>
        <w:r w:rsidRPr="00EE1174" w:rsidDel="00AE2A68">
          <w:rPr>
            <w:sz w:val="28"/>
            <w:szCs w:val="28"/>
          </w:rPr>
          <w:delText>851 посетителей, увеличив свою долю в общей аудитории на 0.65%.</w:delText>
        </w:r>
      </w:del>
    </w:p>
    <w:p w14:paraId="5AC5B97F" w14:textId="7765A9C8" w:rsidR="000730CD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3012" w:author="Microsoft Office User" w:date="2025-07-28T12:26:00Z"/>
          <w:sz w:val="28"/>
          <w:szCs w:val="28"/>
        </w:rPr>
        <w:pPrChange w:id="3013" w:author="Microsoft Office User" w:date="2025-07-28T12:26:00Z">
          <w:pPr>
            <w:spacing w:line="360" w:lineRule="auto"/>
            <w:ind w:firstLine="709"/>
            <w:jc w:val="both"/>
          </w:pPr>
        </w:pPrChange>
      </w:pPr>
      <w:del w:id="3014" w:author="Microsoft Office User" w:date="2025-07-28T12:26:00Z">
        <w:r w:rsidRPr="00EE1174" w:rsidDel="00AE2A68">
          <w:rPr>
            <w:sz w:val="28"/>
            <w:szCs w:val="28"/>
          </w:rPr>
          <w:delText xml:space="preserve">В то же время, доли возрастных групп младше 18 лет и 18-24 года </w:delText>
        </w:r>
        <w:r w:rsidDel="00AE2A68">
          <w:rPr>
            <w:sz w:val="28"/>
            <w:szCs w:val="28"/>
          </w:rPr>
          <w:delText xml:space="preserve">незначительно </w:delText>
        </w:r>
        <w:r w:rsidRPr="00EE1174" w:rsidDel="00AE2A68">
          <w:rPr>
            <w:sz w:val="28"/>
            <w:szCs w:val="28"/>
          </w:rPr>
          <w:delText>снизились. В группе младше 18 лет количество посетителей увеличилось с 303</w:delText>
        </w:r>
        <w:r w:rsidDel="00AE2A68">
          <w:rPr>
            <w:sz w:val="28"/>
            <w:szCs w:val="28"/>
          </w:rPr>
          <w:delText xml:space="preserve"> </w:delText>
        </w:r>
        <w:r w:rsidRPr="00EE1174" w:rsidDel="00AE2A68">
          <w:rPr>
            <w:sz w:val="28"/>
            <w:szCs w:val="28"/>
          </w:rPr>
          <w:delText>820 до 337</w:delText>
        </w:r>
        <w:r w:rsidDel="00AE2A68">
          <w:rPr>
            <w:sz w:val="28"/>
            <w:szCs w:val="28"/>
          </w:rPr>
          <w:delText xml:space="preserve"> </w:delText>
        </w:r>
        <w:r w:rsidRPr="00EE1174" w:rsidDel="00AE2A68">
          <w:rPr>
            <w:sz w:val="28"/>
            <w:szCs w:val="28"/>
          </w:rPr>
          <w:delText>847, но их доля в общей аудитории снизилась на 1.71%, а процент отказов увеличился до 15.96%. В группе 18-24 года количество посетителей в</w:delText>
        </w:r>
        <w:r w:rsidDel="00AE2A68">
          <w:rPr>
            <w:sz w:val="28"/>
            <w:szCs w:val="28"/>
          </w:rPr>
          <w:delText>ыросло</w:delText>
        </w:r>
        <w:r w:rsidRPr="00EE1174" w:rsidDel="00AE2A68">
          <w:rPr>
            <w:sz w:val="28"/>
            <w:szCs w:val="28"/>
          </w:rPr>
          <w:delText xml:space="preserve"> с 553</w:delText>
        </w:r>
        <w:r w:rsidDel="00AE2A68">
          <w:rPr>
            <w:sz w:val="28"/>
            <w:szCs w:val="28"/>
          </w:rPr>
          <w:delText xml:space="preserve"> </w:delText>
        </w:r>
        <w:r w:rsidRPr="00EE1174" w:rsidDel="00AE2A68">
          <w:rPr>
            <w:sz w:val="28"/>
            <w:szCs w:val="28"/>
          </w:rPr>
          <w:delText>775 до 846</w:delText>
        </w:r>
        <w:r w:rsidDel="00AE2A68">
          <w:rPr>
            <w:sz w:val="28"/>
            <w:szCs w:val="28"/>
          </w:rPr>
          <w:delText xml:space="preserve"> </w:delText>
        </w:r>
        <w:r w:rsidRPr="00EE1174" w:rsidDel="00AE2A68">
          <w:rPr>
            <w:sz w:val="28"/>
            <w:szCs w:val="28"/>
          </w:rPr>
          <w:delText>521, но доля уменьшилась на 0.19%, несмотря на снижение процента отказов до 14.97% и увеличение глубины просмотра до 3.40 страниц.</w:delText>
        </w:r>
        <w:r w:rsidDel="00AE2A68">
          <w:rPr>
            <w:sz w:val="28"/>
            <w:szCs w:val="28"/>
          </w:rPr>
          <w:delText xml:space="preserve"> </w:delText>
        </w:r>
      </w:del>
    </w:p>
    <w:p w14:paraId="6E6A1301" w14:textId="1DA7F545" w:rsidR="000730CD" w:rsidRPr="00333FFA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3015" w:author="Microsoft Office User" w:date="2025-07-28T12:26:00Z"/>
          <w:sz w:val="28"/>
          <w:szCs w:val="28"/>
        </w:rPr>
        <w:pPrChange w:id="3016" w:author="Microsoft Office User" w:date="2025-07-28T12:26:00Z">
          <w:pPr>
            <w:spacing w:line="360" w:lineRule="auto"/>
            <w:ind w:firstLine="709"/>
            <w:jc w:val="both"/>
          </w:pPr>
        </w:pPrChange>
      </w:pPr>
      <w:del w:id="3017" w:author="Microsoft Office User" w:date="2025-07-28T12:26:00Z">
        <w:r w:rsidRPr="00EE1174" w:rsidDel="00AE2A68">
          <w:rPr>
            <w:sz w:val="28"/>
            <w:szCs w:val="28"/>
          </w:rPr>
          <w:delText xml:space="preserve">В целом, анализ данных показывает, что </w:delText>
        </w:r>
        <w:r w:rsidDel="00AE2A68">
          <w:rPr>
            <w:sz w:val="28"/>
            <w:szCs w:val="28"/>
          </w:rPr>
          <w:delText>существует незначительные тренд на уменьшение доли молодежной аудитории (</w:delText>
        </w:r>
        <w:r w:rsidRPr="00EE1174" w:rsidDel="00AE2A68">
          <w:rPr>
            <w:sz w:val="28"/>
            <w:szCs w:val="28"/>
          </w:rPr>
          <w:delText>18 лет и 18-24 года</w:delText>
        </w:r>
        <w:r w:rsidDel="00AE2A68">
          <w:rPr>
            <w:sz w:val="28"/>
            <w:szCs w:val="28"/>
          </w:rPr>
          <w:delText xml:space="preserve">) и рост доли более старшей категории пользователей (45-54 и </w:delText>
        </w:r>
        <w:r w:rsidRPr="00EE1174" w:rsidDel="00AE2A68">
          <w:rPr>
            <w:sz w:val="28"/>
            <w:szCs w:val="28"/>
          </w:rPr>
          <w:delText>55 лет и старше</w:delText>
        </w:r>
        <w:r w:rsidDel="00AE2A68">
          <w:rPr>
            <w:sz w:val="28"/>
            <w:szCs w:val="28"/>
          </w:rPr>
          <w:delText xml:space="preserve">). Подобная ситуация наблюдается и на интернет-сайтах Лиги. </w:delText>
        </w:r>
      </w:del>
    </w:p>
    <w:p w14:paraId="7667ED58" w14:textId="4F790A31" w:rsidR="000730CD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3018" w:author="Microsoft Office User" w:date="2025-07-28T12:26:00Z"/>
          <w:b/>
          <w:sz w:val="28"/>
          <w:szCs w:val="28"/>
        </w:rPr>
        <w:pPrChange w:id="3019" w:author="Microsoft Office User" w:date="2025-07-28T12:26:00Z">
          <w:pPr>
            <w:jc w:val="both"/>
          </w:pPr>
        </w:pPrChange>
      </w:pPr>
    </w:p>
    <w:p w14:paraId="018B9C3E" w14:textId="2C25C9FB" w:rsidR="00003E7C" w:rsidDel="00AE2A68" w:rsidRDefault="00003E7C" w:rsidP="00AE2A68">
      <w:pPr>
        <w:tabs>
          <w:tab w:val="left" w:pos="6420"/>
        </w:tabs>
        <w:spacing w:line="360" w:lineRule="auto"/>
        <w:ind w:firstLine="709"/>
        <w:rPr>
          <w:del w:id="3020" w:author="Microsoft Office User" w:date="2025-07-28T12:26:00Z"/>
          <w:b/>
          <w:sz w:val="28"/>
          <w:szCs w:val="28"/>
        </w:rPr>
        <w:pPrChange w:id="3021" w:author="Microsoft Office User" w:date="2025-07-28T12:26:00Z">
          <w:pPr/>
        </w:pPrChange>
      </w:pPr>
      <w:del w:id="3022" w:author="Microsoft Office User" w:date="2025-07-28T12:26:00Z">
        <w:r w:rsidDel="00AE2A68">
          <w:rPr>
            <w:b/>
            <w:sz w:val="28"/>
            <w:szCs w:val="28"/>
          </w:rPr>
          <w:br w:type="page"/>
        </w:r>
      </w:del>
    </w:p>
    <w:p w14:paraId="0C093D09" w14:textId="7D5F6367" w:rsidR="000730CD" w:rsidDel="00AE2A68" w:rsidRDefault="000730CD" w:rsidP="00AE2A68">
      <w:pPr>
        <w:tabs>
          <w:tab w:val="left" w:pos="6420"/>
        </w:tabs>
        <w:spacing w:line="360" w:lineRule="auto"/>
        <w:ind w:firstLine="709"/>
        <w:jc w:val="center"/>
        <w:rPr>
          <w:del w:id="3023" w:author="Microsoft Office User" w:date="2025-07-28T12:26:00Z"/>
          <w:b/>
          <w:sz w:val="28"/>
          <w:szCs w:val="28"/>
        </w:rPr>
        <w:pPrChange w:id="3024" w:author="Microsoft Office User" w:date="2025-07-28T12:26:00Z">
          <w:pPr>
            <w:jc w:val="center"/>
          </w:pPr>
        </w:pPrChange>
      </w:pPr>
      <w:del w:id="3025" w:author="Microsoft Office User" w:date="2025-07-28T12:26:00Z">
        <w:r w:rsidRPr="003F2C4F" w:rsidDel="00AE2A68">
          <w:rPr>
            <w:b/>
            <w:sz w:val="28"/>
            <w:szCs w:val="28"/>
          </w:rPr>
          <w:delText>Распределение по полу</w:delText>
        </w:r>
      </w:del>
    </w:p>
    <w:p w14:paraId="4F6C5A01" w14:textId="4F756E43" w:rsidR="000730CD" w:rsidDel="00AE2A68" w:rsidRDefault="000730CD" w:rsidP="00AE2A68">
      <w:pPr>
        <w:tabs>
          <w:tab w:val="left" w:pos="3465"/>
          <w:tab w:val="left" w:pos="6420"/>
        </w:tabs>
        <w:spacing w:line="360" w:lineRule="auto"/>
        <w:ind w:firstLine="709"/>
        <w:jc w:val="both"/>
        <w:rPr>
          <w:del w:id="3026" w:author="Microsoft Office User" w:date="2025-07-28T12:26:00Z"/>
        </w:rPr>
        <w:pPrChange w:id="3027" w:author="Microsoft Office User" w:date="2025-07-28T12:26:00Z">
          <w:pPr>
            <w:tabs>
              <w:tab w:val="left" w:pos="3465"/>
            </w:tabs>
            <w:jc w:val="both"/>
          </w:pPr>
        </w:pPrChange>
      </w:pPr>
    </w:p>
    <w:tbl>
      <w:tblPr>
        <w:tblW w:w="9116" w:type="dxa"/>
        <w:tblLook w:val="04A0" w:firstRow="1" w:lastRow="0" w:firstColumn="1" w:lastColumn="0" w:noHBand="0" w:noVBand="1"/>
      </w:tblPr>
      <w:tblGrid>
        <w:gridCol w:w="1342"/>
        <w:gridCol w:w="1584"/>
        <w:gridCol w:w="1299"/>
        <w:gridCol w:w="1350"/>
        <w:gridCol w:w="1304"/>
        <w:gridCol w:w="1228"/>
        <w:gridCol w:w="1522"/>
      </w:tblGrid>
      <w:tr w:rsidR="000730CD" w:rsidRPr="00003E7C" w:rsidDel="00AE2A68" w14:paraId="58648B70" w14:textId="32FAFC07" w:rsidTr="00A909B1">
        <w:trPr>
          <w:trHeight w:val="320"/>
          <w:del w:id="3028" w:author="Microsoft Office User" w:date="2025-07-28T12:26:00Z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5B281" w14:textId="01779370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center"/>
              <w:rPr>
                <w:del w:id="3029" w:author="Microsoft Office User" w:date="2025-07-28T12:26:00Z"/>
                <w:b/>
                <w:bCs/>
                <w:sz w:val="22"/>
                <w:szCs w:val="22"/>
              </w:rPr>
              <w:pPrChange w:id="3030" w:author="Microsoft Office User" w:date="2025-07-28T12:26:00Z">
                <w:pPr>
                  <w:jc w:val="center"/>
                </w:pPr>
              </w:pPrChange>
            </w:pPr>
            <w:del w:id="3031" w:author="Microsoft Office User" w:date="2025-07-28T12:26:00Z">
              <w:r w:rsidRPr="00003E7C" w:rsidDel="00AE2A68">
                <w:rPr>
                  <w:b/>
                  <w:bCs/>
                  <w:sz w:val="22"/>
                  <w:szCs w:val="22"/>
                </w:rPr>
                <w:delText>Пол</w:delText>
              </w:r>
            </w:del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DC60B" w14:textId="6E392F58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center"/>
              <w:rPr>
                <w:del w:id="3032" w:author="Microsoft Office User" w:date="2025-07-28T12:26:00Z"/>
                <w:b/>
                <w:bCs/>
                <w:sz w:val="22"/>
                <w:szCs w:val="22"/>
              </w:rPr>
              <w:pPrChange w:id="3033" w:author="Microsoft Office User" w:date="2025-07-28T12:26:00Z">
                <w:pPr>
                  <w:jc w:val="center"/>
                </w:pPr>
              </w:pPrChange>
            </w:pPr>
            <w:del w:id="3034" w:author="Microsoft Office User" w:date="2025-07-28T12:26:00Z">
              <w:r w:rsidRPr="00003E7C" w:rsidDel="00AE2A68">
                <w:rPr>
                  <w:b/>
                  <w:bCs/>
                  <w:sz w:val="22"/>
                  <w:szCs w:val="22"/>
                </w:rPr>
                <w:delText>Посетители</w:delText>
              </w:r>
            </w:del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38343" w14:textId="2AA8DCCC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center"/>
              <w:rPr>
                <w:del w:id="3035" w:author="Microsoft Office User" w:date="2025-07-28T12:26:00Z"/>
                <w:b/>
                <w:bCs/>
                <w:sz w:val="22"/>
                <w:szCs w:val="22"/>
              </w:rPr>
              <w:pPrChange w:id="3036" w:author="Microsoft Office User" w:date="2025-07-28T12:26:00Z">
                <w:pPr>
                  <w:jc w:val="center"/>
                </w:pPr>
              </w:pPrChange>
            </w:pPr>
            <w:del w:id="3037" w:author="Microsoft Office User" w:date="2025-07-28T12:26:00Z">
              <w:r w:rsidRPr="00003E7C" w:rsidDel="00AE2A68">
                <w:rPr>
                  <w:b/>
                  <w:bCs/>
                  <w:sz w:val="22"/>
                  <w:szCs w:val="22"/>
                </w:rPr>
                <w:delText>Отказы</w:delText>
              </w:r>
            </w:del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F976D" w14:textId="38F97587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center"/>
              <w:rPr>
                <w:del w:id="3038" w:author="Microsoft Office User" w:date="2025-07-28T12:26:00Z"/>
                <w:b/>
                <w:bCs/>
                <w:sz w:val="22"/>
                <w:szCs w:val="22"/>
              </w:rPr>
              <w:pPrChange w:id="3039" w:author="Microsoft Office User" w:date="2025-07-28T12:26:00Z">
                <w:pPr>
                  <w:jc w:val="center"/>
                </w:pPr>
              </w:pPrChange>
            </w:pPr>
            <w:del w:id="3040" w:author="Microsoft Office User" w:date="2025-07-28T12:26:00Z">
              <w:r w:rsidRPr="00003E7C" w:rsidDel="00AE2A68">
                <w:rPr>
                  <w:b/>
                  <w:bCs/>
                  <w:sz w:val="22"/>
                  <w:szCs w:val="22"/>
                </w:rPr>
                <w:delText>Глубина просмотра</w:delText>
              </w:r>
            </w:del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114A0" w14:textId="104C3D94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center"/>
              <w:rPr>
                <w:del w:id="3041" w:author="Microsoft Office User" w:date="2025-07-28T12:26:00Z"/>
                <w:b/>
                <w:bCs/>
                <w:sz w:val="22"/>
                <w:szCs w:val="22"/>
              </w:rPr>
              <w:pPrChange w:id="3042" w:author="Microsoft Office User" w:date="2025-07-28T12:26:00Z">
                <w:pPr>
                  <w:jc w:val="center"/>
                </w:pPr>
              </w:pPrChange>
            </w:pPr>
            <w:del w:id="3043" w:author="Microsoft Office User" w:date="2025-07-28T12:26:00Z">
              <w:r w:rsidRPr="00003E7C" w:rsidDel="00AE2A68">
                <w:rPr>
                  <w:b/>
                  <w:bCs/>
                  <w:sz w:val="22"/>
                  <w:szCs w:val="22"/>
                </w:rPr>
                <w:delText>Время на сайте</w:delText>
              </w:r>
            </w:del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12AC5" w14:textId="3FA1B4F1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center"/>
              <w:rPr>
                <w:del w:id="3044" w:author="Microsoft Office User" w:date="2025-07-28T12:26:00Z"/>
                <w:b/>
                <w:bCs/>
                <w:sz w:val="22"/>
                <w:szCs w:val="22"/>
              </w:rPr>
              <w:pPrChange w:id="3045" w:author="Microsoft Office User" w:date="2025-07-28T12:26:00Z">
                <w:pPr>
                  <w:jc w:val="center"/>
                </w:pPr>
              </w:pPrChange>
            </w:pPr>
            <w:del w:id="3046" w:author="Microsoft Office User" w:date="2025-07-28T12:26:00Z">
              <w:r w:rsidRPr="00003E7C" w:rsidDel="00AE2A68">
                <w:rPr>
                  <w:b/>
                  <w:bCs/>
                  <w:sz w:val="22"/>
                  <w:szCs w:val="22"/>
                </w:rPr>
                <w:delText>Доля</w:delText>
              </w:r>
            </w:del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2AFF1" w14:textId="62CECF7E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center"/>
              <w:rPr>
                <w:del w:id="3047" w:author="Microsoft Office User" w:date="2025-07-28T12:26:00Z"/>
                <w:b/>
                <w:bCs/>
                <w:sz w:val="22"/>
                <w:szCs w:val="22"/>
              </w:rPr>
              <w:pPrChange w:id="3048" w:author="Microsoft Office User" w:date="2025-07-28T12:26:00Z">
                <w:pPr>
                  <w:jc w:val="center"/>
                </w:pPr>
              </w:pPrChange>
            </w:pPr>
            <w:del w:id="3049" w:author="Microsoft Office User" w:date="2025-07-28T12:26:00Z">
              <w:r w:rsidRPr="00003E7C" w:rsidDel="00AE2A68">
                <w:rPr>
                  <w:b/>
                  <w:bCs/>
                  <w:sz w:val="22"/>
                  <w:szCs w:val="22"/>
                </w:rPr>
                <w:delText>Изменение</w:delText>
              </w:r>
            </w:del>
          </w:p>
        </w:tc>
      </w:tr>
      <w:tr w:rsidR="000730CD" w:rsidRPr="00003E7C" w:rsidDel="00AE2A68" w14:paraId="67E59E5A" w14:textId="2DD36429" w:rsidTr="00A909B1">
        <w:trPr>
          <w:trHeight w:val="320"/>
          <w:del w:id="3050" w:author="Microsoft Office User" w:date="2025-07-28T12:26:00Z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62E31" w14:textId="5262D992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3051" w:author="Microsoft Office User" w:date="2025-07-28T12:26:00Z"/>
                <w:color w:val="000000"/>
                <w:sz w:val="22"/>
                <w:szCs w:val="22"/>
              </w:rPr>
              <w:pPrChange w:id="3052" w:author="Microsoft Office User" w:date="2025-07-28T12:26:00Z">
                <w:pPr/>
              </w:pPrChange>
            </w:pPr>
            <w:del w:id="3053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мужской</w:delText>
              </w:r>
            </w:del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6D3DC" w14:textId="31C8DEED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3054" w:author="Microsoft Office User" w:date="2025-07-28T12:26:00Z"/>
                <w:color w:val="000000"/>
                <w:sz w:val="22"/>
                <w:szCs w:val="22"/>
              </w:rPr>
              <w:pPrChange w:id="3055" w:author="Microsoft Office User" w:date="2025-07-28T12:26:00Z">
                <w:pPr>
                  <w:jc w:val="right"/>
                </w:pPr>
              </w:pPrChange>
            </w:pPr>
            <w:del w:id="3056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4386636</w:delText>
              </w:r>
            </w:del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A7265" w14:textId="2B47413A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3057" w:author="Microsoft Office User" w:date="2025-07-28T12:26:00Z"/>
                <w:color w:val="000000"/>
                <w:sz w:val="22"/>
                <w:szCs w:val="22"/>
              </w:rPr>
              <w:pPrChange w:id="3058" w:author="Microsoft Office User" w:date="2025-07-28T12:26:00Z">
                <w:pPr>
                  <w:jc w:val="right"/>
                </w:pPr>
              </w:pPrChange>
            </w:pPr>
            <w:del w:id="3059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13,74%</w:delText>
              </w:r>
            </w:del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34D80" w14:textId="37B911FA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3060" w:author="Microsoft Office User" w:date="2025-07-28T12:26:00Z"/>
                <w:color w:val="000000"/>
                <w:sz w:val="22"/>
                <w:szCs w:val="22"/>
              </w:rPr>
              <w:pPrChange w:id="3061" w:author="Microsoft Office User" w:date="2025-07-28T12:26:00Z">
                <w:pPr>
                  <w:jc w:val="right"/>
                </w:pPr>
              </w:pPrChange>
            </w:pPr>
            <w:del w:id="3062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2,854</w:delText>
              </w:r>
            </w:del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12C45" w14:textId="059E68C5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3063" w:author="Microsoft Office User" w:date="2025-07-28T12:26:00Z"/>
                <w:color w:val="000000"/>
                <w:sz w:val="22"/>
                <w:szCs w:val="22"/>
              </w:rPr>
              <w:pPrChange w:id="3064" w:author="Microsoft Office User" w:date="2025-07-28T12:26:00Z">
                <w:pPr/>
              </w:pPrChange>
            </w:pPr>
            <w:del w:id="3065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00:02:38</w:delText>
              </w:r>
            </w:del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C4E2C" w14:textId="2F9E9037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3066" w:author="Microsoft Office User" w:date="2025-07-28T12:26:00Z"/>
                <w:color w:val="000000"/>
                <w:sz w:val="22"/>
                <w:szCs w:val="22"/>
              </w:rPr>
              <w:pPrChange w:id="3067" w:author="Microsoft Office User" w:date="2025-07-28T12:26:00Z">
                <w:pPr>
                  <w:jc w:val="right"/>
                </w:pPr>
              </w:pPrChange>
            </w:pPr>
            <w:del w:id="3068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62,14%</w:delText>
              </w:r>
            </w:del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FD89B" w14:textId="764E1D9F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3069" w:author="Microsoft Office User" w:date="2025-07-28T12:26:00Z"/>
                <w:color w:val="000000"/>
                <w:sz w:val="22"/>
                <w:szCs w:val="22"/>
              </w:rPr>
              <w:pPrChange w:id="3070" w:author="Microsoft Office User" w:date="2025-07-28T12:26:00Z">
                <w:pPr>
                  <w:jc w:val="right"/>
                </w:pPr>
              </w:pPrChange>
            </w:pPr>
            <w:del w:id="3071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-4,85%</w:delText>
              </w:r>
            </w:del>
          </w:p>
        </w:tc>
      </w:tr>
      <w:tr w:rsidR="000730CD" w:rsidRPr="00003E7C" w:rsidDel="00AE2A68" w14:paraId="14909943" w14:textId="7014F4B6" w:rsidTr="00A909B1">
        <w:trPr>
          <w:trHeight w:val="320"/>
          <w:del w:id="3072" w:author="Microsoft Office User" w:date="2025-07-28T12:26:00Z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8E033" w14:textId="661E7B2E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3073" w:author="Microsoft Office User" w:date="2025-07-28T12:26:00Z"/>
                <w:color w:val="000000"/>
                <w:sz w:val="22"/>
                <w:szCs w:val="22"/>
              </w:rPr>
              <w:pPrChange w:id="3074" w:author="Microsoft Office User" w:date="2025-07-28T12:26:00Z">
                <w:pPr/>
              </w:pPrChange>
            </w:pPr>
            <w:del w:id="3075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женский</w:delText>
              </w:r>
            </w:del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DE7E1" w14:textId="5647A8FA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3076" w:author="Microsoft Office User" w:date="2025-07-28T12:26:00Z"/>
                <w:color w:val="000000"/>
                <w:sz w:val="22"/>
                <w:szCs w:val="22"/>
              </w:rPr>
              <w:pPrChange w:id="3077" w:author="Microsoft Office User" w:date="2025-07-28T12:26:00Z">
                <w:pPr>
                  <w:jc w:val="right"/>
                </w:pPr>
              </w:pPrChange>
            </w:pPr>
            <w:del w:id="3078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2672554</w:delText>
              </w:r>
            </w:del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59D8B" w14:textId="71811E19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3079" w:author="Microsoft Office User" w:date="2025-07-28T12:26:00Z"/>
                <w:color w:val="000000"/>
                <w:sz w:val="22"/>
                <w:szCs w:val="22"/>
              </w:rPr>
              <w:pPrChange w:id="3080" w:author="Microsoft Office User" w:date="2025-07-28T12:26:00Z">
                <w:pPr>
                  <w:jc w:val="right"/>
                </w:pPr>
              </w:pPrChange>
            </w:pPr>
            <w:del w:id="3081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14,19%</w:delText>
              </w:r>
            </w:del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9D289" w14:textId="3F2D7D5B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3082" w:author="Microsoft Office User" w:date="2025-07-28T12:26:00Z"/>
                <w:color w:val="000000"/>
                <w:sz w:val="22"/>
                <w:szCs w:val="22"/>
              </w:rPr>
              <w:pPrChange w:id="3083" w:author="Microsoft Office User" w:date="2025-07-28T12:26:00Z">
                <w:pPr>
                  <w:jc w:val="right"/>
                </w:pPr>
              </w:pPrChange>
            </w:pPr>
            <w:del w:id="3084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3,149</w:delText>
              </w:r>
            </w:del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EA11F" w14:textId="529E8390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3085" w:author="Microsoft Office User" w:date="2025-07-28T12:26:00Z"/>
                <w:color w:val="000000"/>
                <w:sz w:val="22"/>
                <w:szCs w:val="22"/>
              </w:rPr>
              <w:pPrChange w:id="3086" w:author="Microsoft Office User" w:date="2025-07-28T12:26:00Z">
                <w:pPr/>
              </w:pPrChange>
            </w:pPr>
            <w:del w:id="3087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00:02:50</w:delText>
              </w:r>
            </w:del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7E373" w14:textId="387E5387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3088" w:author="Microsoft Office User" w:date="2025-07-28T12:26:00Z"/>
                <w:color w:val="000000"/>
                <w:sz w:val="22"/>
                <w:szCs w:val="22"/>
              </w:rPr>
              <w:pPrChange w:id="3089" w:author="Microsoft Office User" w:date="2025-07-28T12:26:00Z">
                <w:pPr>
                  <w:jc w:val="right"/>
                </w:pPr>
              </w:pPrChange>
            </w:pPr>
            <w:del w:id="3090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37,86%</w:delText>
              </w:r>
            </w:del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D8DA9" w14:textId="66CA0B00" w:rsidR="000730CD" w:rsidRPr="00003E7C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3091" w:author="Microsoft Office User" w:date="2025-07-28T12:26:00Z"/>
                <w:color w:val="000000"/>
                <w:sz w:val="22"/>
                <w:szCs w:val="22"/>
              </w:rPr>
              <w:pPrChange w:id="3092" w:author="Microsoft Office User" w:date="2025-07-28T12:26:00Z">
                <w:pPr>
                  <w:jc w:val="right"/>
                </w:pPr>
              </w:pPrChange>
            </w:pPr>
            <w:del w:id="3093" w:author="Microsoft Office User" w:date="2025-07-28T12:26:00Z">
              <w:r w:rsidRPr="00003E7C" w:rsidDel="00AE2A68">
                <w:rPr>
                  <w:color w:val="000000"/>
                  <w:sz w:val="22"/>
                  <w:szCs w:val="22"/>
                </w:rPr>
                <w:delText>4,85%</w:delText>
              </w:r>
            </w:del>
          </w:p>
        </w:tc>
      </w:tr>
    </w:tbl>
    <w:p w14:paraId="0A546567" w14:textId="74046828" w:rsidR="000730CD" w:rsidRPr="003F2C4F" w:rsidDel="00AE2A68" w:rsidRDefault="000730CD" w:rsidP="00AE2A68">
      <w:pPr>
        <w:tabs>
          <w:tab w:val="left" w:pos="3465"/>
          <w:tab w:val="left" w:pos="6420"/>
        </w:tabs>
        <w:spacing w:line="360" w:lineRule="auto"/>
        <w:ind w:firstLine="709"/>
        <w:jc w:val="both"/>
        <w:rPr>
          <w:del w:id="3094" w:author="Microsoft Office User" w:date="2025-07-28T12:26:00Z"/>
        </w:rPr>
        <w:pPrChange w:id="3095" w:author="Microsoft Office User" w:date="2025-07-28T12:26:00Z">
          <w:pPr>
            <w:tabs>
              <w:tab w:val="left" w:pos="3465"/>
            </w:tabs>
            <w:jc w:val="both"/>
          </w:pPr>
        </w:pPrChange>
      </w:pPr>
      <w:del w:id="3096" w:author="Microsoft Office User" w:date="2025-07-28T12:26:00Z">
        <w:r w:rsidDel="00AE2A68">
          <w:delText xml:space="preserve">       </w:delText>
        </w:r>
      </w:del>
    </w:p>
    <w:p w14:paraId="62C2CD86" w14:textId="681CBB0B" w:rsidR="000730CD" w:rsidRPr="003F2C4F" w:rsidDel="00AE2A68" w:rsidRDefault="000730CD" w:rsidP="00AE2A68">
      <w:pPr>
        <w:tabs>
          <w:tab w:val="left" w:pos="3465"/>
          <w:tab w:val="left" w:pos="6420"/>
        </w:tabs>
        <w:spacing w:line="360" w:lineRule="auto"/>
        <w:ind w:firstLine="709"/>
        <w:jc w:val="both"/>
        <w:rPr>
          <w:del w:id="3097" w:author="Microsoft Office User" w:date="2025-07-28T12:26:00Z"/>
          <w:sz w:val="28"/>
        </w:rPr>
        <w:pPrChange w:id="3098" w:author="Microsoft Office User" w:date="2025-07-28T12:26:00Z">
          <w:pPr>
            <w:tabs>
              <w:tab w:val="left" w:pos="3465"/>
            </w:tabs>
            <w:jc w:val="both"/>
          </w:pPr>
        </w:pPrChange>
      </w:pPr>
    </w:p>
    <w:p w14:paraId="665374DB" w14:textId="5F81AA25" w:rsidR="000730CD" w:rsidRPr="006200E4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3099" w:author="Microsoft Office User" w:date="2025-07-28T12:26:00Z"/>
          <w:sz w:val="28"/>
        </w:rPr>
        <w:pPrChange w:id="3100" w:author="Microsoft Office User" w:date="2025-07-28T12:26:00Z">
          <w:pPr>
            <w:spacing w:line="360" w:lineRule="auto"/>
            <w:ind w:firstLine="709"/>
            <w:jc w:val="both"/>
          </w:pPr>
        </w:pPrChange>
      </w:pPr>
      <w:del w:id="3101" w:author="Microsoft Office User" w:date="2025-07-28T12:26:00Z">
        <w:r w:rsidRPr="003F2C4F" w:rsidDel="00AE2A68">
          <w:rPr>
            <w:sz w:val="28"/>
          </w:rPr>
          <w:delText>В сезоне 202</w:delText>
        </w:r>
        <w:r w:rsidDel="00AE2A68">
          <w:rPr>
            <w:sz w:val="28"/>
          </w:rPr>
          <w:delText>3</w:delText>
        </w:r>
        <w:r w:rsidRPr="003F2C4F" w:rsidDel="00AE2A68">
          <w:rPr>
            <w:sz w:val="28"/>
          </w:rPr>
          <w:delText>/202</w:delText>
        </w:r>
        <w:r w:rsidDel="00AE2A68">
          <w:rPr>
            <w:sz w:val="28"/>
          </w:rPr>
          <w:delText>4</w:delText>
        </w:r>
        <w:r w:rsidRPr="003F2C4F" w:rsidDel="00AE2A68">
          <w:rPr>
            <w:sz w:val="28"/>
          </w:rPr>
          <w:delText xml:space="preserve"> доля женской аудитории увеличилась </w:delText>
        </w:r>
        <w:r w:rsidDel="00AE2A68">
          <w:rPr>
            <w:sz w:val="28"/>
          </w:rPr>
          <w:delText>на 4</w:delText>
        </w:r>
        <w:r w:rsidRPr="00570254" w:rsidDel="00AE2A68">
          <w:rPr>
            <w:sz w:val="28"/>
          </w:rPr>
          <w:delText>,</w:delText>
        </w:r>
        <w:r w:rsidDel="00AE2A68">
          <w:rPr>
            <w:sz w:val="28"/>
          </w:rPr>
          <w:delText>85</w:delText>
        </w:r>
        <w:r w:rsidRPr="00570254" w:rsidDel="00AE2A68">
          <w:rPr>
            <w:sz w:val="28"/>
          </w:rPr>
          <w:delText xml:space="preserve">% </w:delText>
        </w:r>
        <w:r w:rsidDel="00AE2A68">
          <w:rPr>
            <w:sz w:val="28"/>
          </w:rPr>
          <w:delText>до</w:delText>
        </w:r>
        <w:r w:rsidRPr="003F2C4F" w:rsidDel="00AE2A68">
          <w:rPr>
            <w:sz w:val="28"/>
          </w:rPr>
          <w:delText xml:space="preserve"> </w:delText>
        </w:r>
        <w:r w:rsidDel="00AE2A68">
          <w:rPr>
            <w:sz w:val="28"/>
          </w:rPr>
          <w:delText>37</w:delText>
        </w:r>
        <w:r w:rsidRPr="00190793" w:rsidDel="00AE2A68">
          <w:rPr>
            <w:sz w:val="28"/>
          </w:rPr>
          <w:delText>,</w:delText>
        </w:r>
        <w:r w:rsidDel="00AE2A68">
          <w:rPr>
            <w:sz w:val="28"/>
          </w:rPr>
          <w:delText>86</w:delText>
        </w:r>
        <w:r w:rsidRPr="00190793" w:rsidDel="00AE2A68">
          <w:rPr>
            <w:sz w:val="28"/>
          </w:rPr>
          <w:delText>%</w:delText>
        </w:r>
        <w:r w:rsidRPr="00C03366" w:rsidDel="00AE2A68">
          <w:rPr>
            <w:sz w:val="28"/>
          </w:rPr>
          <w:delText>.</w:delText>
        </w:r>
        <w:r w:rsidRPr="003F2C4F" w:rsidDel="00AE2A68">
          <w:rPr>
            <w:sz w:val="28"/>
          </w:rPr>
          <w:delText xml:space="preserve"> </w:delText>
        </w:r>
        <w:r w:rsidDel="00AE2A68">
          <w:rPr>
            <w:sz w:val="28"/>
          </w:rPr>
          <w:delText>Доля</w:delText>
        </w:r>
        <w:r w:rsidRPr="001B4849" w:rsidDel="00AE2A68">
          <w:rPr>
            <w:sz w:val="28"/>
          </w:rPr>
          <w:delText xml:space="preserve"> </w:delText>
        </w:r>
        <w:r w:rsidDel="00AE2A68">
          <w:rPr>
            <w:sz w:val="28"/>
          </w:rPr>
          <w:delText>мужчин при этом составила</w:delText>
        </w:r>
        <w:r w:rsidRPr="001B4849" w:rsidDel="00AE2A68">
          <w:rPr>
            <w:sz w:val="28"/>
          </w:rPr>
          <w:delText xml:space="preserve"> 62.14% от общей аудитории. </w:delText>
        </w:r>
        <w:r w:rsidRPr="00D36863" w:rsidDel="00AE2A68">
          <w:rPr>
            <w:sz w:val="28"/>
          </w:rPr>
          <w:delText xml:space="preserve">Эти данные показывают, что на сайтах клубов, как и на сайтах Лиги, </w:delText>
        </w:r>
        <w:r w:rsidDel="00AE2A68">
          <w:rPr>
            <w:sz w:val="28"/>
          </w:rPr>
          <w:delText xml:space="preserve">постепенно </w:delText>
        </w:r>
        <w:r w:rsidRPr="00D36863" w:rsidDel="00AE2A68">
          <w:rPr>
            <w:sz w:val="28"/>
          </w:rPr>
          <w:delText xml:space="preserve">увеличивается доля женской аудитории. Это </w:delText>
        </w:r>
        <w:r w:rsidDel="00AE2A68">
          <w:rPr>
            <w:sz w:val="28"/>
          </w:rPr>
          <w:delText>указывает на</w:delText>
        </w:r>
        <w:r w:rsidRPr="00D36863" w:rsidDel="00AE2A68">
          <w:rPr>
            <w:sz w:val="28"/>
          </w:rPr>
          <w:delText xml:space="preserve"> растущ</w:delText>
        </w:r>
        <w:r w:rsidDel="00AE2A68">
          <w:rPr>
            <w:sz w:val="28"/>
          </w:rPr>
          <w:delText>ий</w:delText>
        </w:r>
        <w:r w:rsidRPr="00D36863" w:rsidDel="00AE2A68">
          <w:rPr>
            <w:sz w:val="28"/>
          </w:rPr>
          <w:delText xml:space="preserve"> интерес женщин к хоккею и контенту, предлагаемому на сайтах клубов.</w:delText>
        </w:r>
      </w:del>
    </w:p>
    <w:p w14:paraId="2AB6D3F8" w14:textId="0C693093" w:rsidR="000730CD" w:rsidRPr="003F2C4F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3102" w:author="Microsoft Office User" w:date="2025-07-28T12:26:00Z"/>
        </w:rPr>
        <w:pPrChange w:id="3103" w:author="Microsoft Office User" w:date="2025-07-28T12:26:00Z">
          <w:pPr>
            <w:jc w:val="both"/>
          </w:pPr>
        </w:pPrChange>
      </w:pPr>
    </w:p>
    <w:p w14:paraId="42EEA5D6" w14:textId="5737D6D9" w:rsidR="000730CD" w:rsidDel="00AE2A68" w:rsidRDefault="000730CD" w:rsidP="00AE2A68">
      <w:pPr>
        <w:tabs>
          <w:tab w:val="left" w:pos="6420"/>
        </w:tabs>
        <w:spacing w:line="360" w:lineRule="auto"/>
        <w:ind w:firstLine="709"/>
        <w:jc w:val="center"/>
        <w:rPr>
          <w:del w:id="3104" w:author="Microsoft Office User" w:date="2025-07-28T12:26:00Z"/>
          <w:b/>
          <w:sz w:val="28"/>
          <w:szCs w:val="28"/>
        </w:rPr>
        <w:pPrChange w:id="3105" w:author="Microsoft Office User" w:date="2025-07-28T12:26:00Z">
          <w:pPr>
            <w:jc w:val="center"/>
          </w:pPr>
        </w:pPrChange>
      </w:pPr>
      <w:del w:id="3106" w:author="Microsoft Office User" w:date="2025-07-28T12:26:00Z">
        <w:r w:rsidRPr="003F2C4F" w:rsidDel="00AE2A68">
          <w:rPr>
            <w:b/>
            <w:sz w:val="28"/>
            <w:szCs w:val="28"/>
          </w:rPr>
          <w:delText>Источники трафика</w:delText>
        </w:r>
      </w:del>
    </w:p>
    <w:p w14:paraId="585CED4A" w14:textId="143A1927" w:rsidR="000730CD" w:rsidRPr="003F2C4F" w:rsidDel="00AE2A68" w:rsidRDefault="000730CD" w:rsidP="00AE2A68">
      <w:pPr>
        <w:tabs>
          <w:tab w:val="left" w:pos="6420"/>
        </w:tabs>
        <w:spacing w:line="360" w:lineRule="auto"/>
        <w:ind w:firstLine="709"/>
        <w:jc w:val="center"/>
        <w:rPr>
          <w:del w:id="3107" w:author="Microsoft Office User" w:date="2025-07-28T12:26:00Z"/>
          <w:b/>
          <w:sz w:val="28"/>
          <w:szCs w:val="28"/>
        </w:rPr>
        <w:pPrChange w:id="3108" w:author="Microsoft Office User" w:date="2025-07-28T12:26:00Z">
          <w:pPr>
            <w:jc w:val="center"/>
          </w:pPr>
        </w:pPrChange>
      </w:pPr>
    </w:p>
    <w:tbl>
      <w:tblPr>
        <w:tblW w:w="9629" w:type="dxa"/>
        <w:tblLook w:val="04A0" w:firstRow="1" w:lastRow="0" w:firstColumn="1" w:lastColumn="0" w:noHBand="0" w:noVBand="1"/>
      </w:tblPr>
      <w:tblGrid>
        <w:gridCol w:w="2259"/>
        <w:gridCol w:w="1479"/>
        <w:gridCol w:w="1397"/>
        <w:gridCol w:w="1452"/>
        <w:gridCol w:w="1402"/>
        <w:gridCol w:w="1640"/>
      </w:tblGrid>
      <w:tr w:rsidR="000730CD" w:rsidRPr="00DD6951" w:rsidDel="00AE2A68" w14:paraId="2408E763" w14:textId="79C9BFDB" w:rsidTr="00A909B1">
        <w:trPr>
          <w:trHeight w:val="320"/>
          <w:del w:id="3109" w:author="Microsoft Office User" w:date="2025-07-28T12:26:00Z"/>
        </w:trPr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814F7" w14:textId="20069B10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center"/>
              <w:rPr>
                <w:del w:id="3110" w:author="Microsoft Office User" w:date="2025-07-28T12:26:00Z"/>
                <w:b/>
                <w:bCs/>
                <w:sz w:val="22"/>
                <w:szCs w:val="22"/>
              </w:rPr>
              <w:pPrChange w:id="3111" w:author="Microsoft Office User" w:date="2025-07-28T12:26:00Z">
                <w:pPr>
                  <w:jc w:val="center"/>
                </w:pPr>
              </w:pPrChange>
            </w:pPr>
            <w:del w:id="3112" w:author="Microsoft Office User" w:date="2025-07-28T12:26:00Z">
              <w:r w:rsidRPr="00DD6951" w:rsidDel="00AE2A68">
                <w:rPr>
                  <w:b/>
                  <w:bCs/>
                  <w:sz w:val="22"/>
                  <w:szCs w:val="22"/>
                </w:rPr>
                <w:delText>Источник трафика</w:delText>
              </w:r>
            </w:del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8FC7B" w14:textId="594760C7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center"/>
              <w:rPr>
                <w:del w:id="3113" w:author="Microsoft Office User" w:date="2025-07-28T12:26:00Z"/>
                <w:b/>
                <w:bCs/>
                <w:sz w:val="22"/>
                <w:szCs w:val="22"/>
              </w:rPr>
              <w:pPrChange w:id="3114" w:author="Microsoft Office User" w:date="2025-07-28T12:26:00Z">
                <w:pPr>
                  <w:jc w:val="center"/>
                </w:pPr>
              </w:pPrChange>
            </w:pPr>
            <w:del w:id="3115" w:author="Microsoft Office User" w:date="2025-07-28T12:26:00Z">
              <w:r w:rsidRPr="00DD6951" w:rsidDel="00AE2A68">
                <w:rPr>
                  <w:b/>
                  <w:bCs/>
                  <w:sz w:val="22"/>
                  <w:szCs w:val="22"/>
                </w:rPr>
                <w:delText>Визиты</w:delText>
              </w:r>
            </w:del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ACFBB" w14:textId="39584DC9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center"/>
              <w:rPr>
                <w:del w:id="3116" w:author="Microsoft Office User" w:date="2025-07-28T12:26:00Z"/>
                <w:b/>
                <w:bCs/>
                <w:sz w:val="22"/>
                <w:szCs w:val="22"/>
              </w:rPr>
              <w:pPrChange w:id="3117" w:author="Microsoft Office User" w:date="2025-07-28T12:26:00Z">
                <w:pPr>
                  <w:jc w:val="center"/>
                </w:pPr>
              </w:pPrChange>
            </w:pPr>
            <w:del w:id="3118" w:author="Microsoft Office User" w:date="2025-07-28T12:26:00Z">
              <w:r w:rsidRPr="00DD6951" w:rsidDel="00AE2A68">
                <w:rPr>
                  <w:b/>
                  <w:bCs/>
                  <w:sz w:val="22"/>
                  <w:szCs w:val="22"/>
                </w:rPr>
                <w:delText>Отказы</w:delText>
              </w:r>
            </w:del>
          </w:p>
        </w:tc>
        <w:tc>
          <w:tcPr>
            <w:tcW w:w="1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00044" w14:textId="0185BC1A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center"/>
              <w:rPr>
                <w:del w:id="3119" w:author="Microsoft Office User" w:date="2025-07-28T12:26:00Z"/>
                <w:b/>
                <w:bCs/>
                <w:sz w:val="22"/>
                <w:szCs w:val="22"/>
              </w:rPr>
              <w:pPrChange w:id="3120" w:author="Microsoft Office User" w:date="2025-07-28T12:26:00Z">
                <w:pPr>
                  <w:jc w:val="center"/>
                </w:pPr>
              </w:pPrChange>
            </w:pPr>
            <w:del w:id="3121" w:author="Microsoft Office User" w:date="2025-07-28T12:26:00Z">
              <w:r w:rsidRPr="00DD6951" w:rsidDel="00AE2A68">
                <w:rPr>
                  <w:b/>
                  <w:bCs/>
                  <w:sz w:val="22"/>
                  <w:szCs w:val="22"/>
                </w:rPr>
                <w:delText>Глубина просмотра</w:delText>
              </w:r>
            </w:del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7078C" w14:textId="1962FA19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center"/>
              <w:rPr>
                <w:del w:id="3122" w:author="Microsoft Office User" w:date="2025-07-28T12:26:00Z"/>
                <w:b/>
                <w:bCs/>
                <w:sz w:val="22"/>
                <w:szCs w:val="22"/>
              </w:rPr>
              <w:pPrChange w:id="3123" w:author="Microsoft Office User" w:date="2025-07-28T12:26:00Z">
                <w:pPr>
                  <w:jc w:val="center"/>
                </w:pPr>
              </w:pPrChange>
            </w:pPr>
            <w:del w:id="3124" w:author="Microsoft Office User" w:date="2025-07-28T12:26:00Z">
              <w:r w:rsidRPr="00DD6951" w:rsidDel="00AE2A68">
                <w:rPr>
                  <w:b/>
                  <w:bCs/>
                  <w:sz w:val="22"/>
                  <w:szCs w:val="22"/>
                </w:rPr>
                <w:delText>Время на сайте</w:delText>
              </w:r>
            </w:del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94D58" w14:textId="6B7EC7F4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center"/>
              <w:rPr>
                <w:del w:id="3125" w:author="Microsoft Office User" w:date="2025-07-28T12:26:00Z"/>
                <w:b/>
                <w:bCs/>
                <w:sz w:val="22"/>
                <w:szCs w:val="22"/>
              </w:rPr>
              <w:pPrChange w:id="3126" w:author="Microsoft Office User" w:date="2025-07-28T12:26:00Z">
                <w:pPr>
                  <w:jc w:val="center"/>
                </w:pPr>
              </w:pPrChange>
            </w:pPr>
            <w:del w:id="3127" w:author="Microsoft Office User" w:date="2025-07-28T12:26:00Z">
              <w:r w:rsidRPr="00DD6951" w:rsidDel="00AE2A68">
                <w:rPr>
                  <w:b/>
                  <w:bCs/>
                  <w:sz w:val="22"/>
                  <w:szCs w:val="22"/>
                </w:rPr>
                <w:delText>Изменение</w:delText>
              </w:r>
            </w:del>
          </w:p>
        </w:tc>
      </w:tr>
      <w:tr w:rsidR="000730CD" w:rsidRPr="00DD6951" w:rsidDel="00AE2A68" w14:paraId="54A20F88" w14:textId="5448DEFF" w:rsidTr="00A909B1">
        <w:trPr>
          <w:trHeight w:val="320"/>
          <w:del w:id="3128" w:author="Microsoft Office User" w:date="2025-07-28T12:26:00Z"/>
        </w:trPr>
        <w:tc>
          <w:tcPr>
            <w:tcW w:w="27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18035" w14:textId="570E9350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3129" w:author="Microsoft Office User" w:date="2025-07-28T12:26:00Z"/>
                <w:color w:val="000000"/>
                <w:sz w:val="22"/>
                <w:szCs w:val="22"/>
              </w:rPr>
              <w:pPrChange w:id="3130" w:author="Microsoft Office User" w:date="2025-07-28T12:26:00Z">
                <w:pPr/>
              </w:pPrChange>
            </w:pPr>
            <w:del w:id="3131" w:author="Microsoft Office User" w:date="2025-07-28T12:26:00Z">
              <w:r w:rsidRPr="00DD6951" w:rsidDel="00AE2A68">
                <w:rPr>
                  <w:color w:val="000000"/>
                  <w:sz w:val="22"/>
                  <w:szCs w:val="22"/>
                </w:rPr>
                <w:delText>Переходы из поисковых систем</w:delText>
              </w:r>
            </w:del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0306B" w14:textId="70D70BB6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3132" w:author="Microsoft Office User" w:date="2025-07-28T12:26:00Z"/>
                <w:color w:val="000000"/>
                <w:sz w:val="22"/>
                <w:szCs w:val="22"/>
              </w:rPr>
              <w:pPrChange w:id="3133" w:author="Microsoft Office User" w:date="2025-07-28T12:26:00Z">
                <w:pPr>
                  <w:jc w:val="right"/>
                </w:pPr>
              </w:pPrChange>
            </w:pPr>
            <w:del w:id="3134" w:author="Microsoft Office User" w:date="2025-07-28T12:26:00Z">
              <w:r w:rsidRPr="00DD6951" w:rsidDel="00AE2A68">
                <w:rPr>
                  <w:color w:val="000000"/>
                  <w:sz w:val="22"/>
                  <w:szCs w:val="22"/>
                </w:rPr>
                <w:delText>26312445</w:delText>
              </w:r>
            </w:del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E576E" w14:textId="026E9F7A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3135" w:author="Microsoft Office User" w:date="2025-07-28T12:26:00Z"/>
                <w:color w:val="000000"/>
                <w:sz w:val="22"/>
                <w:szCs w:val="22"/>
              </w:rPr>
              <w:pPrChange w:id="3136" w:author="Microsoft Office User" w:date="2025-07-28T12:26:00Z">
                <w:pPr>
                  <w:jc w:val="right"/>
                </w:pPr>
              </w:pPrChange>
            </w:pPr>
            <w:del w:id="3137" w:author="Microsoft Office User" w:date="2025-07-28T12:26:00Z">
              <w:r w:rsidRPr="00DD6951" w:rsidDel="00AE2A68">
                <w:rPr>
                  <w:color w:val="000000"/>
                  <w:sz w:val="22"/>
                  <w:szCs w:val="22"/>
                </w:rPr>
                <w:delText>14,25%</w:delText>
              </w:r>
            </w:del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CF9A4" w14:textId="42A79866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3138" w:author="Microsoft Office User" w:date="2025-07-28T12:26:00Z"/>
                <w:color w:val="000000"/>
                <w:sz w:val="22"/>
                <w:szCs w:val="22"/>
              </w:rPr>
              <w:pPrChange w:id="3139" w:author="Microsoft Office User" w:date="2025-07-28T12:26:00Z">
                <w:pPr>
                  <w:jc w:val="right"/>
                </w:pPr>
              </w:pPrChange>
            </w:pPr>
            <w:del w:id="3140" w:author="Microsoft Office User" w:date="2025-07-28T12:26:00Z">
              <w:r w:rsidRPr="00DD6951" w:rsidDel="00AE2A68">
                <w:rPr>
                  <w:color w:val="000000"/>
                  <w:sz w:val="22"/>
                  <w:szCs w:val="22"/>
                </w:rPr>
                <w:delText>2,807</w:delText>
              </w:r>
            </w:del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1EAE2" w14:textId="18AF66F9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3141" w:author="Microsoft Office User" w:date="2025-07-28T12:26:00Z"/>
                <w:color w:val="000000"/>
                <w:sz w:val="22"/>
                <w:szCs w:val="22"/>
              </w:rPr>
              <w:pPrChange w:id="3142" w:author="Microsoft Office User" w:date="2025-07-28T12:26:00Z">
                <w:pPr/>
              </w:pPrChange>
            </w:pPr>
            <w:del w:id="3143" w:author="Microsoft Office User" w:date="2025-07-28T12:26:00Z">
              <w:r w:rsidRPr="00DD6951" w:rsidDel="00AE2A68">
                <w:rPr>
                  <w:color w:val="000000"/>
                  <w:sz w:val="22"/>
                  <w:szCs w:val="22"/>
                </w:rPr>
                <w:delText>00:02:34</w:delText>
              </w:r>
            </w:del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CC5ED" w14:textId="62FB0DAF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3144" w:author="Microsoft Office User" w:date="2025-07-28T12:26:00Z"/>
                <w:color w:val="000000"/>
                <w:sz w:val="22"/>
                <w:szCs w:val="22"/>
              </w:rPr>
              <w:pPrChange w:id="3145" w:author="Microsoft Office User" w:date="2025-07-28T12:26:00Z">
                <w:pPr>
                  <w:jc w:val="right"/>
                </w:pPr>
              </w:pPrChange>
            </w:pPr>
            <w:del w:id="3146" w:author="Microsoft Office User" w:date="2025-07-28T12:26:00Z">
              <w:r w:rsidRPr="00DD6951" w:rsidDel="00AE2A68">
                <w:rPr>
                  <w:color w:val="000000"/>
                  <w:sz w:val="22"/>
                  <w:szCs w:val="22"/>
                </w:rPr>
                <w:delText>+54,27%</w:delText>
              </w:r>
            </w:del>
          </w:p>
        </w:tc>
      </w:tr>
      <w:tr w:rsidR="000730CD" w:rsidRPr="00DD6951" w:rsidDel="00AE2A68" w14:paraId="2DC40CD3" w14:textId="2FFFB6DA" w:rsidTr="00A909B1">
        <w:trPr>
          <w:trHeight w:val="320"/>
          <w:del w:id="3147" w:author="Microsoft Office User" w:date="2025-07-28T12:26:00Z"/>
        </w:trPr>
        <w:tc>
          <w:tcPr>
            <w:tcW w:w="27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AA6C0" w14:textId="2B33E2FD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3148" w:author="Microsoft Office User" w:date="2025-07-28T12:26:00Z"/>
                <w:color w:val="000000"/>
                <w:sz w:val="22"/>
                <w:szCs w:val="22"/>
              </w:rPr>
              <w:pPrChange w:id="3149" w:author="Microsoft Office User" w:date="2025-07-28T12:26:00Z">
                <w:pPr/>
              </w:pPrChange>
            </w:pPr>
            <w:del w:id="3150" w:author="Microsoft Office User" w:date="2025-07-28T12:26:00Z">
              <w:r w:rsidRPr="00DD6951" w:rsidDel="00AE2A68">
                <w:rPr>
                  <w:color w:val="000000"/>
                  <w:sz w:val="22"/>
                  <w:szCs w:val="22"/>
                </w:rPr>
                <w:delText>Прямые заходы</w:delText>
              </w:r>
            </w:del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C057E" w14:textId="58127ABF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3151" w:author="Microsoft Office User" w:date="2025-07-28T12:26:00Z"/>
                <w:color w:val="000000"/>
                <w:sz w:val="22"/>
                <w:szCs w:val="22"/>
              </w:rPr>
              <w:pPrChange w:id="3152" w:author="Microsoft Office User" w:date="2025-07-28T12:26:00Z">
                <w:pPr>
                  <w:jc w:val="right"/>
                </w:pPr>
              </w:pPrChange>
            </w:pPr>
            <w:del w:id="3153" w:author="Microsoft Office User" w:date="2025-07-28T12:26:00Z">
              <w:r w:rsidRPr="00DD6951" w:rsidDel="00AE2A68">
                <w:rPr>
                  <w:color w:val="000000"/>
                  <w:sz w:val="22"/>
                  <w:szCs w:val="22"/>
                </w:rPr>
                <w:delText>9791272</w:delText>
              </w:r>
            </w:del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B8246" w14:textId="7431505D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3154" w:author="Microsoft Office User" w:date="2025-07-28T12:26:00Z"/>
                <w:color w:val="000000"/>
                <w:sz w:val="22"/>
                <w:szCs w:val="22"/>
              </w:rPr>
              <w:pPrChange w:id="3155" w:author="Microsoft Office User" w:date="2025-07-28T12:26:00Z">
                <w:pPr>
                  <w:jc w:val="right"/>
                </w:pPr>
              </w:pPrChange>
            </w:pPr>
            <w:del w:id="3156" w:author="Microsoft Office User" w:date="2025-07-28T12:26:00Z">
              <w:r w:rsidRPr="00DD6951" w:rsidDel="00AE2A68">
                <w:rPr>
                  <w:color w:val="000000"/>
                  <w:sz w:val="22"/>
                  <w:szCs w:val="22"/>
                </w:rPr>
                <w:delText>22,90%</w:delText>
              </w:r>
            </w:del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1868D" w14:textId="453AAA4C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3157" w:author="Microsoft Office User" w:date="2025-07-28T12:26:00Z"/>
                <w:color w:val="000000"/>
                <w:sz w:val="22"/>
                <w:szCs w:val="22"/>
              </w:rPr>
              <w:pPrChange w:id="3158" w:author="Microsoft Office User" w:date="2025-07-28T12:26:00Z">
                <w:pPr>
                  <w:jc w:val="right"/>
                </w:pPr>
              </w:pPrChange>
            </w:pPr>
            <w:del w:id="3159" w:author="Microsoft Office User" w:date="2025-07-28T12:26:00Z">
              <w:r w:rsidRPr="00DD6951" w:rsidDel="00AE2A68">
                <w:rPr>
                  <w:color w:val="000000"/>
                  <w:sz w:val="22"/>
                  <w:szCs w:val="22"/>
                </w:rPr>
                <w:delText>2,629</w:delText>
              </w:r>
            </w:del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3C83C" w14:textId="0B9D1B30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3160" w:author="Microsoft Office User" w:date="2025-07-28T12:26:00Z"/>
                <w:color w:val="000000"/>
                <w:sz w:val="22"/>
                <w:szCs w:val="22"/>
              </w:rPr>
              <w:pPrChange w:id="3161" w:author="Microsoft Office User" w:date="2025-07-28T12:26:00Z">
                <w:pPr/>
              </w:pPrChange>
            </w:pPr>
            <w:del w:id="3162" w:author="Microsoft Office User" w:date="2025-07-28T12:26:00Z">
              <w:r w:rsidRPr="00DD6951" w:rsidDel="00AE2A68">
                <w:rPr>
                  <w:color w:val="000000"/>
                  <w:sz w:val="22"/>
                  <w:szCs w:val="22"/>
                </w:rPr>
                <w:delText>00:02:06</w:delText>
              </w:r>
            </w:del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566C3" w14:textId="2500EFE4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3163" w:author="Microsoft Office User" w:date="2025-07-28T12:26:00Z"/>
                <w:color w:val="000000"/>
                <w:sz w:val="22"/>
                <w:szCs w:val="22"/>
              </w:rPr>
              <w:pPrChange w:id="3164" w:author="Microsoft Office User" w:date="2025-07-28T12:26:00Z">
                <w:pPr>
                  <w:jc w:val="right"/>
                </w:pPr>
              </w:pPrChange>
            </w:pPr>
            <w:del w:id="3165" w:author="Microsoft Office User" w:date="2025-07-28T12:26:00Z">
              <w:r w:rsidRPr="00DD6951" w:rsidDel="00AE2A68">
                <w:rPr>
                  <w:color w:val="000000"/>
                  <w:sz w:val="22"/>
                  <w:szCs w:val="22"/>
                </w:rPr>
                <w:delText>+1,23%</w:delText>
              </w:r>
            </w:del>
          </w:p>
        </w:tc>
      </w:tr>
      <w:tr w:rsidR="000730CD" w:rsidRPr="00DD6951" w:rsidDel="00AE2A68" w14:paraId="22E28D0F" w14:textId="0AEDECB0" w:rsidTr="00A909B1">
        <w:trPr>
          <w:trHeight w:val="320"/>
          <w:del w:id="3166" w:author="Microsoft Office User" w:date="2025-07-28T12:26:00Z"/>
        </w:trPr>
        <w:tc>
          <w:tcPr>
            <w:tcW w:w="27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CC727" w14:textId="7B09F506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3167" w:author="Microsoft Office User" w:date="2025-07-28T12:26:00Z"/>
                <w:color w:val="000000"/>
                <w:sz w:val="22"/>
                <w:szCs w:val="22"/>
              </w:rPr>
              <w:pPrChange w:id="3168" w:author="Microsoft Office User" w:date="2025-07-28T12:26:00Z">
                <w:pPr/>
              </w:pPrChange>
            </w:pPr>
            <w:del w:id="3169" w:author="Microsoft Office User" w:date="2025-07-28T12:26:00Z">
              <w:r w:rsidRPr="00DD6951" w:rsidDel="00AE2A68">
                <w:rPr>
                  <w:color w:val="000000"/>
                  <w:sz w:val="22"/>
                  <w:szCs w:val="22"/>
                </w:rPr>
                <w:delText>Переходы по ссылкам на сайтах</w:delText>
              </w:r>
            </w:del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10E77" w14:textId="3BA8C078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3170" w:author="Microsoft Office User" w:date="2025-07-28T12:26:00Z"/>
                <w:color w:val="000000"/>
                <w:sz w:val="22"/>
                <w:szCs w:val="22"/>
              </w:rPr>
              <w:pPrChange w:id="3171" w:author="Microsoft Office User" w:date="2025-07-28T12:26:00Z">
                <w:pPr>
                  <w:jc w:val="right"/>
                </w:pPr>
              </w:pPrChange>
            </w:pPr>
            <w:del w:id="3172" w:author="Microsoft Office User" w:date="2025-07-28T12:26:00Z">
              <w:r w:rsidRPr="00DD6951" w:rsidDel="00AE2A68">
                <w:rPr>
                  <w:color w:val="000000"/>
                  <w:sz w:val="22"/>
                  <w:szCs w:val="22"/>
                </w:rPr>
                <w:delText>3733736</w:delText>
              </w:r>
            </w:del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4C945" w14:textId="37FC602D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3173" w:author="Microsoft Office User" w:date="2025-07-28T12:26:00Z"/>
                <w:color w:val="000000"/>
                <w:sz w:val="22"/>
                <w:szCs w:val="22"/>
              </w:rPr>
              <w:pPrChange w:id="3174" w:author="Microsoft Office User" w:date="2025-07-28T12:26:00Z">
                <w:pPr>
                  <w:jc w:val="right"/>
                </w:pPr>
              </w:pPrChange>
            </w:pPr>
            <w:del w:id="3175" w:author="Microsoft Office User" w:date="2025-07-28T12:26:00Z">
              <w:r w:rsidRPr="00DD6951" w:rsidDel="00AE2A68">
                <w:rPr>
                  <w:color w:val="000000"/>
                  <w:sz w:val="22"/>
                  <w:szCs w:val="22"/>
                </w:rPr>
                <w:delText>14,31%</w:delText>
              </w:r>
            </w:del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A0DF8" w14:textId="40064F6A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3176" w:author="Microsoft Office User" w:date="2025-07-28T12:26:00Z"/>
                <w:color w:val="000000"/>
                <w:sz w:val="22"/>
                <w:szCs w:val="22"/>
              </w:rPr>
              <w:pPrChange w:id="3177" w:author="Microsoft Office User" w:date="2025-07-28T12:26:00Z">
                <w:pPr>
                  <w:jc w:val="right"/>
                </w:pPr>
              </w:pPrChange>
            </w:pPr>
            <w:del w:id="3178" w:author="Microsoft Office User" w:date="2025-07-28T12:26:00Z">
              <w:r w:rsidRPr="00DD6951" w:rsidDel="00AE2A68">
                <w:rPr>
                  <w:color w:val="000000"/>
                  <w:sz w:val="22"/>
                  <w:szCs w:val="22"/>
                </w:rPr>
                <w:delText>4,176</w:delText>
              </w:r>
            </w:del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6BBE2" w14:textId="15E1E4B5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3179" w:author="Microsoft Office User" w:date="2025-07-28T12:26:00Z"/>
                <w:color w:val="000000"/>
                <w:sz w:val="22"/>
                <w:szCs w:val="22"/>
              </w:rPr>
              <w:pPrChange w:id="3180" w:author="Microsoft Office User" w:date="2025-07-28T12:26:00Z">
                <w:pPr/>
              </w:pPrChange>
            </w:pPr>
            <w:del w:id="3181" w:author="Microsoft Office User" w:date="2025-07-28T12:26:00Z">
              <w:r w:rsidRPr="00DD6951" w:rsidDel="00AE2A68">
                <w:rPr>
                  <w:color w:val="000000"/>
                  <w:sz w:val="22"/>
                  <w:szCs w:val="22"/>
                </w:rPr>
                <w:delText>00:03:54</w:delText>
              </w:r>
            </w:del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2B04F" w14:textId="71D17121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3182" w:author="Microsoft Office User" w:date="2025-07-28T12:26:00Z"/>
                <w:color w:val="000000"/>
                <w:sz w:val="22"/>
                <w:szCs w:val="22"/>
              </w:rPr>
              <w:pPrChange w:id="3183" w:author="Microsoft Office User" w:date="2025-07-28T12:26:00Z">
                <w:pPr>
                  <w:jc w:val="right"/>
                </w:pPr>
              </w:pPrChange>
            </w:pPr>
            <w:del w:id="3184" w:author="Microsoft Office User" w:date="2025-07-28T12:26:00Z">
              <w:r w:rsidRPr="00DD6951" w:rsidDel="00AE2A68">
                <w:rPr>
                  <w:color w:val="000000"/>
                  <w:sz w:val="22"/>
                  <w:szCs w:val="22"/>
                </w:rPr>
                <w:delText>+53,54%</w:delText>
              </w:r>
            </w:del>
          </w:p>
        </w:tc>
      </w:tr>
      <w:tr w:rsidR="000730CD" w:rsidRPr="00DD6951" w:rsidDel="00AE2A68" w14:paraId="4C98C704" w14:textId="43DD5DF5" w:rsidTr="00A909B1">
        <w:trPr>
          <w:trHeight w:val="320"/>
          <w:del w:id="3185" w:author="Microsoft Office User" w:date="2025-07-28T12:26:00Z"/>
        </w:trPr>
        <w:tc>
          <w:tcPr>
            <w:tcW w:w="27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A416D" w14:textId="14B7EC5B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3186" w:author="Microsoft Office User" w:date="2025-07-28T12:26:00Z"/>
                <w:color w:val="000000"/>
                <w:sz w:val="22"/>
                <w:szCs w:val="22"/>
              </w:rPr>
              <w:pPrChange w:id="3187" w:author="Microsoft Office User" w:date="2025-07-28T12:26:00Z">
                <w:pPr/>
              </w:pPrChange>
            </w:pPr>
            <w:del w:id="3188" w:author="Microsoft Office User" w:date="2025-07-28T12:26:00Z">
              <w:r w:rsidRPr="00DD6951" w:rsidDel="00AE2A68">
                <w:rPr>
                  <w:color w:val="000000"/>
                  <w:sz w:val="22"/>
                  <w:szCs w:val="22"/>
                </w:rPr>
                <w:delText>Переходы из социальных сетей</w:delText>
              </w:r>
            </w:del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CEFA8" w14:textId="7FBE908E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3189" w:author="Microsoft Office User" w:date="2025-07-28T12:26:00Z"/>
                <w:color w:val="000000"/>
                <w:sz w:val="22"/>
                <w:szCs w:val="22"/>
              </w:rPr>
              <w:pPrChange w:id="3190" w:author="Microsoft Office User" w:date="2025-07-28T12:26:00Z">
                <w:pPr>
                  <w:jc w:val="right"/>
                </w:pPr>
              </w:pPrChange>
            </w:pPr>
            <w:del w:id="3191" w:author="Microsoft Office User" w:date="2025-07-28T12:26:00Z">
              <w:r w:rsidRPr="00DD6951" w:rsidDel="00AE2A68">
                <w:rPr>
                  <w:color w:val="000000"/>
                  <w:sz w:val="22"/>
                  <w:szCs w:val="22"/>
                </w:rPr>
                <w:delText>1336127</w:delText>
              </w:r>
            </w:del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2B995" w14:textId="7BD85DF4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3192" w:author="Microsoft Office User" w:date="2025-07-28T12:26:00Z"/>
                <w:color w:val="000000"/>
                <w:sz w:val="22"/>
                <w:szCs w:val="22"/>
              </w:rPr>
              <w:pPrChange w:id="3193" w:author="Microsoft Office User" w:date="2025-07-28T12:26:00Z">
                <w:pPr>
                  <w:jc w:val="right"/>
                </w:pPr>
              </w:pPrChange>
            </w:pPr>
            <w:del w:id="3194" w:author="Microsoft Office User" w:date="2025-07-28T12:26:00Z">
              <w:r w:rsidRPr="00DD6951" w:rsidDel="00AE2A68">
                <w:rPr>
                  <w:color w:val="000000"/>
                  <w:sz w:val="22"/>
                  <w:szCs w:val="22"/>
                </w:rPr>
                <w:delText>17,18%</w:delText>
              </w:r>
            </w:del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6296C" w14:textId="30B74C38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3195" w:author="Microsoft Office User" w:date="2025-07-28T12:26:00Z"/>
                <w:color w:val="000000"/>
                <w:sz w:val="22"/>
                <w:szCs w:val="22"/>
              </w:rPr>
              <w:pPrChange w:id="3196" w:author="Microsoft Office User" w:date="2025-07-28T12:26:00Z">
                <w:pPr>
                  <w:jc w:val="right"/>
                </w:pPr>
              </w:pPrChange>
            </w:pPr>
            <w:del w:id="3197" w:author="Microsoft Office User" w:date="2025-07-28T12:26:00Z">
              <w:r w:rsidRPr="00DD6951" w:rsidDel="00AE2A68">
                <w:rPr>
                  <w:color w:val="000000"/>
                  <w:sz w:val="22"/>
                  <w:szCs w:val="22"/>
                </w:rPr>
                <w:delText>2,668</w:delText>
              </w:r>
            </w:del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FF917" w14:textId="5E374391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3198" w:author="Microsoft Office User" w:date="2025-07-28T12:26:00Z"/>
                <w:color w:val="000000"/>
                <w:sz w:val="22"/>
                <w:szCs w:val="22"/>
              </w:rPr>
              <w:pPrChange w:id="3199" w:author="Microsoft Office User" w:date="2025-07-28T12:26:00Z">
                <w:pPr/>
              </w:pPrChange>
            </w:pPr>
            <w:del w:id="3200" w:author="Microsoft Office User" w:date="2025-07-28T12:26:00Z">
              <w:r w:rsidRPr="00DD6951" w:rsidDel="00AE2A68">
                <w:rPr>
                  <w:color w:val="000000"/>
                  <w:sz w:val="22"/>
                  <w:szCs w:val="22"/>
                </w:rPr>
                <w:delText>00:02:33</w:delText>
              </w:r>
            </w:del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3C492" w14:textId="5D23DCE0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3201" w:author="Microsoft Office User" w:date="2025-07-28T12:26:00Z"/>
                <w:color w:val="000000"/>
                <w:sz w:val="22"/>
                <w:szCs w:val="22"/>
              </w:rPr>
              <w:pPrChange w:id="3202" w:author="Microsoft Office User" w:date="2025-07-28T12:26:00Z">
                <w:pPr>
                  <w:jc w:val="right"/>
                </w:pPr>
              </w:pPrChange>
            </w:pPr>
            <w:del w:id="3203" w:author="Microsoft Office User" w:date="2025-07-28T12:26:00Z">
              <w:r w:rsidRPr="00DD6951" w:rsidDel="00AE2A68">
                <w:rPr>
                  <w:color w:val="000000"/>
                  <w:sz w:val="22"/>
                  <w:szCs w:val="22"/>
                </w:rPr>
                <w:delText>+45,34%</w:delText>
              </w:r>
            </w:del>
          </w:p>
        </w:tc>
      </w:tr>
      <w:tr w:rsidR="000730CD" w:rsidRPr="00DD6951" w:rsidDel="00AE2A68" w14:paraId="511FD9C5" w14:textId="00E56C18" w:rsidTr="00A909B1">
        <w:trPr>
          <w:trHeight w:val="320"/>
          <w:del w:id="3204" w:author="Microsoft Office User" w:date="2025-07-28T12:26:00Z"/>
        </w:trPr>
        <w:tc>
          <w:tcPr>
            <w:tcW w:w="27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7C437" w14:textId="71CBDC37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3205" w:author="Microsoft Office User" w:date="2025-07-28T12:26:00Z"/>
                <w:color w:val="000000"/>
                <w:sz w:val="22"/>
                <w:szCs w:val="22"/>
              </w:rPr>
              <w:pPrChange w:id="3206" w:author="Microsoft Office User" w:date="2025-07-28T12:26:00Z">
                <w:pPr/>
              </w:pPrChange>
            </w:pPr>
            <w:del w:id="3207" w:author="Microsoft Office User" w:date="2025-07-28T12:26:00Z">
              <w:r w:rsidRPr="00DD6951" w:rsidDel="00AE2A68">
                <w:rPr>
                  <w:color w:val="000000"/>
                  <w:sz w:val="22"/>
                  <w:szCs w:val="22"/>
                </w:rPr>
                <w:delText>Переходы по рекламе</w:delText>
              </w:r>
            </w:del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F2AB3" w14:textId="150B5AF6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3208" w:author="Microsoft Office User" w:date="2025-07-28T12:26:00Z"/>
                <w:color w:val="000000"/>
                <w:sz w:val="22"/>
                <w:szCs w:val="22"/>
              </w:rPr>
              <w:pPrChange w:id="3209" w:author="Microsoft Office User" w:date="2025-07-28T12:26:00Z">
                <w:pPr>
                  <w:jc w:val="right"/>
                </w:pPr>
              </w:pPrChange>
            </w:pPr>
            <w:del w:id="3210" w:author="Microsoft Office User" w:date="2025-07-28T12:26:00Z">
              <w:r w:rsidRPr="00DD6951" w:rsidDel="00AE2A68">
                <w:rPr>
                  <w:color w:val="000000"/>
                  <w:sz w:val="22"/>
                  <w:szCs w:val="22"/>
                </w:rPr>
                <w:delText>1046600</w:delText>
              </w:r>
            </w:del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6021F" w14:textId="68B89E4C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3211" w:author="Microsoft Office User" w:date="2025-07-28T12:26:00Z"/>
                <w:color w:val="000000"/>
                <w:sz w:val="22"/>
                <w:szCs w:val="22"/>
              </w:rPr>
              <w:pPrChange w:id="3212" w:author="Microsoft Office User" w:date="2025-07-28T12:26:00Z">
                <w:pPr>
                  <w:jc w:val="right"/>
                </w:pPr>
              </w:pPrChange>
            </w:pPr>
            <w:del w:id="3213" w:author="Microsoft Office User" w:date="2025-07-28T12:26:00Z">
              <w:r w:rsidRPr="00DD6951" w:rsidDel="00AE2A68">
                <w:rPr>
                  <w:color w:val="000000"/>
                  <w:sz w:val="22"/>
                  <w:szCs w:val="22"/>
                </w:rPr>
                <w:delText>12,43%</w:delText>
              </w:r>
            </w:del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C4B15" w14:textId="76E15E6D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3214" w:author="Microsoft Office User" w:date="2025-07-28T12:26:00Z"/>
                <w:color w:val="000000"/>
                <w:sz w:val="22"/>
                <w:szCs w:val="22"/>
              </w:rPr>
              <w:pPrChange w:id="3215" w:author="Microsoft Office User" w:date="2025-07-28T12:26:00Z">
                <w:pPr>
                  <w:jc w:val="right"/>
                </w:pPr>
              </w:pPrChange>
            </w:pPr>
            <w:del w:id="3216" w:author="Microsoft Office User" w:date="2025-07-28T12:26:00Z">
              <w:r w:rsidRPr="00DD6951" w:rsidDel="00AE2A68">
                <w:rPr>
                  <w:color w:val="000000"/>
                  <w:sz w:val="22"/>
                  <w:szCs w:val="22"/>
                </w:rPr>
                <w:delText>2,680</w:delText>
              </w:r>
            </w:del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94D15" w14:textId="27606089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rPr>
                <w:del w:id="3217" w:author="Microsoft Office User" w:date="2025-07-28T12:26:00Z"/>
                <w:color w:val="000000"/>
                <w:sz w:val="22"/>
                <w:szCs w:val="22"/>
              </w:rPr>
              <w:pPrChange w:id="3218" w:author="Microsoft Office User" w:date="2025-07-28T12:26:00Z">
                <w:pPr/>
              </w:pPrChange>
            </w:pPr>
            <w:del w:id="3219" w:author="Microsoft Office User" w:date="2025-07-28T12:26:00Z">
              <w:r w:rsidRPr="00DD6951" w:rsidDel="00AE2A68">
                <w:rPr>
                  <w:color w:val="000000"/>
                  <w:sz w:val="22"/>
                  <w:szCs w:val="22"/>
                </w:rPr>
                <w:delText>00:02:29</w:delText>
              </w:r>
            </w:del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EDA0D" w14:textId="1B35FADB" w:rsidR="000730CD" w:rsidRPr="00DD6951" w:rsidDel="00AE2A68" w:rsidRDefault="000730CD" w:rsidP="00AE2A68">
            <w:pPr>
              <w:tabs>
                <w:tab w:val="left" w:pos="6420"/>
              </w:tabs>
              <w:spacing w:line="360" w:lineRule="auto"/>
              <w:ind w:firstLine="709"/>
              <w:jc w:val="right"/>
              <w:rPr>
                <w:del w:id="3220" w:author="Microsoft Office User" w:date="2025-07-28T12:26:00Z"/>
                <w:color w:val="000000"/>
                <w:sz w:val="22"/>
                <w:szCs w:val="22"/>
              </w:rPr>
              <w:pPrChange w:id="3221" w:author="Microsoft Office User" w:date="2025-07-28T12:26:00Z">
                <w:pPr>
                  <w:jc w:val="right"/>
                </w:pPr>
              </w:pPrChange>
            </w:pPr>
            <w:del w:id="3222" w:author="Microsoft Office User" w:date="2025-07-28T12:26:00Z">
              <w:r w:rsidRPr="00DD6951" w:rsidDel="00AE2A68">
                <w:rPr>
                  <w:color w:val="000000"/>
                  <w:sz w:val="22"/>
                  <w:szCs w:val="22"/>
                </w:rPr>
                <w:delText>+199,76%</w:delText>
              </w:r>
            </w:del>
          </w:p>
        </w:tc>
      </w:tr>
    </w:tbl>
    <w:p w14:paraId="1C8119F3" w14:textId="77777777" w:rsidR="00AE2A68" w:rsidRDefault="00AE2A68" w:rsidP="00AE2A68">
      <w:pPr>
        <w:tabs>
          <w:tab w:val="left" w:pos="6420"/>
        </w:tabs>
        <w:spacing w:line="360" w:lineRule="auto"/>
        <w:ind w:firstLine="709"/>
        <w:jc w:val="both"/>
        <w:rPr>
          <w:ins w:id="3223" w:author="Microsoft Office User" w:date="2025-07-28T12:30:00Z"/>
          <w:sz w:val="28"/>
          <w:shd w:val="clear" w:color="auto" w:fill="FFFFFF"/>
        </w:rPr>
      </w:pPr>
      <w:ins w:id="3224" w:author="Microsoft Office User" w:date="2025-07-28T12:30:00Z">
        <w:r>
          <w:rPr>
            <w:noProof/>
            <w:sz w:val="28"/>
          </w:rPr>
          <w:t>В сезоне 2024/2025 совокупная аудитория интернет-сайтов Клубов КХЛ составила 17 198 941 уникальных пользователей*, что на 13% превышает результаты прошлого сезона. Количество сессий также увеличилось на 8%, достигнув 47 642 946, а количество просмотров страниц выросло до 142 676 626 (+11%).</w:t>
        </w:r>
      </w:ins>
    </w:p>
    <w:p w14:paraId="1FCD475C" w14:textId="77777777" w:rsidR="00AE2A68" w:rsidRDefault="00AE2A68" w:rsidP="00AE2A68">
      <w:pPr>
        <w:tabs>
          <w:tab w:val="left" w:pos="6420"/>
        </w:tabs>
        <w:jc w:val="center"/>
        <w:rPr>
          <w:ins w:id="3225" w:author="Microsoft Office User" w:date="2025-07-28T12:30:00Z"/>
          <w:b/>
          <w:sz w:val="28"/>
          <w:shd w:val="clear" w:color="auto" w:fill="FFFFFF"/>
        </w:rPr>
      </w:pPr>
      <w:ins w:id="3226" w:author="Microsoft Office User" w:date="2025-07-28T12:30:00Z">
        <w:r>
          <w:rPr>
            <w:b/>
            <w:sz w:val="28"/>
            <w:shd w:val="clear" w:color="auto" w:fill="FFFFFF"/>
          </w:rPr>
          <w:t xml:space="preserve">Совокупные показатели Клубов КХЛ </w:t>
        </w:r>
      </w:ins>
    </w:p>
    <w:p w14:paraId="21376439" w14:textId="77777777" w:rsidR="00AE2A68" w:rsidRDefault="00AE2A68" w:rsidP="00AE2A68">
      <w:pPr>
        <w:tabs>
          <w:tab w:val="left" w:pos="6420"/>
        </w:tabs>
        <w:jc w:val="center"/>
        <w:rPr>
          <w:ins w:id="3227" w:author="Microsoft Office User" w:date="2025-07-28T12:30:00Z"/>
          <w:b/>
          <w:sz w:val="28"/>
          <w:shd w:val="clear" w:color="auto" w:fill="FFFFFF"/>
        </w:rPr>
      </w:pPr>
    </w:p>
    <w:tbl>
      <w:tblPr>
        <w:tblW w:w="10072" w:type="dxa"/>
        <w:tblLook w:val="04A0" w:firstRow="1" w:lastRow="0" w:firstColumn="1" w:lastColumn="0" w:noHBand="0" w:noVBand="1"/>
        <w:tblPrChange w:id="3228" w:author="Microsoft Office User" w:date="2025-07-28T13:32:00Z">
          <w:tblPr>
            <w:tblW w:w="10072" w:type="dxa"/>
            <w:tblLook w:val="04A0" w:firstRow="1" w:lastRow="0" w:firstColumn="1" w:lastColumn="0" w:noHBand="0" w:noVBand="1"/>
          </w:tblPr>
        </w:tblPrChange>
      </w:tblPr>
      <w:tblGrid>
        <w:gridCol w:w="1299"/>
        <w:gridCol w:w="1621"/>
        <w:gridCol w:w="931"/>
        <w:gridCol w:w="1380"/>
        <w:gridCol w:w="1255"/>
        <w:gridCol w:w="1796"/>
        <w:gridCol w:w="1568"/>
        <w:gridCol w:w="222"/>
        <w:tblGridChange w:id="3229">
          <w:tblGrid>
            <w:gridCol w:w="1299"/>
            <w:gridCol w:w="1621"/>
            <w:gridCol w:w="931"/>
            <w:gridCol w:w="1380"/>
            <w:gridCol w:w="1255"/>
            <w:gridCol w:w="1796"/>
            <w:gridCol w:w="1568"/>
            <w:gridCol w:w="222"/>
          </w:tblGrid>
        </w:tblGridChange>
      </w:tblGrid>
      <w:tr w:rsidR="001C6071" w14:paraId="64BAEBAF" w14:textId="77777777" w:rsidTr="001C6071">
        <w:trPr>
          <w:gridAfter w:val="1"/>
          <w:wAfter w:w="222" w:type="dxa"/>
          <w:trHeight w:val="1060"/>
          <w:ins w:id="3230" w:author="Microsoft Office User" w:date="2025-07-28T12:30:00Z"/>
          <w:trPrChange w:id="3231" w:author="Microsoft Office User" w:date="2025-07-28T13:32:00Z">
            <w:trPr>
              <w:gridAfter w:val="1"/>
              <w:wAfter w:w="222" w:type="dxa"/>
              <w:trHeight w:val="1060"/>
            </w:trPr>
          </w:trPrChange>
        </w:trPr>
        <w:tc>
          <w:tcPr>
            <w:tcW w:w="12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232" w:author="Microsoft Office User" w:date="2025-07-28T13:32:00Z">
              <w:tcPr>
                <w:tcW w:w="1299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650CA357" w14:textId="77777777" w:rsidR="00AE2A68" w:rsidRPr="00056C9F" w:rsidRDefault="00AE2A68">
            <w:pPr>
              <w:rPr>
                <w:ins w:id="3233" w:author="Microsoft Office User" w:date="2025-07-28T12:30:00Z"/>
                <w:color w:val="000000"/>
                <w:sz w:val="22"/>
                <w:szCs w:val="22"/>
                <w:rPrChange w:id="3234" w:author="Microsoft Office User" w:date="2025-07-28T13:24:00Z">
                  <w:rPr>
                    <w:ins w:id="3235" w:author="Microsoft Office User" w:date="2025-07-28T12:30:00Z"/>
                    <w:color w:val="000000"/>
                    <w:sz w:val="20"/>
                    <w:szCs w:val="20"/>
                  </w:rPr>
                </w:rPrChange>
              </w:rPr>
            </w:pPr>
            <w:ins w:id="3236" w:author="Microsoft Office User" w:date="2025-07-28T12:30:00Z">
              <w:r w:rsidRPr="00056C9F">
                <w:rPr>
                  <w:color w:val="000000"/>
                  <w:sz w:val="22"/>
                  <w:szCs w:val="22"/>
                  <w:rPrChange w:id="3237" w:author="Microsoft Office User" w:date="2025-07-28T13:24:00Z">
                    <w:rPr>
                      <w:color w:val="000000"/>
                      <w:sz w:val="20"/>
                      <w:szCs w:val="20"/>
                    </w:rPr>
                  </w:rPrChange>
                </w:rPr>
                <w:t> </w:t>
              </w:r>
            </w:ins>
          </w:p>
        </w:tc>
        <w:tc>
          <w:tcPr>
            <w:tcW w:w="16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238" w:author="Microsoft Office User" w:date="2025-07-28T13:32:00Z">
              <w:tcPr>
                <w:tcW w:w="1621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30E32922" w14:textId="77777777" w:rsidR="00AE2A68" w:rsidRPr="00056C9F" w:rsidRDefault="00AE2A68">
            <w:pPr>
              <w:rPr>
                <w:ins w:id="3239" w:author="Microsoft Office User" w:date="2025-07-28T12:30:00Z"/>
                <w:b/>
                <w:bCs/>
                <w:color w:val="000000"/>
                <w:sz w:val="22"/>
                <w:szCs w:val="22"/>
                <w:rPrChange w:id="3240" w:author="Microsoft Office User" w:date="2025-07-28T13:24:00Z">
                  <w:rPr>
                    <w:ins w:id="3241" w:author="Microsoft Office User" w:date="2025-07-28T12:30:00Z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ins w:id="3242" w:author="Microsoft Office User" w:date="2025-07-28T12:30:00Z">
              <w:r w:rsidRPr="00056C9F">
                <w:rPr>
                  <w:b/>
                  <w:bCs/>
                  <w:color w:val="000000"/>
                  <w:sz w:val="22"/>
                  <w:szCs w:val="22"/>
                  <w:rPrChange w:id="3243" w:author="Microsoft Office User" w:date="2025-07-28T13:24:00Z">
                    <w:rPr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>Пользователи</w:t>
              </w:r>
            </w:ins>
          </w:p>
        </w:tc>
        <w:tc>
          <w:tcPr>
            <w:tcW w:w="11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244" w:author="Microsoft Office User" w:date="2025-07-28T13:32:00Z">
              <w:tcPr>
                <w:tcW w:w="961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15ADBFBE" w14:textId="77777777" w:rsidR="00AE2A68" w:rsidRPr="00056C9F" w:rsidRDefault="00AE2A68">
            <w:pPr>
              <w:rPr>
                <w:ins w:id="3245" w:author="Microsoft Office User" w:date="2025-07-28T12:30:00Z"/>
                <w:b/>
                <w:bCs/>
                <w:color w:val="000000"/>
                <w:sz w:val="22"/>
                <w:szCs w:val="22"/>
                <w:rPrChange w:id="3246" w:author="Microsoft Office User" w:date="2025-07-28T13:24:00Z">
                  <w:rPr>
                    <w:ins w:id="3247" w:author="Microsoft Office User" w:date="2025-07-28T12:30:00Z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ins w:id="3248" w:author="Microsoft Office User" w:date="2025-07-28T12:30:00Z">
              <w:r w:rsidRPr="00056C9F">
                <w:rPr>
                  <w:b/>
                  <w:bCs/>
                  <w:color w:val="000000"/>
                  <w:sz w:val="22"/>
                  <w:szCs w:val="22"/>
                  <w:rPrChange w:id="3249" w:author="Microsoft Office User" w:date="2025-07-28T13:24:00Z">
                    <w:rPr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>Сессии</w:t>
              </w:r>
            </w:ins>
          </w:p>
        </w:tc>
        <w:tc>
          <w:tcPr>
            <w:tcW w:w="11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250" w:author="Microsoft Office User" w:date="2025-07-28T13:32:00Z">
              <w:tcPr>
                <w:tcW w:w="1380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45A18CF4" w14:textId="77777777" w:rsidR="00AE2A68" w:rsidRPr="00056C9F" w:rsidRDefault="00AE2A68">
            <w:pPr>
              <w:rPr>
                <w:ins w:id="3251" w:author="Microsoft Office User" w:date="2025-07-28T12:30:00Z"/>
                <w:b/>
                <w:bCs/>
                <w:color w:val="000000"/>
                <w:sz w:val="22"/>
                <w:szCs w:val="22"/>
                <w:rPrChange w:id="3252" w:author="Microsoft Office User" w:date="2025-07-28T13:24:00Z">
                  <w:rPr>
                    <w:ins w:id="3253" w:author="Microsoft Office User" w:date="2025-07-28T12:30:00Z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ins w:id="3254" w:author="Microsoft Office User" w:date="2025-07-28T12:30:00Z">
              <w:r w:rsidRPr="00056C9F">
                <w:rPr>
                  <w:b/>
                  <w:bCs/>
                  <w:color w:val="000000"/>
                  <w:sz w:val="22"/>
                  <w:szCs w:val="22"/>
                  <w:rPrChange w:id="3255" w:author="Microsoft Office User" w:date="2025-07-28T13:24:00Z">
                    <w:rPr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>Просмотры страниц</w:t>
              </w:r>
            </w:ins>
          </w:p>
        </w:tc>
        <w:tc>
          <w:tcPr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  <w:tcPrChange w:id="3256" w:author="Microsoft Office User" w:date="2025-07-28T13:32:00Z">
              <w:tcPr>
                <w:tcW w:w="1255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noWrap/>
                <w:vAlign w:val="center"/>
                <w:hideMark/>
              </w:tcPr>
            </w:tcPrChange>
          </w:tcPr>
          <w:p w14:paraId="61A93791" w14:textId="77777777" w:rsidR="00AE2A68" w:rsidRPr="00056C9F" w:rsidRDefault="00AE2A68">
            <w:pPr>
              <w:jc w:val="center"/>
              <w:rPr>
                <w:ins w:id="3257" w:author="Microsoft Office User" w:date="2025-07-28T12:30:00Z"/>
                <w:b/>
                <w:bCs/>
                <w:color w:val="000000"/>
                <w:sz w:val="22"/>
                <w:szCs w:val="22"/>
                <w:rPrChange w:id="3258" w:author="Microsoft Office User" w:date="2025-07-28T13:24:00Z">
                  <w:rPr>
                    <w:ins w:id="3259" w:author="Microsoft Office User" w:date="2025-07-28T12:30:00Z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ins w:id="3260" w:author="Microsoft Office User" w:date="2025-07-28T12:30:00Z">
              <w:r w:rsidRPr="00056C9F">
                <w:rPr>
                  <w:b/>
                  <w:bCs/>
                  <w:color w:val="000000"/>
                  <w:sz w:val="22"/>
                  <w:szCs w:val="22"/>
                  <w:rPrChange w:id="3261" w:author="Microsoft Office User" w:date="2025-07-28T13:24:00Z">
                    <w:rPr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 xml:space="preserve">Среднее </w:t>
              </w:r>
            </w:ins>
          </w:p>
          <w:p w14:paraId="33C5A818" w14:textId="77777777" w:rsidR="00AE2A68" w:rsidRPr="00056C9F" w:rsidRDefault="00AE2A68">
            <w:pPr>
              <w:jc w:val="center"/>
              <w:rPr>
                <w:ins w:id="3262" w:author="Microsoft Office User" w:date="2025-07-28T12:30:00Z"/>
                <w:b/>
                <w:bCs/>
                <w:color w:val="000000"/>
                <w:sz w:val="22"/>
                <w:szCs w:val="22"/>
                <w:rPrChange w:id="3263" w:author="Microsoft Office User" w:date="2025-07-28T13:24:00Z">
                  <w:rPr>
                    <w:ins w:id="3264" w:author="Microsoft Office User" w:date="2025-07-28T12:30:00Z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ins w:id="3265" w:author="Microsoft Office User" w:date="2025-07-28T12:30:00Z">
              <w:r w:rsidRPr="00056C9F">
                <w:rPr>
                  <w:b/>
                  <w:bCs/>
                  <w:color w:val="000000"/>
                  <w:sz w:val="22"/>
                  <w:szCs w:val="22"/>
                  <w:rPrChange w:id="3266" w:author="Microsoft Office User" w:date="2025-07-28T13:24:00Z">
                    <w:rPr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 xml:space="preserve">время </w:t>
              </w:r>
            </w:ins>
          </w:p>
        </w:tc>
        <w:tc>
          <w:tcPr>
            <w:tcW w:w="17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267" w:author="Microsoft Office User" w:date="2025-07-28T13:32:00Z">
              <w:tcPr>
                <w:tcW w:w="1766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40CE6235" w14:textId="77777777" w:rsidR="00AE2A68" w:rsidRPr="00056C9F" w:rsidRDefault="00AE2A68">
            <w:pPr>
              <w:rPr>
                <w:ins w:id="3268" w:author="Microsoft Office User" w:date="2025-07-28T12:30:00Z"/>
                <w:b/>
                <w:bCs/>
                <w:color w:val="000000"/>
                <w:sz w:val="22"/>
                <w:szCs w:val="22"/>
                <w:rPrChange w:id="3269" w:author="Microsoft Office User" w:date="2025-07-28T13:24:00Z">
                  <w:rPr>
                    <w:ins w:id="3270" w:author="Microsoft Office User" w:date="2025-07-28T12:30:00Z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ins w:id="3271" w:author="Microsoft Office User" w:date="2025-07-28T12:30:00Z">
              <w:r w:rsidRPr="00056C9F">
                <w:rPr>
                  <w:b/>
                  <w:bCs/>
                  <w:color w:val="000000"/>
                  <w:sz w:val="22"/>
                  <w:szCs w:val="22"/>
                  <w:rPrChange w:id="3272" w:author="Microsoft Office User" w:date="2025-07-28T13:24:00Z">
                    <w:rPr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>Среднее количество просмотренных страниц</w:t>
              </w:r>
            </w:ins>
          </w:p>
        </w:tc>
        <w:tc>
          <w:tcPr>
            <w:tcW w:w="1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273" w:author="Microsoft Office User" w:date="2025-07-28T13:32:00Z">
              <w:tcPr>
                <w:tcW w:w="1568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489A5BA7" w14:textId="77777777" w:rsidR="00AE2A68" w:rsidRPr="00056C9F" w:rsidRDefault="00AE2A68">
            <w:pPr>
              <w:rPr>
                <w:ins w:id="3274" w:author="Microsoft Office User" w:date="2025-07-28T12:30:00Z"/>
                <w:b/>
                <w:bCs/>
                <w:color w:val="000000"/>
                <w:sz w:val="22"/>
                <w:szCs w:val="22"/>
                <w:rPrChange w:id="3275" w:author="Microsoft Office User" w:date="2025-07-28T13:24:00Z">
                  <w:rPr>
                    <w:ins w:id="3276" w:author="Microsoft Office User" w:date="2025-07-28T12:30:00Z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ins w:id="3277" w:author="Microsoft Office User" w:date="2025-07-28T12:30:00Z">
              <w:r w:rsidRPr="00056C9F">
                <w:rPr>
                  <w:b/>
                  <w:bCs/>
                  <w:color w:val="000000"/>
                  <w:sz w:val="22"/>
                  <w:szCs w:val="22"/>
                  <w:rPrChange w:id="3278" w:author="Microsoft Office User" w:date="2025-07-28T13:24:00Z">
                    <w:rPr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>Сессии на пользователя</w:t>
              </w:r>
            </w:ins>
          </w:p>
        </w:tc>
      </w:tr>
      <w:tr w:rsidR="001C6071" w14:paraId="439E9AA2" w14:textId="77777777" w:rsidTr="001C6071">
        <w:trPr>
          <w:trHeight w:val="320"/>
          <w:ins w:id="3279" w:author="Microsoft Office User" w:date="2025-07-28T12:30:00Z"/>
          <w:trPrChange w:id="3280" w:author="Microsoft Office User" w:date="2025-07-28T13:32:00Z">
            <w:trPr>
              <w:trHeight w:val="320"/>
            </w:trPr>
          </w:trPrChange>
        </w:trPr>
        <w:tc>
          <w:tcPr>
            <w:tcW w:w="12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281" w:author="Microsoft Office User" w:date="2025-07-28T13:32:00Z">
              <w:tcPr>
                <w:tcW w:w="1299" w:type="dxa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71F0867E" w14:textId="77777777" w:rsidR="00AE2A68" w:rsidRPr="00056C9F" w:rsidRDefault="00AE2A68">
            <w:pPr>
              <w:rPr>
                <w:ins w:id="3282" w:author="Microsoft Office User" w:date="2025-07-28T12:30:00Z"/>
                <w:color w:val="000000"/>
                <w:sz w:val="22"/>
                <w:szCs w:val="22"/>
                <w:rPrChange w:id="3283" w:author="Microsoft Office User" w:date="2025-07-28T13:24:00Z">
                  <w:rPr>
                    <w:ins w:id="3284" w:author="Microsoft Office User" w:date="2025-07-28T12:30:00Z"/>
                    <w:color w:val="000000"/>
                    <w:sz w:val="20"/>
                    <w:szCs w:val="20"/>
                  </w:rPr>
                </w:rPrChange>
              </w:rPr>
            </w:pPr>
          </w:p>
        </w:tc>
        <w:tc>
          <w:tcPr>
            <w:tcW w:w="16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285" w:author="Microsoft Office User" w:date="2025-07-28T13:32:00Z">
              <w:tcPr>
                <w:tcW w:w="1621" w:type="dxa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33647B85" w14:textId="77777777" w:rsidR="00AE2A68" w:rsidRPr="00056C9F" w:rsidRDefault="00AE2A68">
            <w:pPr>
              <w:rPr>
                <w:ins w:id="3286" w:author="Microsoft Office User" w:date="2025-07-28T12:30:00Z"/>
                <w:b/>
                <w:bCs/>
                <w:color w:val="000000"/>
                <w:sz w:val="22"/>
                <w:szCs w:val="22"/>
                <w:rPrChange w:id="3287" w:author="Microsoft Office User" w:date="2025-07-28T13:24:00Z">
                  <w:rPr>
                    <w:ins w:id="3288" w:author="Microsoft Office User" w:date="2025-07-28T12:30:00Z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</w:p>
        </w:tc>
        <w:tc>
          <w:tcPr>
            <w:tcW w:w="11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289" w:author="Microsoft Office User" w:date="2025-07-28T13:32:00Z">
              <w:tcPr>
                <w:tcW w:w="961" w:type="dxa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30E37EF3" w14:textId="77777777" w:rsidR="00AE2A68" w:rsidRPr="00056C9F" w:rsidRDefault="00AE2A68">
            <w:pPr>
              <w:rPr>
                <w:ins w:id="3290" w:author="Microsoft Office User" w:date="2025-07-28T12:30:00Z"/>
                <w:b/>
                <w:bCs/>
                <w:color w:val="000000"/>
                <w:sz w:val="22"/>
                <w:szCs w:val="22"/>
                <w:rPrChange w:id="3291" w:author="Microsoft Office User" w:date="2025-07-28T13:24:00Z">
                  <w:rPr>
                    <w:ins w:id="3292" w:author="Microsoft Office User" w:date="2025-07-28T12:30:00Z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</w:p>
        </w:tc>
        <w:tc>
          <w:tcPr>
            <w:tcW w:w="11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293" w:author="Microsoft Office User" w:date="2025-07-28T13:32:00Z">
              <w:tcPr>
                <w:tcW w:w="1380" w:type="dxa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2289FDC1" w14:textId="77777777" w:rsidR="00AE2A68" w:rsidRPr="00056C9F" w:rsidRDefault="00AE2A68">
            <w:pPr>
              <w:rPr>
                <w:ins w:id="3294" w:author="Microsoft Office User" w:date="2025-07-28T12:30:00Z"/>
                <w:b/>
                <w:bCs/>
                <w:color w:val="000000"/>
                <w:sz w:val="22"/>
                <w:szCs w:val="22"/>
                <w:rPrChange w:id="3295" w:author="Microsoft Office User" w:date="2025-07-28T13:24:00Z">
                  <w:rPr>
                    <w:ins w:id="3296" w:author="Microsoft Office User" w:date="2025-07-28T12:30:00Z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</w:p>
        </w:tc>
        <w:tc>
          <w:tcPr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  <w:tcPrChange w:id="3297" w:author="Microsoft Office User" w:date="2025-07-28T13:32:00Z">
              <w:tcPr>
                <w:tcW w:w="1255" w:type="dxa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22D8A7E9" w14:textId="77777777" w:rsidR="00AE2A68" w:rsidRPr="00056C9F" w:rsidRDefault="00AE2A68">
            <w:pPr>
              <w:rPr>
                <w:ins w:id="3298" w:author="Microsoft Office User" w:date="2025-07-28T12:30:00Z"/>
                <w:b/>
                <w:bCs/>
                <w:color w:val="000000"/>
                <w:sz w:val="22"/>
                <w:szCs w:val="22"/>
                <w:rPrChange w:id="3299" w:author="Microsoft Office User" w:date="2025-07-28T13:24:00Z">
                  <w:rPr>
                    <w:ins w:id="3300" w:author="Microsoft Office User" w:date="2025-07-28T12:30:00Z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</w:p>
        </w:tc>
        <w:tc>
          <w:tcPr>
            <w:tcW w:w="1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301" w:author="Microsoft Office User" w:date="2025-07-28T13:32:00Z">
              <w:tcPr>
                <w:tcW w:w="1766" w:type="dxa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6CAE6477" w14:textId="77777777" w:rsidR="00AE2A68" w:rsidRPr="00056C9F" w:rsidRDefault="00AE2A68">
            <w:pPr>
              <w:rPr>
                <w:ins w:id="3302" w:author="Microsoft Office User" w:date="2025-07-28T12:30:00Z"/>
                <w:b/>
                <w:bCs/>
                <w:color w:val="000000"/>
                <w:sz w:val="22"/>
                <w:szCs w:val="22"/>
                <w:rPrChange w:id="3303" w:author="Microsoft Office User" w:date="2025-07-28T13:24:00Z">
                  <w:rPr>
                    <w:ins w:id="3304" w:author="Microsoft Office User" w:date="2025-07-28T12:30:00Z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</w:p>
        </w:tc>
        <w:tc>
          <w:tcPr>
            <w:tcW w:w="1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305" w:author="Microsoft Office User" w:date="2025-07-28T13:32:00Z">
              <w:tcPr>
                <w:tcW w:w="1568" w:type="dxa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79512CBA" w14:textId="77777777" w:rsidR="00AE2A68" w:rsidRPr="00056C9F" w:rsidRDefault="00AE2A68">
            <w:pPr>
              <w:rPr>
                <w:ins w:id="3306" w:author="Microsoft Office User" w:date="2025-07-28T12:30:00Z"/>
                <w:b/>
                <w:bCs/>
                <w:color w:val="000000"/>
                <w:sz w:val="22"/>
                <w:szCs w:val="22"/>
                <w:rPrChange w:id="3307" w:author="Microsoft Office User" w:date="2025-07-28T13:24:00Z">
                  <w:rPr>
                    <w:ins w:id="3308" w:author="Microsoft Office User" w:date="2025-07-28T12:30:00Z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</w:p>
        </w:tc>
        <w:tc>
          <w:tcPr>
            <w:tcW w:w="222" w:type="dxa"/>
            <w:noWrap/>
            <w:vAlign w:val="bottom"/>
            <w:hideMark/>
            <w:tcPrChange w:id="3309" w:author="Microsoft Office User" w:date="2025-07-28T13:32:00Z">
              <w:tcPr>
                <w:tcW w:w="222" w:type="dxa"/>
                <w:noWrap/>
                <w:vAlign w:val="bottom"/>
                <w:hideMark/>
              </w:tcPr>
            </w:tcPrChange>
          </w:tcPr>
          <w:p w14:paraId="3A2DD362" w14:textId="77777777" w:rsidR="00AE2A68" w:rsidRDefault="00AE2A68">
            <w:pPr>
              <w:rPr>
                <w:ins w:id="3310" w:author="Microsoft Office User" w:date="2025-07-28T12:30:00Z"/>
              </w:rPr>
            </w:pPr>
          </w:p>
        </w:tc>
      </w:tr>
      <w:tr w:rsidR="001C6071" w14:paraId="1DA5D0C6" w14:textId="77777777" w:rsidTr="001C6071">
        <w:trPr>
          <w:trHeight w:val="320"/>
          <w:ins w:id="3311" w:author="Microsoft Office User" w:date="2025-07-28T12:30:00Z"/>
          <w:trPrChange w:id="3312" w:author="Microsoft Office User" w:date="2025-07-28T13:32:00Z">
            <w:trPr>
              <w:trHeight w:val="320"/>
            </w:trPr>
          </w:trPrChange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313" w:author="Microsoft Office User" w:date="2025-07-28T13:32:00Z">
              <w:tcPr>
                <w:tcW w:w="1299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7705D573" w14:textId="77777777" w:rsidR="00AE2A68" w:rsidRPr="00056C9F" w:rsidRDefault="00AE2A68">
            <w:pPr>
              <w:rPr>
                <w:ins w:id="3314" w:author="Microsoft Office User" w:date="2025-07-28T12:30:00Z"/>
                <w:color w:val="000000"/>
                <w:sz w:val="22"/>
                <w:szCs w:val="22"/>
                <w:rPrChange w:id="3315" w:author="Microsoft Office User" w:date="2025-07-28T13:24:00Z">
                  <w:rPr>
                    <w:ins w:id="3316" w:author="Microsoft Office User" w:date="2025-07-28T12:30:00Z"/>
                    <w:color w:val="000000"/>
                    <w:sz w:val="20"/>
                    <w:szCs w:val="20"/>
                  </w:rPr>
                </w:rPrChange>
              </w:rPr>
            </w:pPr>
            <w:ins w:id="3317" w:author="Microsoft Office User" w:date="2025-07-28T12:30:00Z">
              <w:r w:rsidRPr="00056C9F">
                <w:rPr>
                  <w:color w:val="000000"/>
                  <w:sz w:val="22"/>
                  <w:szCs w:val="22"/>
                  <w:rPrChange w:id="3318" w:author="Microsoft Office User" w:date="2025-07-28T13:24:00Z">
                    <w:rPr>
                      <w:color w:val="000000"/>
                      <w:sz w:val="20"/>
                      <w:szCs w:val="20"/>
                    </w:rPr>
                  </w:rPrChange>
                </w:rPr>
                <w:t>Сезон 2024/2025</w:t>
              </w:r>
            </w:ins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319" w:author="Microsoft Office User" w:date="2025-07-28T13:32:00Z">
              <w:tcPr>
                <w:tcW w:w="162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35DA89A6" w14:textId="77777777" w:rsidR="00AE2A68" w:rsidRPr="00056C9F" w:rsidRDefault="00AE2A68">
            <w:pPr>
              <w:jc w:val="right"/>
              <w:rPr>
                <w:ins w:id="3320" w:author="Microsoft Office User" w:date="2025-07-28T12:30:00Z"/>
                <w:color w:val="000000"/>
                <w:sz w:val="22"/>
                <w:szCs w:val="22"/>
                <w:rPrChange w:id="3321" w:author="Microsoft Office User" w:date="2025-07-28T13:24:00Z">
                  <w:rPr>
                    <w:ins w:id="3322" w:author="Microsoft Office User" w:date="2025-07-28T12:30:00Z"/>
                    <w:color w:val="000000"/>
                    <w:sz w:val="20"/>
                    <w:szCs w:val="20"/>
                  </w:rPr>
                </w:rPrChange>
              </w:rPr>
            </w:pPr>
            <w:ins w:id="3323" w:author="Microsoft Office User" w:date="2025-07-28T12:30:00Z">
              <w:r w:rsidRPr="00056C9F">
                <w:rPr>
                  <w:color w:val="000000"/>
                  <w:sz w:val="22"/>
                  <w:szCs w:val="22"/>
                  <w:rPrChange w:id="3324" w:author="Microsoft Office User" w:date="2025-07-28T13:24:00Z">
                    <w:rPr>
                      <w:color w:val="000000"/>
                      <w:sz w:val="20"/>
                      <w:szCs w:val="20"/>
                    </w:rPr>
                  </w:rPrChange>
                </w:rPr>
                <w:t>17 198 941</w:t>
              </w:r>
            </w:ins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325" w:author="Microsoft Office User" w:date="2025-07-28T13:32:00Z">
              <w:tcPr>
                <w:tcW w:w="96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1BDF7C4D" w14:textId="77777777" w:rsidR="00AE2A68" w:rsidRPr="00056C9F" w:rsidRDefault="00AE2A68">
            <w:pPr>
              <w:jc w:val="right"/>
              <w:rPr>
                <w:ins w:id="3326" w:author="Microsoft Office User" w:date="2025-07-28T12:30:00Z"/>
                <w:color w:val="000000"/>
                <w:sz w:val="22"/>
                <w:szCs w:val="22"/>
                <w:rPrChange w:id="3327" w:author="Microsoft Office User" w:date="2025-07-28T13:24:00Z">
                  <w:rPr>
                    <w:ins w:id="3328" w:author="Microsoft Office User" w:date="2025-07-28T12:30:00Z"/>
                    <w:color w:val="000000"/>
                    <w:sz w:val="20"/>
                    <w:szCs w:val="20"/>
                  </w:rPr>
                </w:rPrChange>
              </w:rPr>
            </w:pPr>
            <w:ins w:id="3329" w:author="Microsoft Office User" w:date="2025-07-28T12:30:00Z">
              <w:r w:rsidRPr="00056C9F">
                <w:rPr>
                  <w:color w:val="000000"/>
                  <w:sz w:val="22"/>
                  <w:szCs w:val="22"/>
                  <w:rPrChange w:id="3330" w:author="Microsoft Office User" w:date="2025-07-28T13:24:00Z">
                    <w:rPr>
                      <w:color w:val="000000"/>
                      <w:sz w:val="20"/>
                      <w:szCs w:val="20"/>
                    </w:rPr>
                  </w:rPrChange>
                </w:rPr>
                <w:t>47 642 946</w:t>
              </w:r>
            </w:ins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331" w:author="Microsoft Office User" w:date="2025-07-28T13:32:00Z">
              <w:tcPr>
                <w:tcW w:w="138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67B04507" w14:textId="77777777" w:rsidR="00AE2A68" w:rsidRPr="00056C9F" w:rsidRDefault="00AE2A68">
            <w:pPr>
              <w:jc w:val="right"/>
              <w:rPr>
                <w:ins w:id="3332" w:author="Microsoft Office User" w:date="2025-07-28T12:30:00Z"/>
                <w:color w:val="000000"/>
                <w:sz w:val="22"/>
                <w:szCs w:val="22"/>
                <w:rPrChange w:id="3333" w:author="Microsoft Office User" w:date="2025-07-28T13:24:00Z">
                  <w:rPr>
                    <w:ins w:id="3334" w:author="Microsoft Office User" w:date="2025-07-28T12:30:00Z"/>
                    <w:color w:val="000000"/>
                    <w:sz w:val="20"/>
                    <w:szCs w:val="20"/>
                  </w:rPr>
                </w:rPrChange>
              </w:rPr>
            </w:pPr>
            <w:ins w:id="3335" w:author="Microsoft Office User" w:date="2025-07-28T12:30:00Z">
              <w:r w:rsidRPr="00056C9F">
                <w:rPr>
                  <w:color w:val="000000"/>
                  <w:sz w:val="22"/>
                  <w:szCs w:val="22"/>
                  <w:rPrChange w:id="3336" w:author="Microsoft Office User" w:date="2025-07-28T13:24:00Z">
                    <w:rPr>
                      <w:color w:val="000000"/>
                      <w:sz w:val="20"/>
                      <w:szCs w:val="20"/>
                    </w:rPr>
                  </w:rPrChange>
                </w:rPr>
                <w:t>142 676 626</w:t>
              </w:r>
            </w:ins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337" w:author="Microsoft Office User" w:date="2025-07-28T13:32:00Z">
              <w:tcPr>
                <w:tcW w:w="125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7054FA14" w14:textId="77777777" w:rsidR="00AE2A68" w:rsidRPr="00056C9F" w:rsidRDefault="00AE2A68">
            <w:pPr>
              <w:jc w:val="right"/>
              <w:rPr>
                <w:ins w:id="3338" w:author="Microsoft Office User" w:date="2025-07-28T12:30:00Z"/>
                <w:color w:val="000000"/>
                <w:sz w:val="22"/>
                <w:szCs w:val="22"/>
                <w:lang w:val="en-US"/>
                <w:rPrChange w:id="3339" w:author="Microsoft Office User" w:date="2025-07-28T13:24:00Z">
                  <w:rPr>
                    <w:ins w:id="3340" w:author="Microsoft Office User" w:date="2025-07-28T12:30:00Z"/>
                    <w:color w:val="000000"/>
                    <w:sz w:val="20"/>
                    <w:szCs w:val="20"/>
                    <w:lang w:val="en-US"/>
                  </w:rPr>
                </w:rPrChange>
              </w:rPr>
            </w:pPr>
            <w:ins w:id="3341" w:author="Microsoft Office User" w:date="2025-07-28T12:30:00Z">
              <w:r w:rsidRPr="00056C9F">
                <w:rPr>
                  <w:color w:val="000000"/>
                  <w:sz w:val="22"/>
                  <w:szCs w:val="22"/>
                  <w:rPrChange w:id="3342" w:author="Microsoft Office User" w:date="2025-07-28T13:24:00Z">
                    <w:rPr>
                      <w:color w:val="000000"/>
                      <w:sz w:val="20"/>
                      <w:szCs w:val="20"/>
                    </w:rPr>
                  </w:rPrChange>
                </w:rPr>
                <w:t>00:02</w:t>
              </w:r>
              <w:r w:rsidRPr="00056C9F">
                <w:rPr>
                  <w:color w:val="000000"/>
                  <w:sz w:val="22"/>
                  <w:szCs w:val="22"/>
                  <w:lang w:val="en-US"/>
                  <w:rPrChange w:id="3343" w:author="Microsoft Office User" w:date="2025-07-28T13:24:00Z">
                    <w:rPr>
                      <w:color w:val="000000"/>
                      <w:sz w:val="20"/>
                      <w:szCs w:val="20"/>
                      <w:lang w:val="en-US"/>
                    </w:rPr>
                  </w:rPrChange>
                </w:rPr>
                <w:t>:00</w:t>
              </w:r>
            </w:ins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344" w:author="Microsoft Office User" w:date="2025-07-28T13:32:00Z">
              <w:tcPr>
                <w:tcW w:w="176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070AB79F" w14:textId="77777777" w:rsidR="00AE2A68" w:rsidRPr="00056C9F" w:rsidRDefault="00AE2A68">
            <w:pPr>
              <w:jc w:val="right"/>
              <w:rPr>
                <w:ins w:id="3345" w:author="Microsoft Office User" w:date="2025-07-28T12:30:00Z"/>
                <w:color w:val="000000"/>
                <w:sz w:val="22"/>
                <w:szCs w:val="22"/>
                <w:rPrChange w:id="3346" w:author="Microsoft Office User" w:date="2025-07-28T13:24:00Z">
                  <w:rPr>
                    <w:ins w:id="3347" w:author="Microsoft Office User" w:date="2025-07-28T12:30:00Z"/>
                    <w:color w:val="000000"/>
                    <w:sz w:val="20"/>
                    <w:szCs w:val="20"/>
                  </w:rPr>
                </w:rPrChange>
              </w:rPr>
            </w:pPr>
            <w:ins w:id="3348" w:author="Microsoft Office User" w:date="2025-07-28T12:30:00Z">
              <w:r w:rsidRPr="00056C9F">
                <w:rPr>
                  <w:color w:val="000000"/>
                  <w:sz w:val="22"/>
                  <w:szCs w:val="22"/>
                  <w:rPrChange w:id="3349" w:author="Microsoft Office User" w:date="2025-07-28T13:24:00Z">
                    <w:rPr>
                      <w:color w:val="000000"/>
                      <w:sz w:val="20"/>
                      <w:szCs w:val="20"/>
                    </w:rPr>
                  </w:rPrChange>
                </w:rPr>
                <w:t>2,99</w:t>
              </w:r>
            </w:ins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350" w:author="Microsoft Office User" w:date="2025-07-28T13:32:00Z">
              <w:tcPr>
                <w:tcW w:w="156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41330708" w14:textId="77777777" w:rsidR="00AE2A68" w:rsidRPr="00056C9F" w:rsidRDefault="00AE2A68">
            <w:pPr>
              <w:jc w:val="right"/>
              <w:rPr>
                <w:ins w:id="3351" w:author="Microsoft Office User" w:date="2025-07-28T12:30:00Z"/>
                <w:color w:val="000000"/>
                <w:sz w:val="22"/>
                <w:szCs w:val="22"/>
                <w:rPrChange w:id="3352" w:author="Microsoft Office User" w:date="2025-07-28T13:24:00Z">
                  <w:rPr>
                    <w:ins w:id="3353" w:author="Microsoft Office User" w:date="2025-07-28T12:30:00Z"/>
                    <w:color w:val="000000"/>
                    <w:sz w:val="20"/>
                    <w:szCs w:val="20"/>
                  </w:rPr>
                </w:rPrChange>
              </w:rPr>
            </w:pPr>
            <w:ins w:id="3354" w:author="Microsoft Office User" w:date="2025-07-28T12:30:00Z">
              <w:r w:rsidRPr="00056C9F">
                <w:rPr>
                  <w:color w:val="000000"/>
                  <w:sz w:val="22"/>
                  <w:szCs w:val="22"/>
                  <w:rPrChange w:id="3355" w:author="Microsoft Office User" w:date="2025-07-28T13:24:00Z">
                    <w:rPr>
                      <w:color w:val="000000"/>
                      <w:sz w:val="20"/>
                      <w:szCs w:val="20"/>
                    </w:rPr>
                  </w:rPrChange>
                </w:rPr>
                <w:t>2,77</w:t>
              </w:r>
            </w:ins>
          </w:p>
        </w:tc>
        <w:tc>
          <w:tcPr>
            <w:tcW w:w="222" w:type="dxa"/>
            <w:vAlign w:val="center"/>
            <w:hideMark/>
            <w:tcPrChange w:id="3356" w:author="Microsoft Office User" w:date="2025-07-28T13:32:00Z">
              <w:tcPr>
                <w:tcW w:w="222" w:type="dxa"/>
                <w:vAlign w:val="center"/>
                <w:hideMark/>
              </w:tcPr>
            </w:tcPrChange>
          </w:tcPr>
          <w:p w14:paraId="5DA1A78E" w14:textId="77777777" w:rsidR="00AE2A68" w:rsidRDefault="00AE2A68">
            <w:pPr>
              <w:rPr>
                <w:ins w:id="3357" w:author="Microsoft Office User" w:date="2025-07-28T12:30:00Z"/>
                <w:color w:val="000000"/>
                <w:sz w:val="20"/>
                <w:szCs w:val="20"/>
              </w:rPr>
            </w:pPr>
          </w:p>
        </w:tc>
      </w:tr>
      <w:tr w:rsidR="001C6071" w14:paraId="13C3F1A1" w14:textId="77777777" w:rsidTr="001C6071">
        <w:trPr>
          <w:trHeight w:val="320"/>
          <w:ins w:id="3358" w:author="Microsoft Office User" w:date="2025-07-28T12:30:00Z"/>
          <w:trPrChange w:id="3359" w:author="Microsoft Office User" w:date="2025-07-28T13:32:00Z">
            <w:trPr>
              <w:trHeight w:val="320"/>
            </w:trPr>
          </w:trPrChange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360" w:author="Microsoft Office User" w:date="2025-07-28T13:32:00Z">
              <w:tcPr>
                <w:tcW w:w="1299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7D46FBC4" w14:textId="77777777" w:rsidR="00AE2A68" w:rsidRPr="00056C9F" w:rsidRDefault="00AE2A68">
            <w:pPr>
              <w:rPr>
                <w:ins w:id="3361" w:author="Microsoft Office User" w:date="2025-07-28T12:30:00Z"/>
                <w:color w:val="000000"/>
                <w:sz w:val="22"/>
                <w:szCs w:val="22"/>
                <w:rPrChange w:id="3362" w:author="Microsoft Office User" w:date="2025-07-28T13:24:00Z">
                  <w:rPr>
                    <w:ins w:id="3363" w:author="Microsoft Office User" w:date="2025-07-28T12:30:00Z"/>
                    <w:color w:val="000000"/>
                    <w:sz w:val="20"/>
                    <w:szCs w:val="20"/>
                  </w:rPr>
                </w:rPrChange>
              </w:rPr>
            </w:pPr>
            <w:ins w:id="3364" w:author="Microsoft Office User" w:date="2025-07-28T12:30:00Z">
              <w:r w:rsidRPr="00056C9F">
                <w:rPr>
                  <w:color w:val="000000"/>
                  <w:sz w:val="22"/>
                  <w:szCs w:val="22"/>
                  <w:rPrChange w:id="3365" w:author="Microsoft Office User" w:date="2025-07-28T13:24:00Z">
                    <w:rPr>
                      <w:color w:val="000000"/>
                      <w:sz w:val="20"/>
                      <w:szCs w:val="20"/>
                    </w:rPr>
                  </w:rPrChange>
                </w:rPr>
                <w:t>Сезон 2023/2024</w:t>
              </w:r>
            </w:ins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366" w:author="Microsoft Office User" w:date="2025-07-28T13:32:00Z">
              <w:tcPr>
                <w:tcW w:w="162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2735851E" w14:textId="77777777" w:rsidR="00AE2A68" w:rsidRPr="00056C9F" w:rsidRDefault="00AE2A68">
            <w:pPr>
              <w:jc w:val="right"/>
              <w:rPr>
                <w:ins w:id="3367" w:author="Microsoft Office User" w:date="2025-07-28T12:30:00Z"/>
                <w:color w:val="000000"/>
                <w:sz w:val="22"/>
                <w:szCs w:val="22"/>
                <w:rPrChange w:id="3368" w:author="Microsoft Office User" w:date="2025-07-28T13:24:00Z">
                  <w:rPr>
                    <w:ins w:id="3369" w:author="Microsoft Office User" w:date="2025-07-28T12:30:00Z"/>
                    <w:color w:val="000000"/>
                    <w:sz w:val="20"/>
                    <w:szCs w:val="20"/>
                  </w:rPr>
                </w:rPrChange>
              </w:rPr>
            </w:pPr>
            <w:ins w:id="3370" w:author="Microsoft Office User" w:date="2025-07-28T12:30:00Z">
              <w:r w:rsidRPr="00056C9F">
                <w:rPr>
                  <w:color w:val="000000"/>
                  <w:sz w:val="22"/>
                  <w:szCs w:val="22"/>
                  <w:rPrChange w:id="3371" w:author="Microsoft Office User" w:date="2025-07-28T13:24:00Z">
                    <w:rPr>
                      <w:color w:val="000000"/>
                      <w:sz w:val="20"/>
                      <w:szCs w:val="20"/>
                    </w:rPr>
                  </w:rPrChange>
                </w:rPr>
                <w:t>15 230 891</w:t>
              </w:r>
            </w:ins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372" w:author="Microsoft Office User" w:date="2025-07-28T13:32:00Z">
              <w:tcPr>
                <w:tcW w:w="96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4B408D90" w14:textId="77777777" w:rsidR="00AE2A68" w:rsidRPr="00056C9F" w:rsidRDefault="00AE2A68">
            <w:pPr>
              <w:jc w:val="right"/>
              <w:rPr>
                <w:ins w:id="3373" w:author="Microsoft Office User" w:date="2025-07-28T12:30:00Z"/>
                <w:color w:val="000000"/>
                <w:sz w:val="22"/>
                <w:szCs w:val="22"/>
                <w:rPrChange w:id="3374" w:author="Microsoft Office User" w:date="2025-07-28T13:24:00Z">
                  <w:rPr>
                    <w:ins w:id="3375" w:author="Microsoft Office User" w:date="2025-07-28T12:30:00Z"/>
                    <w:color w:val="000000"/>
                    <w:sz w:val="20"/>
                    <w:szCs w:val="20"/>
                  </w:rPr>
                </w:rPrChange>
              </w:rPr>
            </w:pPr>
            <w:ins w:id="3376" w:author="Microsoft Office User" w:date="2025-07-28T12:30:00Z">
              <w:r w:rsidRPr="00056C9F">
                <w:rPr>
                  <w:color w:val="000000"/>
                  <w:sz w:val="22"/>
                  <w:szCs w:val="22"/>
                  <w:rPrChange w:id="3377" w:author="Microsoft Office User" w:date="2025-07-28T13:24:00Z">
                    <w:rPr>
                      <w:color w:val="000000"/>
                      <w:sz w:val="20"/>
                      <w:szCs w:val="20"/>
                    </w:rPr>
                  </w:rPrChange>
                </w:rPr>
                <w:t>43 961 897</w:t>
              </w:r>
            </w:ins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378" w:author="Microsoft Office User" w:date="2025-07-28T13:32:00Z">
              <w:tcPr>
                <w:tcW w:w="138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0683B9F6" w14:textId="77777777" w:rsidR="00AE2A68" w:rsidRPr="00056C9F" w:rsidRDefault="00AE2A68">
            <w:pPr>
              <w:jc w:val="right"/>
              <w:rPr>
                <w:ins w:id="3379" w:author="Microsoft Office User" w:date="2025-07-28T12:30:00Z"/>
                <w:color w:val="000000"/>
                <w:sz w:val="22"/>
                <w:szCs w:val="22"/>
                <w:rPrChange w:id="3380" w:author="Microsoft Office User" w:date="2025-07-28T13:24:00Z">
                  <w:rPr>
                    <w:ins w:id="3381" w:author="Microsoft Office User" w:date="2025-07-28T12:30:00Z"/>
                    <w:color w:val="000000"/>
                    <w:sz w:val="20"/>
                    <w:szCs w:val="20"/>
                  </w:rPr>
                </w:rPrChange>
              </w:rPr>
            </w:pPr>
            <w:ins w:id="3382" w:author="Microsoft Office User" w:date="2025-07-28T12:30:00Z">
              <w:r w:rsidRPr="00056C9F">
                <w:rPr>
                  <w:color w:val="000000"/>
                  <w:sz w:val="22"/>
                  <w:szCs w:val="22"/>
                  <w:rPrChange w:id="3383" w:author="Microsoft Office User" w:date="2025-07-28T13:24:00Z">
                    <w:rPr>
                      <w:color w:val="000000"/>
                      <w:sz w:val="20"/>
                      <w:szCs w:val="20"/>
                    </w:rPr>
                  </w:rPrChange>
                </w:rPr>
                <w:t>128 803 575</w:t>
              </w:r>
            </w:ins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384" w:author="Microsoft Office User" w:date="2025-07-28T13:32:00Z">
              <w:tcPr>
                <w:tcW w:w="125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0681D462" w14:textId="77777777" w:rsidR="00AE2A68" w:rsidRPr="00056C9F" w:rsidRDefault="00AE2A68">
            <w:pPr>
              <w:jc w:val="right"/>
              <w:rPr>
                <w:ins w:id="3385" w:author="Microsoft Office User" w:date="2025-07-28T12:30:00Z"/>
                <w:color w:val="000000"/>
                <w:sz w:val="22"/>
                <w:szCs w:val="22"/>
                <w:rPrChange w:id="3386" w:author="Microsoft Office User" w:date="2025-07-28T13:24:00Z">
                  <w:rPr>
                    <w:ins w:id="3387" w:author="Microsoft Office User" w:date="2025-07-28T12:30:00Z"/>
                    <w:color w:val="000000"/>
                    <w:sz w:val="20"/>
                    <w:szCs w:val="20"/>
                  </w:rPr>
                </w:rPrChange>
              </w:rPr>
            </w:pPr>
            <w:ins w:id="3388" w:author="Microsoft Office User" w:date="2025-07-28T12:30:00Z">
              <w:r w:rsidRPr="00056C9F">
                <w:rPr>
                  <w:color w:val="000000"/>
                  <w:sz w:val="22"/>
                  <w:szCs w:val="22"/>
                  <w:rPrChange w:id="3389" w:author="Microsoft Office User" w:date="2025-07-28T13:24:00Z">
                    <w:rPr>
                      <w:color w:val="000000"/>
                      <w:sz w:val="20"/>
                      <w:szCs w:val="20"/>
                    </w:rPr>
                  </w:rPrChange>
                </w:rPr>
                <w:t>00:02:36</w:t>
              </w:r>
            </w:ins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390" w:author="Microsoft Office User" w:date="2025-07-28T13:32:00Z">
              <w:tcPr>
                <w:tcW w:w="176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3DBD680D" w14:textId="77777777" w:rsidR="00AE2A68" w:rsidRPr="00056C9F" w:rsidRDefault="00AE2A68">
            <w:pPr>
              <w:jc w:val="right"/>
              <w:rPr>
                <w:ins w:id="3391" w:author="Microsoft Office User" w:date="2025-07-28T12:30:00Z"/>
                <w:color w:val="000000"/>
                <w:sz w:val="22"/>
                <w:szCs w:val="22"/>
                <w:rPrChange w:id="3392" w:author="Microsoft Office User" w:date="2025-07-28T13:24:00Z">
                  <w:rPr>
                    <w:ins w:id="3393" w:author="Microsoft Office User" w:date="2025-07-28T12:30:00Z"/>
                    <w:color w:val="000000"/>
                    <w:sz w:val="20"/>
                    <w:szCs w:val="20"/>
                  </w:rPr>
                </w:rPrChange>
              </w:rPr>
            </w:pPr>
            <w:ins w:id="3394" w:author="Microsoft Office User" w:date="2025-07-28T12:30:00Z">
              <w:r w:rsidRPr="00056C9F">
                <w:rPr>
                  <w:color w:val="000000"/>
                  <w:sz w:val="22"/>
                  <w:szCs w:val="22"/>
                  <w:rPrChange w:id="3395" w:author="Microsoft Office User" w:date="2025-07-28T13:24:00Z">
                    <w:rPr>
                      <w:color w:val="000000"/>
                      <w:sz w:val="20"/>
                      <w:szCs w:val="20"/>
                    </w:rPr>
                  </w:rPrChange>
                </w:rPr>
                <w:t>2,93</w:t>
              </w:r>
            </w:ins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396" w:author="Microsoft Office User" w:date="2025-07-28T13:32:00Z">
              <w:tcPr>
                <w:tcW w:w="156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264D9A42" w14:textId="77777777" w:rsidR="00AE2A68" w:rsidRPr="00056C9F" w:rsidRDefault="00AE2A68">
            <w:pPr>
              <w:jc w:val="right"/>
              <w:rPr>
                <w:ins w:id="3397" w:author="Microsoft Office User" w:date="2025-07-28T12:30:00Z"/>
                <w:color w:val="000000"/>
                <w:sz w:val="22"/>
                <w:szCs w:val="22"/>
                <w:rPrChange w:id="3398" w:author="Microsoft Office User" w:date="2025-07-28T13:24:00Z">
                  <w:rPr>
                    <w:ins w:id="3399" w:author="Microsoft Office User" w:date="2025-07-28T12:30:00Z"/>
                    <w:color w:val="000000"/>
                    <w:sz w:val="20"/>
                    <w:szCs w:val="20"/>
                  </w:rPr>
                </w:rPrChange>
              </w:rPr>
            </w:pPr>
            <w:ins w:id="3400" w:author="Microsoft Office User" w:date="2025-07-28T12:30:00Z">
              <w:r w:rsidRPr="00056C9F">
                <w:rPr>
                  <w:color w:val="000000"/>
                  <w:sz w:val="22"/>
                  <w:szCs w:val="22"/>
                  <w:rPrChange w:id="3401" w:author="Microsoft Office User" w:date="2025-07-28T13:24:00Z">
                    <w:rPr>
                      <w:color w:val="000000"/>
                      <w:sz w:val="20"/>
                      <w:szCs w:val="20"/>
                    </w:rPr>
                  </w:rPrChange>
                </w:rPr>
                <w:t>2,89</w:t>
              </w:r>
            </w:ins>
          </w:p>
        </w:tc>
        <w:tc>
          <w:tcPr>
            <w:tcW w:w="222" w:type="dxa"/>
            <w:vAlign w:val="center"/>
            <w:hideMark/>
            <w:tcPrChange w:id="3402" w:author="Microsoft Office User" w:date="2025-07-28T13:32:00Z">
              <w:tcPr>
                <w:tcW w:w="222" w:type="dxa"/>
                <w:vAlign w:val="center"/>
                <w:hideMark/>
              </w:tcPr>
            </w:tcPrChange>
          </w:tcPr>
          <w:p w14:paraId="0A23A029" w14:textId="77777777" w:rsidR="00AE2A68" w:rsidRDefault="00AE2A68">
            <w:pPr>
              <w:rPr>
                <w:ins w:id="3403" w:author="Microsoft Office User" w:date="2025-07-28T12:30:00Z"/>
                <w:color w:val="000000"/>
                <w:sz w:val="20"/>
                <w:szCs w:val="20"/>
              </w:rPr>
            </w:pPr>
          </w:p>
        </w:tc>
      </w:tr>
      <w:tr w:rsidR="001C6071" w14:paraId="46BB4692" w14:textId="77777777" w:rsidTr="001C6071">
        <w:trPr>
          <w:trHeight w:val="320"/>
          <w:ins w:id="3404" w:author="Microsoft Office User" w:date="2025-07-28T12:30:00Z"/>
          <w:trPrChange w:id="3405" w:author="Microsoft Office User" w:date="2025-07-28T13:32:00Z">
            <w:trPr>
              <w:trHeight w:val="320"/>
            </w:trPr>
          </w:trPrChange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406" w:author="Microsoft Office User" w:date="2025-07-28T13:32:00Z">
              <w:tcPr>
                <w:tcW w:w="1299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5F1971D2" w14:textId="77777777" w:rsidR="00AE2A68" w:rsidRPr="00056C9F" w:rsidRDefault="00AE2A68">
            <w:pPr>
              <w:rPr>
                <w:ins w:id="3407" w:author="Microsoft Office User" w:date="2025-07-28T12:30:00Z"/>
                <w:b/>
                <w:bCs/>
                <w:color w:val="000000"/>
                <w:sz w:val="22"/>
                <w:szCs w:val="22"/>
                <w:rPrChange w:id="3408" w:author="Microsoft Office User" w:date="2025-07-28T13:24:00Z">
                  <w:rPr>
                    <w:ins w:id="3409" w:author="Microsoft Office User" w:date="2025-07-28T12:30:00Z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ins w:id="3410" w:author="Microsoft Office User" w:date="2025-07-28T12:30:00Z">
              <w:r w:rsidRPr="00056C9F">
                <w:rPr>
                  <w:b/>
                  <w:bCs/>
                  <w:color w:val="000000"/>
                  <w:sz w:val="22"/>
                  <w:szCs w:val="22"/>
                  <w:rPrChange w:id="3411" w:author="Microsoft Office User" w:date="2025-07-28T13:24:00Z">
                    <w:rPr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>Изменение в %</w:t>
              </w:r>
            </w:ins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412" w:author="Microsoft Office User" w:date="2025-07-28T13:32:00Z">
              <w:tcPr>
                <w:tcW w:w="162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6E30784D" w14:textId="77777777" w:rsidR="00AE2A68" w:rsidRPr="00056C9F" w:rsidRDefault="00AE2A68">
            <w:pPr>
              <w:jc w:val="right"/>
              <w:rPr>
                <w:ins w:id="3413" w:author="Microsoft Office User" w:date="2025-07-28T12:30:00Z"/>
                <w:b/>
                <w:bCs/>
                <w:color w:val="000000"/>
                <w:sz w:val="22"/>
                <w:szCs w:val="22"/>
                <w:rPrChange w:id="3414" w:author="Microsoft Office User" w:date="2025-07-28T13:24:00Z">
                  <w:rPr>
                    <w:ins w:id="3415" w:author="Microsoft Office User" w:date="2025-07-28T12:30:00Z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ins w:id="3416" w:author="Microsoft Office User" w:date="2025-07-28T12:30:00Z">
              <w:r w:rsidRPr="00056C9F">
                <w:rPr>
                  <w:b/>
                  <w:bCs/>
                  <w:color w:val="000000"/>
                  <w:sz w:val="22"/>
                  <w:szCs w:val="22"/>
                  <w:rPrChange w:id="3417" w:author="Microsoft Office User" w:date="2025-07-28T13:24:00Z">
                    <w:rPr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>13%</w:t>
              </w:r>
            </w:ins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418" w:author="Microsoft Office User" w:date="2025-07-28T13:32:00Z">
              <w:tcPr>
                <w:tcW w:w="96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54841B35" w14:textId="77777777" w:rsidR="00AE2A68" w:rsidRPr="00056C9F" w:rsidRDefault="00AE2A68">
            <w:pPr>
              <w:jc w:val="right"/>
              <w:rPr>
                <w:ins w:id="3419" w:author="Microsoft Office User" w:date="2025-07-28T12:30:00Z"/>
                <w:b/>
                <w:bCs/>
                <w:color w:val="000000"/>
                <w:sz w:val="22"/>
                <w:szCs w:val="22"/>
                <w:rPrChange w:id="3420" w:author="Microsoft Office User" w:date="2025-07-28T13:24:00Z">
                  <w:rPr>
                    <w:ins w:id="3421" w:author="Microsoft Office User" w:date="2025-07-28T12:30:00Z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ins w:id="3422" w:author="Microsoft Office User" w:date="2025-07-28T12:30:00Z">
              <w:r w:rsidRPr="00056C9F">
                <w:rPr>
                  <w:b/>
                  <w:bCs/>
                  <w:color w:val="000000"/>
                  <w:sz w:val="22"/>
                  <w:szCs w:val="22"/>
                  <w:rPrChange w:id="3423" w:author="Microsoft Office User" w:date="2025-07-28T13:24:00Z">
                    <w:rPr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>8%</w:t>
              </w:r>
            </w:ins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424" w:author="Microsoft Office User" w:date="2025-07-28T13:32:00Z">
              <w:tcPr>
                <w:tcW w:w="138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6B149632" w14:textId="77777777" w:rsidR="00AE2A68" w:rsidRPr="00056C9F" w:rsidRDefault="00AE2A68">
            <w:pPr>
              <w:jc w:val="right"/>
              <w:rPr>
                <w:ins w:id="3425" w:author="Microsoft Office User" w:date="2025-07-28T12:30:00Z"/>
                <w:b/>
                <w:bCs/>
                <w:color w:val="000000"/>
                <w:sz w:val="22"/>
                <w:szCs w:val="22"/>
                <w:rPrChange w:id="3426" w:author="Microsoft Office User" w:date="2025-07-28T13:24:00Z">
                  <w:rPr>
                    <w:ins w:id="3427" w:author="Microsoft Office User" w:date="2025-07-28T12:30:00Z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ins w:id="3428" w:author="Microsoft Office User" w:date="2025-07-28T12:30:00Z">
              <w:r w:rsidRPr="00056C9F">
                <w:rPr>
                  <w:b/>
                  <w:bCs/>
                  <w:color w:val="000000"/>
                  <w:sz w:val="22"/>
                  <w:szCs w:val="22"/>
                  <w:rPrChange w:id="3429" w:author="Microsoft Office User" w:date="2025-07-28T13:24:00Z">
                    <w:rPr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>11%</w:t>
              </w:r>
            </w:ins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430" w:author="Microsoft Office User" w:date="2025-07-28T13:32:00Z">
              <w:tcPr>
                <w:tcW w:w="125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0FD2E31E" w14:textId="77777777" w:rsidR="00AE2A68" w:rsidRPr="00056C9F" w:rsidRDefault="00AE2A68">
            <w:pPr>
              <w:jc w:val="right"/>
              <w:rPr>
                <w:ins w:id="3431" w:author="Microsoft Office User" w:date="2025-07-28T12:30:00Z"/>
                <w:b/>
                <w:bCs/>
                <w:color w:val="000000"/>
                <w:sz w:val="22"/>
                <w:szCs w:val="22"/>
                <w:rPrChange w:id="3432" w:author="Microsoft Office User" w:date="2025-07-28T13:24:00Z">
                  <w:rPr>
                    <w:ins w:id="3433" w:author="Microsoft Office User" w:date="2025-07-28T12:30:00Z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ins w:id="3434" w:author="Microsoft Office User" w:date="2025-07-28T12:30:00Z">
              <w:r w:rsidRPr="00056C9F">
                <w:rPr>
                  <w:b/>
                  <w:bCs/>
                  <w:color w:val="000000"/>
                  <w:sz w:val="22"/>
                  <w:szCs w:val="22"/>
                  <w:rPrChange w:id="3435" w:author="Microsoft Office User" w:date="2025-07-28T13:24:00Z">
                    <w:rPr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>-3%</w:t>
              </w:r>
            </w:ins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436" w:author="Microsoft Office User" w:date="2025-07-28T13:32:00Z">
              <w:tcPr>
                <w:tcW w:w="176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285FBF8E" w14:textId="77777777" w:rsidR="00AE2A68" w:rsidRPr="00056C9F" w:rsidRDefault="00AE2A68">
            <w:pPr>
              <w:jc w:val="right"/>
              <w:rPr>
                <w:ins w:id="3437" w:author="Microsoft Office User" w:date="2025-07-28T12:30:00Z"/>
                <w:b/>
                <w:bCs/>
                <w:color w:val="000000"/>
                <w:sz w:val="22"/>
                <w:szCs w:val="22"/>
                <w:rPrChange w:id="3438" w:author="Microsoft Office User" w:date="2025-07-28T13:24:00Z">
                  <w:rPr>
                    <w:ins w:id="3439" w:author="Microsoft Office User" w:date="2025-07-28T12:30:00Z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ins w:id="3440" w:author="Microsoft Office User" w:date="2025-07-28T12:30:00Z">
              <w:r w:rsidRPr="00056C9F">
                <w:rPr>
                  <w:b/>
                  <w:bCs/>
                  <w:color w:val="000000"/>
                  <w:sz w:val="22"/>
                  <w:szCs w:val="22"/>
                  <w:rPrChange w:id="3441" w:author="Microsoft Office User" w:date="2025-07-28T13:24:00Z">
                    <w:rPr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>2%</w:t>
              </w:r>
            </w:ins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442" w:author="Microsoft Office User" w:date="2025-07-28T13:32:00Z">
              <w:tcPr>
                <w:tcW w:w="156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7C447343" w14:textId="77777777" w:rsidR="00AE2A68" w:rsidRPr="00056C9F" w:rsidRDefault="00AE2A68">
            <w:pPr>
              <w:jc w:val="right"/>
              <w:rPr>
                <w:ins w:id="3443" w:author="Microsoft Office User" w:date="2025-07-28T12:30:00Z"/>
                <w:b/>
                <w:bCs/>
                <w:color w:val="000000"/>
                <w:sz w:val="22"/>
                <w:szCs w:val="22"/>
                <w:rPrChange w:id="3444" w:author="Microsoft Office User" w:date="2025-07-28T13:24:00Z">
                  <w:rPr>
                    <w:ins w:id="3445" w:author="Microsoft Office User" w:date="2025-07-28T12:30:00Z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ins w:id="3446" w:author="Microsoft Office User" w:date="2025-07-28T12:30:00Z">
              <w:r w:rsidRPr="00056C9F">
                <w:rPr>
                  <w:b/>
                  <w:bCs/>
                  <w:color w:val="000000"/>
                  <w:sz w:val="22"/>
                  <w:szCs w:val="22"/>
                  <w:rPrChange w:id="3447" w:author="Microsoft Office User" w:date="2025-07-28T13:24:00Z">
                    <w:rPr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>-4%</w:t>
              </w:r>
            </w:ins>
          </w:p>
        </w:tc>
        <w:tc>
          <w:tcPr>
            <w:tcW w:w="222" w:type="dxa"/>
            <w:vAlign w:val="center"/>
            <w:hideMark/>
            <w:tcPrChange w:id="3448" w:author="Microsoft Office User" w:date="2025-07-28T13:32:00Z">
              <w:tcPr>
                <w:tcW w:w="222" w:type="dxa"/>
                <w:vAlign w:val="center"/>
                <w:hideMark/>
              </w:tcPr>
            </w:tcPrChange>
          </w:tcPr>
          <w:p w14:paraId="6906D8E2" w14:textId="77777777" w:rsidR="00AE2A68" w:rsidRDefault="00AE2A68">
            <w:pPr>
              <w:rPr>
                <w:ins w:id="3449" w:author="Microsoft Office User" w:date="2025-07-28T12:30:00Z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198F1B2B" w14:textId="77777777" w:rsidR="00AE2A68" w:rsidRDefault="00AE2A68" w:rsidP="00AE2A68">
      <w:pPr>
        <w:tabs>
          <w:tab w:val="left" w:pos="6420"/>
        </w:tabs>
        <w:spacing w:line="360" w:lineRule="auto"/>
        <w:ind w:right="141"/>
        <w:jc w:val="both"/>
        <w:rPr>
          <w:ins w:id="3450" w:author="Microsoft Office User" w:date="2025-07-28T12:30:00Z"/>
          <w:sz w:val="28"/>
          <w:shd w:val="clear" w:color="auto" w:fill="FFFFFF"/>
        </w:rPr>
      </w:pPr>
    </w:p>
    <w:p w14:paraId="22120914" w14:textId="77777777" w:rsidR="00AE2A68" w:rsidRDefault="00AE2A68" w:rsidP="00AE2A68">
      <w:pPr>
        <w:spacing w:line="360" w:lineRule="auto"/>
        <w:jc w:val="both"/>
        <w:rPr>
          <w:ins w:id="3451" w:author="Microsoft Office User" w:date="2025-07-28T12:30:00Z"/>
          <w:sz w:val="28"/>
          <w:shd w:val="clear" w:color="auto" w:fill="FFFFFF"/>
        </w:rPr>
      </w:pPr>
      <w:ins w:id="3452" w:author="Microsoft Office User" w:date="2025-07-28T12:30:00Z">
        <w:r>
          <w:rPr>
            <w:sz w:val="28"/>
            <w:shd w:val="clear" w:color="auto" w:fill="FFFFFF"/>
          </w:rPr>
          <w:tab/>
          <w:t>Незначительное снижение среднего времени пребывания на сайте с 2 минут 36 секунд до 2 минут (−3%) и количества сессий на пользователя с 2,89 до 2,77 (−4%) может быть связано с ростом доли новой аудитории с более низким уровнем вовлечённости. При этом ключевые поведенческие метрики остаются стабильно высокими, а рост количества просмотров и страниц за сессию подтверждает продолжающийся интерес к контенту клубов.</w:t>
        </w:r>
      </w:ins>
    </w:p>
    <w:p w14:paraId="7F4D40DC" w14:textId="158FBDE1" w:rsidR="00AE2A68" w:rsidRDefault="00AE2A68" w:rsidP="00AE2A68">
      <w:pPr>
        <w:tabs>
          <w:tab w:val="left" w:pos="6420"/>
        </w:tabs>
        <w:spacing w:line="360" w:lineRule="auto"/>
        <w:ind w:firstLine="709"/>
        <w:jc w:val="both"/>
        <w:rPr>
          <w:ins w:id="3453" w:author="Microsoft Office User" w:date="2025-07-28T12:30:00Z"/>
          <w:sz w:val="28"/>
          <w:shd w:val="clear" w:color="auto" w:fill="FFFFFF"/>
        </w:rPr>
      </w:pPr>
      <w:ins w:id="3454" w:author="Microsoft Office User" w:date="2025-07-28T12:30:00Z">
        <w:r>
          <w:rPr>
            <w:sz w:val="28"/>
            <w:shd w:val="clear" w:color="auto" w:fill="FFFFFF"/>
          </w:rPr>
          <w:t>В целом, рост большинства ключевых метрик при небольшом снижении поведенческих показателей говорит о продолжающемся развитии цифровой инфраструктуры Клубов КХЛ и устойчивом интересе со стороны болельщиков. Следует учитывать, что значительное расширение аудитории, особенно за счёт привлечения новой публики, зачастую невозможно без частичной потери глубины взаимодействия. Это естественный процесс при масштабировании, особенно в цифровой среде.</w:t>
        </w:r>
      </w:ins>
    </w:p>
    <w:p w14:paraId="51BE356D" w14:textId="77777777" w:rsidR="00AE2A68" w:rsidRDefault="00AE2A68" w:rsidP="00AE2A68">
      <w:pPr>
        <w:tabs>
          <w:tab w:val="left" w:pos="6420"/>
        </w:tabs>
        <w:spacing w:line="360" w:lineRule="auto"/>
        <w:ind w:firstLine="709"/>
        <w:jc w:val="both"/>
        <w:rPr>
          <w:ins w:id="3455" w:author="Microsoft Office User" w:date="2025-07-28T12:30:00Z"/>
          <w:sz w:val="28"/>
          <w:shd w:val="clear" w:color="auto" w:fill="FFFFFF"/>
        </w:rPr>
      </w:pPr>
    </w:p>
    <w:p w14:paraId="09147A08" w14:textId="5970B07D" w:rsidR="00AE2A68" w:rsidRDefault="00AE2A68" w:rsidP="00AE2A68">
      <w:pPr>
        <w:spacing w:line="360" w:lineRule="auto"/>
        <w:jc w:val="center"/>
        <w:rPr>
          <w:ins w:id="3456" w:author="Microsoft Office User" w:date="2025-07-28T12:31:00Z"/>
          <w:b/>
          <w:bCs/>
          <w:sz w:val="28"/>
          <w:shd w:val="clear" w:color="auto" w:fill="FFFFFF"/>
        </w:rPr>
      </w:pPr>
      <w:ins w:id="3457" w:author="Microsoft Office User" w:date="2025-07-28T12:30:00Z">
        <w:r>
          <w:rPr>
            <w:b/>
            <w:sz w:val="28"/>
          </w:rPr>
          <w:t>ТОП-5 клубов в сезоне 202</w:t>
        </w:r>
        <w:r w:rsidRPr="00AE2A68">
          <w:rPr>
            <w:b/>
            <w:sz w:val="28"/>
            <w:rPrChange w:id="3458" w:author="Microsoft Office User" w:date="2025-07-28T12:31:00Z">
              <w:rPr>
                <w:b/>
                <w:sz w:val="28"/>
                <w:lang w:val="en-US"/>
              </w:rPr>
            </w:rPrChange>
          </w:rPr>
          <w:t>4</w:t>
        </w:r>
        <w:r>
          <w:rPr>
            <w:b/>
            <w:sz w:val="28"/>
          </w:rPr>
          <w:t>/202</w:t>
        </w:r>
        <w:r w:rsidRPr="00AE2A68">
          <w:rPr>
            <w:b/>
            <w:sz w:val="28"/>
            <w:rPrChange w:id="3459" w:author="Microsoft Office User" w:date="2025-07-28T12:31:00Z">
              <w:rPr>
                <w:b/>
                <w:sz w:val="28"/>
                <w:lang w:val="en-US"/>
              </w:rPr>
            </w:rPrChange>
          </w:rPr>
          <w:t>5</w:t>
        </w:r>
        <w:r>
          <w:rPr>
            <w:b/>
            <w:sz w:val="28"/>
          </w:rPr>
          <w:t xml:space="preserve"> по </w:t>
        </w:r>
        <w:r>
          <w:rPr>
            <w:b/>
            <w:bCs/>
            <w:sz w:val="28"/>
            <w:shd w:val="clear" w:color="auto" w:fill="FFFFFF"/>
          </w:rPr>
          <w:t>количеству уникальных пользователей</w:t>
        </w:r>
      </w:ins>
    </w:p>
    <w:p w14:paraId="532FA445" w14:textId="77777777" w:rsidR="00AE2A68" w:rsidRDefault="00AE2A68" w:rsidP="00AE2A68">
      <w:pPr>
        <w:spacing w:line="360" w:lineRule="auto"/>
        <w:jc w:val="center"/>
        <w:rPr>
          <w:ins w:id="3460" w:author="Microsoft Office User" w:date="2025-07-28T12:30:00Z"/>
          <w:b/>
          <w:sz w:val="28"/>
        </w:rPr>
      </w:pPr>
    </w:p>
    <w:tbl>
      <w:tblPr>
        <w:tblW w:w="9629" w:type="dxa"/>
        <w:tblLook w:val="04A0" w:firstRow="1" w:lastRow="0" w:firstColumn="1" w:lastColumn="0" w:noHBand="0" w:noVBand="1"/>
      </w:tblPr>
      <w:tblGrid>
        <w:gridCol w:w="1326"/>
        <w:gridCol w:w="2350"/>
        <w:gridCol w:w="5953"/>
      </w:tblGrid>
      <w:tr w:rsidR="00AE2A68" w14:paraId="59AFB93C" w14:textId="77777777" w:rsidTr="00AE2A68">
        <w:trPr>
          <w:trHeight w:val="1380"/>
          <w:ins w:id="3461" w:author="Microsoft Office User" w:date="2025-07-28T12:30:00Z"/>
        </w:trPr>
        <w:tc>
          <w:tcPr>
            <w:tcW w:w="13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9A39CE" w14:textId="77777777" w:rsidR="00AE2A68" w:rsidRDefault="00AE2A68">
            <w:pPr>
              <w:jc w:val="both"/>
              <w:rPr>
                <w:ins w:id="3462" w:author="Microsoft Office User" w:date="2025-07-28T12:30:00Z"/>
                <w:b/>
                <w:bCs/>
                <w:color w:val="000000"/>
              </w:rPr>
            </w:pPr>
            <w:ins w:id="3463" w:author="Microsoft Office User" w:date="2025-07-28T12:30:00Z">
              <w:r>
                <w:rPr>
                  <w:b/>
                  <w:bCs/>
                  <w:color w:val="000000"/>
                </w:rPr>
                <w:t>Клуб</w:t>
              </w:r>
            </w:ins>
          </w:p>
        </w:tc>
        <w:tc>
          <w:tcPr>
            <w:tcW w:w="23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A876D1" w14:textId="77777777" w:rsidR="00AE2A68" w:rsidRDefault="00AE2A68">
            <w:pPr>
              <w:jc w:val="both"/>
              <w:rPr>
                <w:ins w:id="3464" w:author="Microsoft Office User" w:date="2025-07-28T12:30:00Z"/>
                <w:b/>
                <w:bCs/>
                <w:color w:val="000000"/>
              </w:rPr>
            </w:pPr>
            <w:ins w:id="3465" w:author="Microsoft Office User" w:date="2025-07-28T12:30:00Z">
              <w:r>
                <w:rPr>
                  <w:b/>
                  <w:bCs/>
                  <w:color w:val="000000" w:themeColor="text1"/>
                </w:rPr>
                <w:t>Уникальные пользователи</w:t>
              </w:r>
            </w:ins>
          </w:p>
        </w:tc>
        <w:tc>
          <w:tcPr>
            <w:tcW w:w="59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E307D2" w14:textId="77777777" w:rsidR="00AE2A68" w:rsidRDefault="00AE2A68">
            <w:pPr>
              <w:jc w:val="both"/>
              <w:rPr>
                <w:ins w:id="3466" w:author="Microsoft Office User" w:date="2025-07-28T12:30:00Z"/>
                <w:b/>
                <w:bCs/>
                <w:color w:val="000000"/>
              </w:rPr>
            </w:pPr>
            <w:ins w:id="3467" w:author="Microsoft Office User" w:date="2025-07-28T12:30:00Z">
              <w:r>
                <w:rPr>
                  <w:b/>
                  <w:bCs/>
                  <w:color w:val="000000"/>
                </w:rPr>
                <w:t>Изменение</w:t>
              </w:r>
            </w:ins>
          </w:p>
        </w:tc>
      </w:tr>
      <w:tr w:rsidR="00AE2A68" w14:paraId="008D23E5" w14:textId="77777777" w:rsidTr="00AE2A68">
        <w:trPr>
          <w:trHeight w:val="360"/>
          <w:ins w:id="3468" w:author="Microsoft Office User" w:date="2025-07-28T12:30:00Z"/>
        </w:trPr>
        <w:tc>
          <w:tcPr>
            <w:tcW w:w="13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5622A9B" w14:textId="77777777" w:rsidR="00AE2A68" w:rsidRDefault="00AE2A68">
            <w:pPr>
              <w:jc w:val="both"/>
              <w:rPr>
                <w:ins w:id="3469" w:author="Microsoft Office User" w:date="2025-07-28T12:30:00Z"/>
                <w:color w:val="000000"/>
              </w:rPr>
            </w:pPr>
            <w:ins w:id="3470" w:author="Microsoft Office User" w:date="2025-07-28T12:30:00Z">
              <w:r>
                <w:rPr>
                  <w:color w:val="000000"/>
                </w:rPr>
                <w:t>Ак Барс</w:t>
              </w:r>
            </w:ins>
          </w:p>
        </w:tc>
        <w:tc>
          <w:tcPr>
            <w:tcW w:w="2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2096728" w14:textId="77777777" w:rsidR="00AE2A68" w:rsidRDefault="00AE2A68">
            <w:pPr>
              <w:jc w:val="both"/>
              <w:rPr>
                <w:ins w:id="3471" w:author="Microsoft Office User" w:date="2025-07-28T12:30:00Z"/>
                <w:color w:val="000000"/>
              </w:rPr>
            </w:pPr>
            <w:ins w:id="3472" w:author="Microsoft Office User" w:date="2025-07-28T12:30:00Z">
              <w:r>
                <w:rPr>
                  <w:color w:val="000000"/>
                </w:rPr>
                <w:t>2</w:t>
              </w:r>
              <w:r>
                <w:rPr>
                  <w:color w:val="000000"/>
                  <w:lang w:val="en-US"/>
                </w:rPr>
                <w:t> </w:t>
              </w:r>
              <w:r>
                <w:rPr>
                  <w:color w:val="000000"/>
                </w:rPr>
                <w:t>113</w:t>
              </w:r>
              <w:r>
                <w:rPr>
                  <w:color w:val="000000"/>
                  <w:lang w:val="en-US"/>
                </w:rPr>
                <w:t xml:space="preserve"> </w:t>
              </w:r>
              <w:r>
                <w:rPr>
                  <w:color w:val="000000"/>
                </w:rPr>
                <w:t>542</w:t>
              </w:r>
            </w:ins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DC7441F" w14:textId="77777777" w:rsidR="00AE2A68" w:rsidRDefault="00AE2A68">
            <w:pPr>
              <w:jc w:val="both"/>
              <w:rPr>
                <w:ins w:id="3473" w:author="Microsoft Office User" w:date="2025-07-28T12:30:00Z"/>
                <w:color w:val="000000"/>
              </w:rPr>
            </w:pPr>
            <w:ins w:id="3474" w:author="Microsoft Office User" w:date="2025-07-28T12:30:00Z">
              <w:r>
                <w:rPr>
                  <w:color w:val="000000"/>
                  <w:lang w:val="en-US"/>
                </w:rPr>
                <w:t>+</w:t>
              </w:r>
              <w:r>
                <w:rPr>
                  <w:color w:val="000000"/>
                </w:rPr>
                <w:t>39,87%</w:t>
              </w:r>
            </w:ins>
          </w:p>
        </w:tc>
      </w:tr>
      <w:tr w:rsidR="00AE2A68" w14:paraId="0397813C" w14:textId="77777777" w:rsidTr="00AE2A68">
        <w:trPr>
          <w:trHeight w:val="360"/>
          <w:ins w:id="3475" w:author="Microsoft Office User" w:date="2025-07-28T12:30:00Z"/>
        </w:trPr>
        <w:tc>
          <w:tcPr>
            <w:tcW w:w="13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1A6B85F" w14:textId="77777777" w:rsidR="00AE2A68" w:rsidRDefault="00AE2A68">
            <w:pPr>
              <w:jc w:val="both"/>
              <w:rPr>
                <w:ins w:id="3476" w:author="Microsoft Office User" w:date="2025-07-28T12:30:00Z"/>
                <w:color w:val="000000"/>
              </w:rPr>
            </w:pPr>
            <w:ins w:id="3477" w:author="Microsoft Office User" w:date="2025-07-28T12:30:00Z">
              <w:r>
                <w:rPr>
                  <w:color w:val="000000"/>
                </w:rPr>
                <w:t>Трактор</w:t>
              </w:r>
            </w:ins>
          </w:p>
        </w:tc>
        <w:tc>
          <w:tcPr>
            <w:tcW w:w="2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3FBE67C" w14:textId="77777777" w:rsidR="00AE2A68" w:rsidRDefault="00AE2A68">
            <w:pPr>
              <w:jc w:val="both"/>
              <w:rPr>
                <w:ins w:id="3478" w:author="Microsoft Office User" w:date="2025-07-28T12:30:00Z"/>
                <w:color w:val="000000"/>
              </w:rPr>
            </w:pPr>
            <w:ins w:id="3479" w:author="Microsoft Office User" w:date="2025-07-28T12:30:00Z">
              <w:r>
                <w:rPr>
                  <w:color w:val="000000"/>
                </w:rPr>
                <w:t>1</w:t>
              </w:r>
              <w:r>
                <w:rPr>
                  <w:color w:val="000000"/>
                  <w:lang w:val="en-US"/>
                </w:rPr>
                <w:t> </w:t>
              </w:r>
              <w:r>
                <w:rPr>
                  <w:color w:val="000000"/>
                </w:rPr>
                <w:t>230</w:t>
              </w:r>
              <w:r>
                <w:rPr>
                  <w:color w:val="000000"/>
                  <w:lang w:val="en-US"/>
                </w:rPr>
                <w:t xml:space="preserve"> </w:t>
              </w:r>
              <w:r>
                <w:rPr>
                  <w:color w:val="000000"/>
                </w:rPr>
                <w:t>822</w:t>
              </w:r>
            </w:ins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1C5FD69" w14:textId="77777777" w:rsidR="00AE2A68" w:rsidRDefault="00AE2A68">
            <w:pPr>
              <w:jc w:val="both"/>
              <w:rPr>
                <w:ins w:id="3480" w:author="Microsoft Office User" w:date="2025-07-28T12:30:00Z"/>
                <w:color w:val="000000"/>
              </w:rPr>
            </w:pPr>
            <w:ins w:id="3481" w:author="Microsoft Office User" w:date="2025-07-28T12:30:00Z">
              <w:r>
                <w:rPr>
                  <w:color w:val="000000"/>
                  <w:lang w:val="en-US"/>
                </w:rPr>
                <w:t>+</w:t>
              </w:r>
              <w:r>
                <w:rPr>
                  <w:color w:val="000000"/>
                </w:rPr>
                <w:t>26,33%</w:t>
              </w:r>
            </w:ins>
          </w:p>
        </w:tc>
      </w:tr>
      <w:tr w:rsidR="00AE2A68" w14:paraId="47739B80" w14:textId="77777777" w:rsidTr="00AE2A68">
        <w:trPr>
          <w:trHeight w:val="360"/>
          <w:ins w:id="3482" w:author="Microsoft Office User" w:date="2025-07-28T12:30:00Z"/>
        </w:trPr>
        <w:tc>
          <w:tcPr>
            <w:tcW w:w="13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6459756" w14:textId="77777777" w:rsidR="00AE2A68" w:rsidRDefault="00AE2A68">
            <w:pPr>
              <w:jc w:val="both"/>
              <w:rPr>
                <w:ins w:id="3483" w:author="Microsoft Office User" w:date="2025-07-28T12:30:00Z"/>
                <w:color w:val="000000"/>
              </w:rPr>
            </w:pPr>
            <w:ins w:id="3484" w:author="Microsoft Office User" w:date="2025-07-28T12:30:00Z">
              <w:r>
                <w:rPr>
                  <w:color w:val="000000"/>
                </w:rPr>
                <w:t>Сибирь</w:t>
              </w:r>
            </w:ins>
          </w:p>
        </w:tc>
        <w:tc>
          <w:tcPr>
            <w:tcW w:w="2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CBB575" w14:textId="77777777" w:rsidR="00AE2A68" w:rsidRDefault="00AE2A68">
            <w:pPr>
              <w:jc w:val="both"/>
              <w:rPr>
                <w:ins w:id="3485" w:author="Microsoft Office User" w:date="2025-07-28T12:30:00Z"/>
                <w:color w:val="000000"/>
              </w:rPr>
            </w:pPr>
            <w:ins w:id="3486" w:author="Microsoft Office User" w:date="2025-07-28T12:30:00Z">
              <w:r>
                <w:rPr>
                  <w:color w:val="000000"/>
                </w:rPr>
                <w:t>1</w:t>
              </w:r>
              <w:r>
                <w:rPr>
                  <w:color w:val="000000"/>
                  <w:lang w:val="en-US"/>
                </w:rPr>
                <w:t> </w:t>
              </w:r>
              <w:r>
                <w:rPr>
                  <w:color w:val="000000"/>
                </w:rPr>
                <w:t>086</w:t>
              </w:r>
              <w:r>
                <w:rPr>
                  <w:color w:val="000000"/>
                  <w:lang w:val="en-US"/>
                </w:rPr>
                <w:t xml:space="preserve"> </w:t>
              </w:r>
              <w:r>
                <w:rPr>
                  <w:color w:val="000000"/>
                </w:rPr>
                <w:t>371</w:t>
              </w:r>
            </w:ins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FFCFC9B" w14:textId="77777777" w:rsidR="00AE2A68" w:rsidRDefault="00AE2A68">
            <w:pPr>
              <w:jc w:val="both"/>
              <w:rPr>
                <w:ins w:id="3487" w:author="Microsoft Office User" w:date="2025-07-28T12:30:00Z"/>
                <w:color w:val="000000"/>
              </w:rPr>
            </w:pPr>
            <w:ins w:id="3488" w:author="Microsoft Office User" w:date="2025-07-28T12:30:00Z">
              <w:r>
                <w:rPr>
                  <w:color w:val="000000"/>
                  <w:lang w:val="en-US"/>
                </w:rPr>
                <w:t>+</w:t>
              </w:r>
              <w:r>
                <w:rPr>
                  <w:color w:val="000000"/>
                </w:rPr>
                <w:t>14,19%</w:t>
              </w:r>
            </w:ins>
          </w:p>
        </w:tc>
      </w:tr>
      <w:tr w:rsidR="00AE2A68" w14:paraId="07F52ED9" w14:textId="77777777" w:rsidTr="00AE2A68">
        <w:trPr>
          <w:trHeight w:val="360"/>
          <w:ins w:id="3489" w:author="Microsoft Office User" w:date="2025-07-28T12:30:00Z"/>
        </w:trPr>
        <w:tc>
          <w:tcPr>
            <w:tcW w:w="13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9216B7F" w14:textId="77777777" w:rsidR="00AE2A68" w:rsidRDefault="00AE2A68">
            <w:pPr>
              <w:jc w:val="both"/>
              <w:rPr>
                <w:ins w:id="3490" w:author="Microsoft Office User" w:date="2025-07-28T12:30:00Z"/>
                <w:color w:val="000000"/>
              </w:rPr>
            </w:pPr>
            <w:ins w:id="3491" w:author="Microsoft Office User" w:date="2025-07-28T12:30:00Z">
              <w:r>
                <w:rPr>
                  <w:color w:val="000000"/>
                </w:rPr>
                <w:t>Салават</w:t>
              </w:r>
            </w:ins>
          </w:p>
        </w:tc>
        <w:tc>
          <w:tcPr>
            <w:tcW w:w="2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225B37D" w14:textId="77777777" w:rsidR="00AE2A68" w:rsidRDefault="00AE2A68">
            <w:pPr>
              <w:jc w:val="both"/>
              <w:rPr>
                <w:ins w:id="3492" w:author="Microsoft Office User" w:date="2025-07-28T12:30:00Z"/>
                <w:color w:val="000000"/>
              </w:rPr>
            </w:pPr>
            <w:ins w:id="3493" w:author="Microsoft Office User" w:date="2025-07-28T12:30:00Z">
              <w:r>
                <w:rPr>
                  <w:color w:val="000000"/>
                </w:rPr>
                <w:t>1</w:t>
              </w:r>
              <w:r>
                <w:rPr>
                  <w:color w:val="000000"/>
                  <w:lang w:val="en-US"/>
                </w:rPr>
                <w:t> </w:t>
              </w:r>
              <w:r>
                <w:rPr>
                  <w:color w:val="000000"/>
                </w:rPr>
                <w:t>053</w:t>
              </w:r>
              <w:r>
                <w:rPr>
                  <w:color w:val="000000"/>
                  <w:lang w:val="en-US"/>
                </w:rPr>
                <w:t xml:space="preserve"> </w:t>
              </w:r>
              <w:r>
                <w:rPr>
                  <w:color w:val="000000"/>
                </w:rPr>
                <w:t>942</w:t>
              </w:r>
            </w:ins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B639FC6" w14:textId="77777777" w:rsidR="00AE2A68" w:rsidRDefault="00AE2A68">
            <w:pPr>
              <w:jc w:val="both"/>
              <w:rPr>
                <w:ins w:id="3494" w:author="Microsoft Office User" w:date="2025-07-28T12:30:00Z"/>
                <w:color w:val="000000"/>
              </w:rPr>
            </w:pPr>
            <w:ins w:id="3495" w:author="Microsoft Office User" w:date="2025-07-28T12:30:00Z">
              <w:r>
                <w:rPr>
                  <w:color w:val="000000"/>
                  <w:lang w:val="en-US"/>
                </w:rPr>
                <w:t>+</w:t>
              </w:r>
              <w:r>
                <w:rPr>
                  <w:color w:val="000000"/>
                </w:rPr>
                <w:t>20,15%</w:t>
              </w:r>
            </w:ins>
          </w:p>
        </w:tc>
      </w:tr>
      <w:tr w:rsidR="00AE2A68" w14:paraId="4D98E4DB" w14:textId="77777777" w:rsidTr="00AE2A68">
        <w:trPr>
          <w:trHeight w:val="360"/>
          <w:ins w:id="3496" w:author="Microsoft Office User" w:date="2025-07-28T12:30:00Z"/>
        </w:trPr>
        <w:tc>
          <w:tcPr>
            <w:tcW w:w="13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412EBFC" w14:textId="77777777" w:rsidR="00AE2A68" w:rsidRDefault="00AE2A68">
            <w:pPr>
              <w:jc w:val="both"/>
              <w:rPr>
                <w:ins w:id="3497" w:author="Microsoft Office User" w:date="2025-07-28T12:30:00Z"/>
                <w:color w:val="000000"/>
              </w:rPr>
            </w:pPr>
            <w:ins w:id="3498" w:author="Microsoft Office User" w:date="2025-07-28T12:30:00Z">
              <w:r>
                <w:rPr>
                  <w:color w:val="000000"/>
                </w:rPr>
                <w:t>ЦСКА</w:t>
              </w:r>
            </w:ins>
          </w:p>
        </w:tc>
        <w:tc>
          <w:tcPr>
            <w:tcW w:w="2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4F40261" w14:textId="77777777" w:rsidR="00AE2A68" w:rsidRDefault="00AE2A68">
            <w:pPr>
              <w:jc w:val="both"/>
              <w:rPr>
                <w:ins w:id="3499" w:author="Microsoft Office User" w:date="2025-07-28T12:30:00Z"/>
                <w:color w:val="000000"/>
              </w:rPr>
            </w:pPr>
            <w:ins w:id="3500" w:author="Microsoft Office User" w:date="2025-07-28T12:30:00Z">
              <w:r>
                <w:rPr>
                  <w:color w:val="000000"/>
                </w:rPr>
                <w:t>1</w:t>
              </w:r>
              <w:r>
                <w:rPr>
                  <w:color w:val="000000"/>
                  <w:lang w:val="en-US"/>
                </w:rPr>
                <w:t> </w:t>
              </w:r>
              <w:r>
                <w:rPr>
                  <w:color w:val="000000"/>
                </w:rPr>
                <w:t>037</w:t>
              </w:r>
              <w:r>
                <w:rPr>
                  <w:color w:val="000000"/>
                  <w:lang w:val="en-US"/>
                </w:rPr>
                <w:t xml:space="preserve"> </w:t>
              </w:r>
              <w:r>
                <w:rPr>
                  <w:color w:val="000000"/>
                </w:rPr>
                <w:t>222</w:t>
              </w:r>
            </w:ins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00C294A" w14:textId="77777777" w:rsidR="00AE2A68" w:rsidRDefault="00AE2A68">
            <w:pPr>
              <w:jc w:val="both"/>
              <w:rPr>
                <w:ins w:id="3501" w:author="Microsoft Office User" w:date="2025-07-28T12:30:00Z"/>
                <w:color w:val="000000"/>
              </w:rPr>
            </w:pPr>
            <w:ins w:id="3502" w:author="Microsoft Office User" w:date="2025-07-28T12:30:00Z">
              <w:r>
                <w:rPr>
                  <w:color w:val="000000"/>
                  <w:lang w:val="en-US"/>
                </w:rPr>
                <w:t>+</w:t>
              </w:r>
              <w:r>
                <w:rPr>
                  <w:color w:val="000000"/>
                </w:rPr>
                <w:t>18,25%</w:t>
              </w:r>
            </w:ins>
          </w:p>
        </w:tc>
      </w:tr>
    </w:tbl>
    <w:p w14:paraId="7D9091C0" w14:textId="77777777" w:rsidR="00AE2A68" w:rsidRDefault="00AE2A68" w:rsidP="00AE2A68">
      <w:pPr>
        <w:spacing w:line="360" w:lineRule="auto"/>
        <w:ind w:firstLine="709"/>
        <w:jc w:val="both"/>
        <w:rPr>
          <w:ins w:id="3503" w:author="Microsoft Office User" w:date="2025-07-28T12:30:00Z"/>
          <w:b/>
          <w:sz w:val="28"/>
        </w:rPr>
      </w:pPr>
    </w:p>
    <w:p w14:paraId="2E347E0B" w14:textId="77777777" w:rsidR="00AE2A68" w:rsidRDefault="00AE2A68" w:rsidP="00AE2A68">
      <w:pPr>
        <w:spacing w:line="360" w:lineRule="auto"/>
        <w:ind w:firstLine="709"/>
        <w:jc w:val="both"/>
        <w:rPr>
          <w:ins w:id="3504" w:author="Microsoft Office User" w:date="2025-07-28T12:30:00Z"/>
          <w:bCs/>
          <w:sz w:val="28"/>
        </w:rPr>
      </w:pPr>
      <w:ins w:id="3505" w:author="Microsoft Office User" w:date="2025-07-28T12:30:00Z">
        <w:r>
          <w:rPr>
            <w:bCs/>
            <w:sz w:val="28"/>
          </w:rPr>
          <w:t>В сезоне 2024/2025 уверенное лидерство по количеству уникальных пользователей вновь продемонстрировал ХК «Ак Барс», собрав на своём сайте более 2,1 млн посетителей и показав рост почти на 40%. Несмотря на то, что спортивные результаты клуба в сезоне были далеки от максимальных ожиданий, цифровая аудитория продолжила расти, что свидетельствует о высокой лояльности фан-базы и качественной работе с болельщиками вне льда.</w:t>
        </w:r>
      </w:ins>
    </w:p>
    <w:p w14:paraId="2ED43940" w14:textId="77777777" w:rsidR="00AE2A68" w:rsidRPr="00AE2A68" w:rsidRDefault="00AE2A68" w:rsidP="00AE2A68">
      <w:pPr>
        <w:spacing w:line="360" w:lineRule="auto"/>
        <w:ind w:firstLine="709"/>
        <w:jc w:val="both"/>
        <w:rPr>
          <w:ins w:id="3506" w:author="Microsoft Office User" w:date="2025-07-28T12:30:00Z"/>
          <w:bCs/>
          <w:sz w:val="28"/>
          <w:rPrChange w:id="3507" w:author="Microsoft Office User" w:date="2025-07-28T12:31:00Z">
            <w:rPr>
              <w:ins w:id="3508" w:author="Microsoft Office User" w:date="2025-07-28T12:30:00Z"/>
              <w:bCs/>
              <w:sz w:val="28"/>
              <w:lang w:val="en-US"/>
            </w:rPr>
          </w:rPrChange>
        </w:rPr>
      </w:pPr>
      <w:ins w:id="3509" w:author="Microsoft Office User" w:date="2025-07-28T12:30:00Z">
        <w:r>
          <w:rPr>
            <w:bCs/>
            <w:sz w:val="28"/>
          </w:rPr>
          <w:t>Аналогичная тенденция наблюдается и у ХК «ЦСКА», который при отсутствии выдающихся результатов в сезоне смог нарастить аудиторию на 18%, преодолев отметку в 1 миллион пользователей. Это говорит о стабильно высоком интересе к клубу со стороны как лояльных болельщиков, так и широкой аудитории.</w:t>
        </w:r>
      </w:ins>
    </w:p>
    <w:p w14:paraId="1EA50A25" w14:textId="77777777" w:rsidR="00AE2A68" w:rsidRDefault="00AE2A68" w:rsidP="00AE2A68">
      <w:pPr>
        <w:spacing w:line="360" w:lineRule="auto"/>
        <w:ind w:firstLine="709"/>
        <w:jc w:val="both"/>
        <w:rPr>
          <w:ins w:id="3510" w:author="Microsoft Office User" w:date="2025-07-28T12:30:00Z"/>
          <w:bCs/>
          <w:sz w:val="28"/>
        </w:rPr>
      </w:pPr>
      <w:ins w:id="3511" w:author="Microsoft Office User" w:date="2025-07-28T12:30:00Z">
        <w:r>
          <w:rPr>
            <w:bCs/>
            <w:sz w:val="28"/>
          </w:rPr>
          <w:t>Три других клуба — «Трактор» (+26%), «Салават Юлаев» (+20%) и «Сибирь» (+14%) — провели успешные сезоны как на льду, так и в цифровом пространстве. Увеличение числа пользователей на их сайтах напрямую связано с хорошими спортивными результатами, ростом локального интереса и активной цифровой стратегией, включающей контент, продвижение и взаимодействие с болельщиками.</w:t>
        </w:r>
      </w:ins>
    </w:p>
    <w:p w14:paraId="3C82E244" w14:textId="77777777" w:rsidR="00AE2A68" w:rsidRDefault="00AE2A68" w:rsidP="00AE2A68">
      <w:pPr>
        <w:spacing w:line="360" w:lineRule="auto"/>
        <w:ind w:firstLine="709"/>
        <w:jc w:val="both"/>
        <w:rPr>
          <w:ins w:id="3512" w:author="Microsoft Office User" w:date="2025-07-28T12:30:00Z"/>
          <w:bCs/>
          <w:sz w:val="28"/>
        </w:rPr>
      </w:pPr>
      <w:ins w:id="3513" w:author="Microsoft Office User" w:date="2025-07-28T12:30:00Z">
        <w:r>
          <w:rPr>
            <w:bCs/>
            <w:sz w:val="28"/>
          </w:rPr>
          <w:t xml:space="preserve">Таким образом, мы наблюдаем два устойчивых тренда: высокую цифровую вовлечённость фанатов традиционно популярных клубов вне </w:t>
        </w:r>
        <w:r>
          <w:rPr>
            <w:bCs/>
            <w:sz w:val="28"/>
          </w:rPr>
          <w:lastRenderedPageBreak/>
          <w:t>зависимости от текущих результатов, а также резкий рост трафика у команд, показывающих яркую игру и активно работающих с цифровыми каналами.</w:t>
        </w:r>
      </w:ins>
    </w:p>
    <w:p w14:paraId="042F26B8" w14:textId="77777777" w:rsidR="00AE2A68" w:rsidRDefault="00AE2A68" w:rsidP="00AE2A68">
      <w:pPr>
        <w:spacing w:line="360" w:lineRule="auto"/>
        <w:ind w:firstLine="709"/>
        <w:jc w:val="both"/>
        <w:rPr>
          <w:ins w:id="3514" w:author="Microsoft Office User" w:date="2025-07-28T12:30:00Z"/>
          <w:b/>
          <w:sz w:val="28"/>
        </w:rPr>
      </w:pPr>
    </w:p>
    <w:p w14:paraId="1FED166B" w14:textId="125F4B8C" w:rsidR="00AE2A68" w:rsidRDefault="00AE2A68" w:rsidP="00AE2A68">
      <w:pPr>
        <w:spacing w:line="360" w:lineRule="auto"/>
        <w:jc w:val="center"/>
        <w:rPr>
          <w:ins w:id="3515" w:author="Microsoft Office User" w:date="2025-07-28T12:30:00Z"/>
          <w:b/>
          <w:bCs/>
          <w:sz w:val="28"/>
          <w:shd w:val="clear" w:color="auto" w:fill="FFFFFF"/>
        </w:rPr>
      </w:pPr>
      <w:ins w:id="3516" w:author="Microsoft Office User" w:date="2025-07-28T12:30:00Z">
        <w:r>
          <w:rPr>
            <w:b/>
            <w:sz w:val="28"/>
          </w:rPr>
          <w:t>ТОП-5 клубов в сезоне 202</w:t>
        </w:r>
        <w:r w:rsidRPr="00AE2A68">
          <w:rPr>
            <w:b/>
            <w:sz w:val="28"/>
            <w:rPrChange w:id="3517" w:author="Microsoft Office User" w:date="2025-07-28T12:31:00Z">
              <w:rPr>
                <w:b/>
                <w:sz w:val="28"/>
                <w:lang w:val="en-US"/>
              </w:rPr>
            </w:rPrChange>
          </w:rPr>
          <w:t>4</w:t>
        </w:r>
        <w:r>
          <w:rPr>
            <w:b/>
            <w:sz w:val="28"/>
          </w:rPr>
          <w:t>/202</w:t>
        </w:r>
        <w:r w:rsidRPr="00AE2A68">
          <w:rPr>
            <w:b/>
            <w:sz w:val="28"/>
            <w:rPrChange w:id="3518" w:author="Microsoft Office User" w:date="2025-07-28T12:31:00Z">
              <w:rPr>
                <w:b/>
                <w:sz w:val="28"/>
                <w:lang w:val="en-US"/>
              </w:rPr>
            </w:rPrChange>
          </w:rPr>
          <w:t>5</w:t>
        </w:r>
        <w:r>
          <w:rPr>
            <w:b/>
            <w:sz w:val="28"/>
          </w:rPr>
          <w:t xml:space="preserve"> по </w:t>
        </w:r>
        <w:r>
          <w:rPr>
            <w:b/>
            <w:bCs/>
            <w:sz w:val="28"/>
            <w:shd w:val="clear" w:color="auto" w:fill="FFFFFF"/>
          </w:rPr>
          <w:t>количеству сессий</w:t>
        </w:r>
      </w:ins>
    </w:p>
    <w:p w14:paraId="6581DBD6" w14:textId="77777777" w:rsidR="00AE2A68" w:rsidRDefault="00AE2A68" w:rsidP="00AE2A68">
      <w:pPr>
        <w:spacing w:line="360" w:lineRule="auto"/>
        <w:jc w:val="center"/>
        <w:rPr>
          <w:ins w:id="3519" w:author="Microsoft Office User" w:date="2025-07-28T12:30:00Z"/>
          <w:b/>
          <w:sz w:val="28"/>
        </w:rPr>
      </w:pPr>
    </w:p>
    <w:tbl>
      <w:tblPr>
        <w:tblW w:w="9629" w:type="dxa"/>
        <w:tblLook w:val="04A0" w:firstRow="1" w:lastRow="0" w:firstColumn="1" w:lastColumn="0" w:noHBand="0" w:noVBand="1"/>
      </w:tblPr>
      <w:tblGrid>
        <w:gridCol w:w="1408"/>
        <w:gridCol w:w="2977"/>
        <w:gridCol w:w="5244"/>
      </w:tblGrid>
      <w:tr w:rsidR="00AE2A68" w14:paraId="13AF4E4D" w14:textId="77777777" w:rsidTr="00AE2A68">
        <w:trPr>
          <w:trHeight w:val="1380"/>
          <w:ins w:id="3520" w:author="Microsoft Office User" w:date="2025-07-28T12:30:00Z"/>
        </w:trPr>
        <w:tc>
          <w:tcPr>
            <w:tcW w:w="14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DBA032" w14:textId="77777777" w:rsidR="00AE2A68" w:rsidRPr="00056C9F" w:rsidRDefault="00AE2A68">
            <w:pPr>
              <w:jc w:val="both"/>
              <w:rPr>
                <w:ins w:id="3521" w:author="Microsoft Office User" w:date="2025-07-28T12:30:00Z"/>
                <w:b/>
                <w:bCs/>
                <w:color w:val="000000"/>
              </w:rPr>
            </w:pPr>
            <w:ins w:id="3522" w:author="Microsoft Office User" w:date="2025-07-28T12:30:00Z">
              <w:r w:rsidRPr="00056C9F">
                <w:rPr>
                  <w:b/>
                  <w:bCs/>
                  <w:color w:val="000000"/>
                </w:rPr>
                <w:t>Клуб</w:t>
              </w:r>
            </w:ins>
          </w:p>
        </w:tc>
        <w:tc>
          <w:tcPr>
            <w:tcW w:w="29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9D76E2" w14:textId="77777777" w:rsidR="00AE2A68" w:rsidRPr="00056C9F" w:rsidRDefault="00AE2A68">
            <w:pPr>
              <w:jc w:val="both"/>
              <w:rPr>
                <w:ins w:id="3523" w:author="Microsoft Office User" w:date="2025-07-28T12:30:00Z"/>
                <w:b/>
                <w:bCs/>
                <w:color w:val="000000"/>
              </w:rPr>
            </w:pPr>
            <w:ins w:id="3524" w:author="Microsoft Office User" w:date="2025-07-28T12:30:00Z">
              <w:r w:rsidRPr="00056C9F">
                <w:rPr>
                  <w:b/>
                  <w:bCs/>
                  <w:color w:val="000000" w:themeColor="text1"/>
                </w:rPr>
                <w:t>Уникальные пользователи</w:t>
              </w:r>
            </w:ins>
          </w:p>
        </w:tc>
        <w:tc>
          <w:tcPr>
            <w:tcW w:w="52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E671FA" w14:textId="77777777" w:rsidR="00AE2A68" w:rsidRPr="00056C9F" w:rsidRDefault="00AE2A68">
            <w:pPr>
              <w:jc w:val="both"/>
              <w:rPr>
                <w:ins w:id="3525" w:author="Microsoft Office User" w:date="2025-07-28T12:30:00Z"/>
                <w:b/>
                <w:bCs/>
                <w:color w:val="000000"/>
              </w:rPr>
            </w:pPr>
            <w:ins w:id="3526" w:author="Microsoft Office User" w:date="2025-07-28T12:30:00Z">
              <w:r w:rsidRPr="00056C9F">
                <w:rPr>
                  <w:b/>
                  <w:bCs/>
                  <w:color w:val="000000"/>
                </w:rPr>
                <w:t>Изменение</w:t>
              </w:r>
            </w:ins>
          </w:p>
        </w:tc>
      </w:tr>
      <w:tr w:rsidR="00AE2A68" w14:paraId="54024E07" w14:textId="77777777" w:rsidTr="00AE2A68">
        <w:trPr>
          <w:trHeight w:val="360"/>
          <w:ins w:id="3527" w:author="Microsoft Office User" w:date="2025-07-28T12:30:00Z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75BA894" w14:textId="77777777" w:rsidR="00AE2A68" w:rsidRPr="00056C9F" w:rsidRDefault="00AE2A68">
            <w:pPr>
              <w:jc w:val="both"/>
              <w:rPr>
                <w:ins w:id="3528" w:author="Microsoft Office User" w:date="2025-07-28T12:30:00Z"/>
                <w:color w:val="000000"/>
              </w:rPr>
            </w:pPr>
            <w:ins w:id="3529" w:author="Microsoft Office User" w:date="2025-07-28T12:30:00Z">
              <w:r w:rsidRPr="00056C9F">
                <w:rPr>
                  <w:color w:val="000000"/>
                  <w:rPrChange w:id="3530" w:author="Microsoft Office User" w:date="2025-07-28T13:14:00Z">
                    <w:rPr>
                      <w:rFonts w:ascii="Calibri" w:hAnsi="Calibri" w:cs="Calibri"/>
                      <w:color w:val="000000"/>
                    </w:rPr>
                  </w:rPrChange>
                </w:rPr>
                <w:t>Ак Барс</w:t>
              </w:r>
            </w:ins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5F0FFB" w14:textId="77777777" w:rsidR="00AE2A68" w:rsidRPr="00056C9F" w:rsidRDefault="00AE2A68">
            <w:pPr>
              <w:jc w:val="right"/>
              <w:rPr>
                <w:ins w:id="3531" w:author="Microsoft Office User" w:date="2025-07-28T12:30:00Z"/>
                <w:color w:val="000000"/>
              </w:rPr>
            </w:pPr>
            <w:ins w:id="3532" w:author="Microsoft Office User" w:date="2025-07-28T12:30:00Z">
              <w:r w:rsidRPr="00056C9F">
                <w:rPr>
                  <w:color w:val="000000"/>
                  <w:rPrChange w:id="3533" w:author="Microsoft Office User" w:date="2025-07-28T13:14:00Z">
                    <w:rPr>
                      <w:rFonts w:ascii="Calibri" w:hAnsi="Calibri" w:cs="Calibri"/>
                      <w:color w:val="000000"/>
                    </w:rPr>
                  </w:rPrChange>
                </w:rPr>
                <w:t>4 923 891</w:t>
              </w:r>
            </w:ins>
          </w:p>
        </w:tc>
        <w:tc>
          <w:tcPr>
            <w:tcW w:w="5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3F4DE56" w14:textId="77777777" w:rsidR="00AE2A68" w:rsidRPr="00056C9F" w:rsidRDefault="00AE2A68">
            <w:pPr>
              <w:jc w:val="right"/>
              <w:rPr>
                <w:ins w:id="3534" w:author="Microsoft Office User" w:date="2025-07-28T12:30:00Z"/>
                <w:color w:val="000000"/>
              </w:rPr>
            </w:pPr>
            <w:ins w:id="3535" w:author="Microsoft Office User" w:date="2025-07-28T12:30:00Z">
              <w:r w:rsidRPr="00056C9F">
                <w:rPr>
                  <w:color w:val="000000"/>
                  <w:rPrChange w:id="3536" w:author="Microsoft Office User" w:date="2025-07-28T13:14:00Z">
                    <w:rPr>
                      <w:rFonts w:ascii="Calibri" w:hAnsi="Calibri" w:cs="Calibri"/>
                      <w:color w:val="000000"/>
                    </w:rPr>
                  </w:rPrChange>
                </w:rPr>
                <w:t>+31%</w:t>
              </w:r>
            </w:ins>
          </w:p>
        </w:tc>
      </w:tr>
      <w:tr w:rsidR="00AE2A68" w14:paraId="4AB83F27" w14:textId="77777777" w:rsidTr="00AE2A68">
        <w:trPr>
          <w:trHeight w:val="360"/>
          <w:ins w:id="3537" w:author="Microsoft Office User" w:date="2025-07-28T12:30:00Z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77832A3" w14:textId="77777777" w:rsidR="00AE2A68" w:rsidRPr="00056C9F" w:rsidRDefault="00AE2A68">
            <w:pPr>
              <w:jc w:val="both"/>
              <w:rPr>
                <w:ins w:id="3538" w:author="Microsoft Office User" w:date="2025-07-28T12:30:00Z"/>
                <w:color w:val="000000"/>
              </w:rPr>
            </w:pPr>
            <w:ins w:id="3539" w:author="Microsoft Office User" w:date="2025-07-28T12:30:00Z">
              <w:r w:rsidRPr="00056C9F">
                <w:rPr>
                  <w:color w:val="000000"/>
                  <w:rPrChange w:id="3540" w:author="Microsoft Office User" w:date="2025-07-28T13:14:00Z">
                    <w:rPr>
                      <w:rFonts w:ascii="Calibri" w:hAnsi="Calibri" w:cs="Calibri"/>
                      <w:color w:val="000000"/>
                    </w:rPr>
                  </w:rPrChange>
                </w:rPr>
                <w:t>Сибирь</w:t>
              </w:r>
            </w:ins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93B9E16" w14:textId="77777777" w:rsidR="00AE2A68" w:rsidRPr="00056C9F" w:rsidRDefault="00AE2A68">
            <w:pPr>
              <w:jc w:val="right"/>
              <w:rPr>
                <w:ins w:id="3541" w:author="Microsoft Office User" w:date="2025-07-28T12:30:00Z"/>
                <w:color w:val="000000"/>
              </w:rPr>
            </w:pPr>
            <w:ins w:id="3542" w:author="Microsoft Office User" w:date="2025-07-28T12:30:00Z">
              <w:r w:rsidRPr="00056C9F">
                <w:rPr>
                  <w:color w:val="000000"/>
                  <w:rPrChange w:id="3543" w:author="Microsoft Office User" w:date="2025-07-28T13:14:00Z">
                    <w:rPr>
                      <w:rFonts w:ascii="Calibri" w:hAnsi="Calibri" w:cs="Calibri"/>
                      <w:color w:val="000000"/>
                    </w:rPr>
                  </w:rPrChange>
                </w:rPr>
                <w:t>3 794 948</w:t>
              </w:r>
            </w:ins>
          </w:p>
        </w:tc>
        <w:tc>
          <w:tcPr>
            <w:tcW w:w="5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F2C8A08" w14:textId="77777777" w:rsidR="00AE2A68" w:rsidRPr="00056C9F" w:rsidRDefault="00AE2A68">
            <w:pPr>
              <w:jc w:val="right"/>
              <w:rPr>
                <w:ins w:id="3544" w:author="Microsoft Office User" w:date="2025-07-28T12:30:00Z"/>
                <w:color w:val="000000"/>
              </w:rPr>
            </w:pPr>
            <w:ins w:id="3545" w:author="Microsoft Office User" w:date="2025-07-28T12:30:00Z">
              <w:r w:rsidRPr="00056C9F">
                <w:rPr>
                  <w:color w:val="000000"/>
                  <w:rPrChange w:id="3546" w:author="Microsoft Office User" w:date="2025-07-28T13:14:00Z">
                    <w:rPr>
                      <w:rFonts w:ascii="Calibri" w:hAnsi="Calibri" w:cs="Calibri"/>
                      <w:color w:val="000000"/>
                    </w:rPr>
                  </w:rPrChange>
                </w:rPr>
                <w:t>-8%</w:t>
              </w:r>
            </w:ins>
          </w:p>
        </w:tc>
      </w:tr>
      <w:tr w:rsidR="00AE2A68" w14:paraId="06798F85" w14:textId="77777777" w:rsidTr="00AE2A68">
        <w:trPr>
          <w:trHeight w:val="360"/>
          <w:ins w:id="3547" w:author="Microsoft Office User" w:date="2025-07-28T12:30:00Z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95BAABD" w14:textId="77777777" w:rsidR="00AE2A68" w:rsidRPr="00056C9F" w:rsidRDefault="00AE2A68">
            <w:pPr>
              <w:jc w:val="both"/>
              <w:rPr>
                <w:ins w:id="3548" w:author="Microsoft Office User" w:date="2025-07-28T12:30:00Z"/>
                <w:color w:val="000000"/>
              </w:rPr>
            </w:pPr>
            <w:ins w:id="3549" w:author="Microsoft Office User" w:date="2025-07-28T12:30:00Z">
              <w:r w:rsidRPr="00056C9F">
                <w:rPr>
                  <w:color w:val="000000"/>
                  <w:rPrChange w:id="3550" w:author="Microsoft Office User" w:date="2025-07-28T13:14:00Z">
                    <w:rPr>
                      <w:rFonts w:ascii="Calibri" w:hAnsi="Calibri" w:cs="Calibri"/>
                      <w:color w:val="000000"/>
                    </w:rPr>
                  </w:rPrChange>
                </w:rPr>
                <w:t>Торпедо</w:t>
              </w:r>
            </w:ins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CB1D9E4" w14:textId="77777777" w:rsidR="00AE2A68" w:rsidRPr="00056C9F" w:rsidRDefault="00AE2A68">
            <w:pPr>
              <w:jc w:val="right"/>
              <w:rPr>
                <w:ins w:id="3551" w:author="Microsoft Office User" w:date="2025-07-28T12:30:00Z"/>
                <w:color w:val="000000"/>
              </w:rPr>
            </w:pPr>
            <w:ins w:id="3552" w:author="Microsoft Office User" w:date="2025-07-28T12:30:00Z">
              <w:r w:rsidRPr="00056C9F">
                <w:rPr>
                  <w:color w:val="000000"/>
                  <w:rPrChange w:id="3553" w:author="Microsoft Office User" w:date="2025-07-28T13:14:00Z">
                    <w:rPr>
                      <w:rFonts w:ascii="Calibri" w:hAnsi="Calibri" w:cs="Calibri"/>
                      <w:color w:val="000000"/>
                    </w:rPr>
                  </w:rPrChange>
                </w:rPr>
                <w:t>3 773 030</w:t>
              </w:r>
            </w:ins>
          </w:p>
        </w:tc>
        <w:tc>
          <w:tcPr>
            <w:tcW w:w="5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E00F9BC" w14:textId="77777777" w:rsidR="00AE2A68" w:rsidRPr="00056C9F" w:rsidRDefault="00AE2A68">
            <w:pPr>
              <w:jc w:val="right"/>
              <w:rPr>
                <w:ins w:id="3554" w:author="Microsoft Office User" w:date="2025-07-28T12:30:00Z"/>
                <w:color w:val="000000"/>
              </w:rPr>
            </w:pPr>
            <w:ins w:id="3555" w:author="Microsoft Office User" w:date="2025-07-28T12:30:00Z">
              <w:r w:rsidRPr="00056C9F">
                <w:rPr>
                  <w:color w:val="000000"/>
                  <w:rPrChange w:id="3556" w:author="Microsoft Office User" w:date="2025-07-28T13:14:00Z">
                    <w:rPr>
                      <w:rFonts w:ascii="Calibri" w:hAnsi="Calibri" w:cs="Calibri"/>
                      <w:color w:val="000000"/>
                    </w:rPr>
                  </w:rPrChange>
                </w:rPr>
                <w:t>+2%</w:t>
              </w:r>
            </w:ins>
          </w:p>
        </w:tc>
      </w:tr>
      <w:tr w:rsidR="00AE2A68" w14:paraId="161E1B4F" w14:textId="77777777" w:rsidTr="00AE2A68">
        <w:trPr>
          <w:trHeight w:val="360"/>
          <w:ins w:id="3557" w:author="Microsoft Office User" w:date="2025-07-28T12:30:00Z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839C4A" w14:textId="77777777" w:rsidR="00AE2A68" w:rsidRPr="00056C9F" w:rsidRDefault="00AE2A68">
            <w:pPr>
              <w:jc w:val="both"/>
              <w:rPr>
                <w:ins w:id="3558" w:author="Microsoft Office User" w:date="2025-07-28T12:30:00Z"/>
                <w:color w:val="000000"/>
              </w:rPr>
            </w:pPr>
            <w:ins w:id="3559" w:author="Microsoft Office User" w:date="2025-07-28T12:30:00Z">
              <w:r w:rsidRPr="00056C9F">
                <w:rPr>
                  <w:color w:val="000000"/>
                  <w:rPrChange w:id="3560" w:author="Microsoft Office User" w:date="2025-07-28T13:14:00Z">
                    <w:rPr>
                      <w:rFonts w:ascii="Calibri" w:hAnsi="Calibri" w:cs="Calibri"/>
                      <w:color w:val="000000"/>
                    </w:rPr>
                  </w:rPrChange>
                </w:rPr>
                <w:t>Трактор</w:t>
              </w:r>
            </w:ins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40F747C" w14:textId="77777777" w:rsidR="00AE2A68" w:rsidRPr="00056C9F" w:rsidRDefault="00AE2A68">
            <w:pPr>
              <w:jc w:val="right"/>
              <w:rPr>
                <w:ins w:id="3561" w:author="Microsoft Office User" w:date="2025-07-28T12:30:00Z"/>
                <w:color w:val="000000"/>
              </w:rPr>
            </w:pPr>
            <w:ins w:id="3562" w:author="Microsoft Office User" w:date="2025-07-28T12:30:00Z">
              <w:r w:rsidRPr="00056C9F">
                <w:rPr>
                  <w:color w:val="000000"/>
                  <w:rPrChange w:id="3563" w:author="Microsoft Office User" w:date="2025-07-28T13:14:00Z">
                    <w:rPr>
                      <w:rFonts w:ascii="Calibri" w:hAnsi="Calibri" w:cs="Calibri"/>
                      <w:color w:val="000000"/>
                    </w:rPr>
                  </w:rPrChange>
                </w:rPr>
                <w:t>3 489 564</w:t>
              </w:r>
            </w:ins>
          </w:p>
        </w:tc>
        <w:tc>
          <w:tcPr>
            <w:tcW w:w="5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F49C53" w14:textId="77777777" w:rsidR="00AE2A68" w:rsidRPr="00056C9F" w:rsidRDefault="00AE2A68">
            <w:pPr>
              <w:jc w:val="right"/>
              <w:rPr>
                <w:ins w:id="3564" w:author="Microsoft Office User" w:date="2025-07-28T12:30:00Z"/>
                <w:color w:val="000000"/>
              </w:rPr>
            </w:pPr>
            <w:ins w:id="3565" w:author="Microsoft Office User" w:date="2025-07-28T12:30:00Z">
              <w:r w:rsidRPr="00056C9F">
                <w:rPr>
                  <w:color w:val="000000"/>
                  <w:rPrChange w:id="3566" w:author="Microsoft Office User" w:date="2025-07-28T13:14:00Z">
                    <w:rPr>
                      <w:rFonts w:ascii="Calibri" w:hAnsi="Calibri" w:cs="Calibri"/>
                      <w:color w:val="000000"/>
                    </w:rPr>
                  </w:rPrChange>
                </w:rPr>
                <w:t>+18%</w:t>
              </w:r>
            </w:ins>
          </w:p>
        </w:tc>
      </w:tr>
      <w:tr w:rsidR="00AE2A68" w14:paraId="33B29B07" w14:textId="77777777" w:rsidTr="00AE2A68">
        <w:trPr>
          <w:trHeight w:val="360"/>
          <w:ins w:id="3567" w:author="Microsoft Office User" w:date="2025-07-28T12:30:00Z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C0A629E" w14:textId="77777777" w:rsidR="00AE2A68" w:rsidRPr="00056C9F" w:rsidRDefault="00AE2A68">
            <w:pPr>
              <w:jc w:val="both"/>
              <w:rPr>
                <w:ins w:id="3568" w:author="Microsoft Office User" w:date="2025-07-28T12:30:00Z"/>
                <w:color w:val="000000"/>
              </w:rPr>
            </w:pPr>
            <w:ins w:id="3569" w:author="Microsoft Office User" w:date="2025-07-28T12:30:00Z">
              <w:r w:rsidRPr="00056C9F">
                <w:rPr>
                  <w:color w:val="000000"/>
                  <w:rPrChange w:id="3570" w:author="Microsoft Office User" w:date="2025-07-28T13:14:00Z">
                    <w:rPr>
                      <w:rFonts w:ascii="Calibri" w:hAnsi="Calibri" w:cs="Calibri"/>
                      <w:color w:val="000000"/>
                    </w:rPr>
                  </w:rPrChange>
                </w:rPr>
                <w:t>Динамо Мн</w:t>
              </w:r>
            </w:ins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57614B9" w14:textId="77777777" w:rsidR="00AE2A68" w:rsidRPr="00056C9F" w:rsidRDefault="00AE2A68">
            <w:pPr>
              <w:jc w:val="right"/>
              <w:rPr>
                <w:ins w:id="3571" w:author="Microsoft Office User" w:date="2025-07-28T12:30:00Z"/>
                <w:color w:val="000000"/>
              </w:rPr>
            </w:pPr>
            <w:ins w:id="3572" w:author="Microsoft Office User" w:date="2025-07-28T12:30:00Z">
              <w:r w:rsidRPr="00056C9F">
                <w:rPr>
                  <w:color w:val="000000"/>
                  <w:rPrChange w:id="3573" w:author="Microsoft Office User" w:date="2025-07-28T13:14:00Z">
                    <w:rPr>
                      <w:rFonts w:ascii="Calibri" w:hAnsi="Calibri" w:cs="Calibri"/>
                      <w:color w:val="000000"/>
                    </w:rPr>
                  </w:rPrChange>
                </w:rPr>
                <w:t>3 210 817</w:t>
              </w:r>
            </w:ins>
          </w:p>
        </w:tc>
        <w:tc>
          <w:tcPr>
            <w:tcW w:w="5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05E86E" w14:textId="77777777" w:rsidR="00AE2A68" w:rsidRPr="00056C9F" w:rsidRDefault="00AE2A68">
            <w:pPr>
              <w:jc w:val="right"/>
              <w:rPr>
                <w:ins w:id="3574" w:author="Microsoft Office User" w:date="2025-07-28T12:30:00Z"/>
                <w:color w:val="000000"/>
              </w:rPr>
            </w:pPr>
            <w:ins w:id="3575" w:author="Microsoft Office User" w:date="2025-07-28T12:30:00Z">
              <w:r w:rsidRPr="00056C9F">
                <w:rPr>
                  <w:color w:val="000000"/>
                  <w:rPrChange w:id="3576" w:author="Microsoft Office User" w:date="2025-07-28T13:14:00Z">
                    <w:rPr>
                      <w:rFonts w:ascii="Calibri" w:hAnsi="Calibri" w:cs="Calibri"/>
                      <w:color w:val="000000"/>
                    </w:rPr>
                  </w:rPrChange>
                </w:rPr>
                <w:t>+60%</w:t>
              </w:r>
            </w:ins>
          </w:p>
        </w:tc>
      </w:tr>
    </w:tbl>
    <w:p w14:paraId="65F237ED" w14:textId="77777777" w:rsidR="00AE2A68" w:rsidRDefault="00AE2A68" w:rsidP="00AE2A68">
      <w:pPr>
        <w:spacing w:line="360" w:lineRule="auto"/>
        <w:ind w:firstLine="709"/>
        <w:jc w:val="both"/>
        <w:rPr>
          <w:ins w:id="3577" w:author="Microsoft Office User" w:date="2025-07-28T12:30:00Z"/>
          <w:b/>
          <w:sz w:val="28"/>
        </w:rPr>
      </w:pPr>
    </w:p>
    <w:p w14:paraId="18587DE1" w14:textId="77777777" w:rsidR="00AE2A68" w:rsidRDefault="00AE2A68" w:rsidP="00AE2A68">
      <w:pPr>
        <w:spacing w:line="360" w:lineRule="auto"/>
        <w:ind w:firstLine="709"/>
        <w:jc w:val="both"/>
        <w:rPr>
          <w:ins w:id="3578" w:author="Microsoft Office User" w:date="2025-07-28T12:30:00Z"/>
          <w:bCs/>
          <w:sz w:val="28"/>
        </w:rPr>
      </w:pPr>
      <w:ins w:id="3579" w:author="Microsoft Office User" w:date="2025-07-28T12:30:00Z">
        <w:r>
          <w:rPr>
            <w:bCs/>
            <w:sz w:val="28"/>
          </w:rPr>
          <w:t>В сезоне 2024/2025 ХК «Ак Барс» уверенно занял первое место и по количеству сессий на сайте — почти 5 миллионов (+31%). Как и в рейтинге по уникальным пользователям, клуб закономерно лидирует и по количеству сессий, что подчёркивает не только широту охвата, но и высокий уровень вовлечённости болельщиков, которые активно и регулярно возвращаются к сайту клуба на протяжении всего сезона.</w:t>
        </w:r>
      </w:ins>
    </w:p>
    <w:p w14:paraId="15E1E11B" w14:textId="77777777" w:rsidR="00AE2A68" w:rsidRDefault="00AE2A68" w:rsidP="00AE2A68">
      <w:pPr>
        <w:spacing w:line="360" w:lineRule="auto"/>
        <w:ind w:firstLine="709"/>
        <w:jc w:val="both"/>
        <w:rPr>
          <w:ins w:id="3580" w:author="Microsoft Office User" w:date="2025-07-28T12:30:00Z"/>
          <w:bCs/>
          <w:sz w:val="28"/>
        </w:rPr>
      </w:pPr>
      <w:ins w:id="3581" w:author="Microsoft Office User" w:date="2025-07-28T12:30:00Z">
        <w:r>
          <w:rPr>
            <w:bCs/>
            <w:sz w:val="28"/>
          </w:rPr>
          <w:t>Важно отметить, что рост количества уникальных пользователей не всегда напрямую приводит к пропорциональному увеличению числа сессий. В ряде случаев клубы с более скромной аудиторией демонстрируют более высокую вовлечённость — их пользователи заходят на сайт чаще и активнее следят за новостями команды.</w:t>
        </w:r>
      </w:ins>
    </w:p>
    <w:p w14:paraId="15857D69" w14:textId="77777777" w:rsidR="00AE2A68" w:rsidRDefault="00AE2A68" w:rsidP="00AE2A68">
      <w:pPr>
        <w:spacing w:line="360" w:lineRule="auto"/>
        <w:ind w:firstLine="709"/>
        <w:jc w:val="both"/>
        <w:rPr>
          <w:ins w:id="3582" w:author="Microsoft Office User" w:date="2025-07-28T12:30:00Z"/>
          <w:bCs/>
          <w:sz w:val="28"/>
        </w:rPr>
      </w:pPr>
      <w:ins w:id="3583" w:author="Microsoft Office User" w:date="2025-07-28T12:30:00Z">
        <w:r>
          <w:rPr>
            <w:bCs/>
            <w:sz w:val="28"/>
          </w:rPr>
          <w:t>Так, например, клубы с выраженной локальной базой болельщиков — такие как «Сибирь», «Торпедо» или «Динамо Минск» — несмотря на меньший масштаб аудитории по сравнению с лидерами, показывают высокое количество сессий, что говорит о прочном контакте с болельщиками внутри своего региона.</w:t>
        </w:r>
      </w:ins>
    </w:p>
    <w:p w14:paraId="3D28EC41" w14:textId="77777777" w:rsidR="00AE2A68" w:rsidRDefault="00AE2A68" w:rsidP="00AE2A68">
      <w:pPr>
        <w:spacing w:line="360" w:lineRule="auto"/>
        <w:ind w:firstLine="709"/>
        <w:jc w:val="both"/>
        <w:rPr>
          <w:ins w:id="3584" w:author="Microsoft Office User" w:date="2025-07-28T12:30:00Z"/>
          <w:bCs/>
          <w:sz w:val="28"/>
        </w:rPr>
      </w:pPr>
      <w:ins w:id="3585" w:author="Microsoft Office User" w:date="2025-07-28T12:30:00Z">
        <w:r>
          <w:rPr>
            <w:bCs/>
            <w:sz w:val="28"/>
          </w:rPr>
          <w:t xml:space="preserve">В то же время крупные клубы с широкой аудиторией (в том числе за пределами региона) могут сталкиваться с меньшей повторяемостью визитов на сайт, поскольку часть информации о команде болельщики получают через </w:t>
        </w:r>
        <w:r>
          <w:rPr>
            <w:bCs/>
            <w:sz w:val="28"/>
          </w:rPr>
          <w:lastRenderedPageBreak/>
          <w:t xml:space="preserve">сторонние источники — СМИ, соцсети, мессенджеры. Это не указывает на низкий интерес, но даёт пространство для роста: например, через развитие личных кабинетов, push-механик, </w:t>
        </w:r>
        <w:r>
          <w:rPr>
            <w:bCs/>
            <w:sz w:val="28"/>
            <w:lang w:val="en-US"/>
          </w:rPr>
          <w:t>email</w:t>
        </w:r>
        <w:r>
          <w:rPr>
            <w:bCs/>
            <w:sz w:val="28"/>
          </w:rPr>
          <w:t>-рассылок, персонализированного контента и вовлекающих сервисов.</w:t>
        </w:r>
      </w:ins>
    </w:p>
    <w:p w14:paraId="65FC3B8C" w14:textId="77777777" w:rsidR="00AE2A68" w:rsidRDefault="00AE2A68" w:rsidP="00AE2A68">
      <w:pPr>
        <w:spacing w:line="360" w:lineRule="auto"/>
        <w:ind w:firstLine="709"/>
        <w:jc w:val="both"/>
        <w:rPr>
          <w:ins w:id="3586" w:author="Microsoft Office User" w:date="2025-07-28T12:30:00Z"/>
          <w:bCs/>
          <w:sz w:val="28"/>
        </w:rPr>
      </w:pPr>
      <w:ins w:id="3587" w:author="Microsoft Office User" w:date="2025-07-28T12:30:00Z">
        <w:r>
          <w:rPr>
            <w:bCs/>
            <w:sz w:val="28"/>
          </w:rPr>
          <w:t>Таким образом, развитие не только охвата, но и регулярного взаимодействия с болельщиком — ключевой вектор цифровой стратегии для клубов любого масштаба.</w:t>
        </w:r>
      </w:ins>
    </w:p>
    <w:p w14:paraId="18856412" w14:textId="77777777" w:rsidR="00AE2A68" w:rsidRDefault="00AE2A68" w:rsidP="00AE2A68">
      <w:pPr>
        <w:spacing w:line="360" w:lineRule="auto"/>
        <w:ind w:firstLine="709"/>
        <w:jc w:val="both"/>
        <w:rPr>
          <w:ins w:id="3588" w:author="Microsoft Office User" w:date="2025-07-28T12:30:00Z"/>
          <w:b/>
          <w:sz w:val="28"/>
        </w:rPr>
      </w:pPr>
    </w:p>
    <w:p w14:paraId="505CC3D4" w14:textId="51FBA093" w:rsidR="00AE2A68" w:rsidRPr="00AE2A68" w:rsidRDefault="00AE2A68" w:rsidP="00AE2A68">
      <w:pPr>
        <w:spacing w:line="360" w:lineRule="auto"/>
        <w:ind w:firstLine="709"/>
        <w:jc w:val="both"/>
        <w:rPr>
          <w:ins w:id="3589" w:author="Microsoft Office User" w:date="2025-07-28T12:30:00Z"/>
          <w:b/>
          <w:sz w:val="28"/>
        </w:rPr>
      </w:pPr>
      <w:ins w:id="3590" w:author="Microsoft Office User" w:date="2025-07-28T12:30:00Z">
        <w:r>
          <w:rPr>
            <w:b/>
            <w:sz w:val="28"/>
          </w:rPr>
          <w:t>Демографические данные аудитории Клубов в сезоне 202</w:t>
        </w:r>
        <w:r w:rsidRPr="00AE2A68">
          <w:rPr>
            <w:b/>
            <w:sz w:val="28"/>
            <w:rPrChange w:id="3591" w:author="Microsoft Office User" w:date="2025-07-28T12:32:00Z">
              <w:rPr>
                <w:b/>
                <w:sz w:val="28"/>
                <w:lang w:val="en-US"/>
              </w:rPr>
            </w:rPrChange>
          </w:rPr>
          <w:t>4</w:t>
        </w:r>
        <w:r>
          <w:rPr>
            <w:b/>
            <w:sz w:val="28"/>
          </w:rPr>
          <w:t>/202</w:t>
        </w:r>
        <w:r w:rsidRPr="00AE2A68">
          <w:rPr>
            <w:b/>
            <w:sz w:val="28"/>
            <w:rPrChange w:id="3592" w:author="Microsoft Office User" w:date="2025-07-28T12:32:00Z">
              <w:rPr>
                <w:b/>
                <w:sz w:val="28"/>
                <w:lang w:val="en-US"/>
              </w:rPr>
            </w:rPrChange>
          </w:rPr>
          <w:t>5</w:t>
        </w:r>
      </w:ins>
    </w:p>
    <w:p w14:paraId="11D18C30" w14:textId="77777777" w:rsidR="00AE2A68" w:rsidRDefault="00AE2A68" w:rsidP="00AE2A68">
      <w:pPr>
        <w:spacing w:line="360" w:lineRule="auto"/>
        <w:ind w:firstLine="709"/>
        <w:jc w:val="both"/>
        <w:rPr>
          <w:ins w:id="3593" w:author="Microsoft Office User" w:date="2025-07-28T12:30:00Z"/>
          <w:sz w:val="28"/>
          <w:szCs w:val="28"/>
        </w:rPr>
      </w:pPr>
    </w:p>
    <w:tbl>
      <w:tblPr>
        <w:tblW w:w="9629" w:type="dxa"/>
        <w:tblLook w:val="04A0" w:firstRow="1" w:lastRow="0" w:firstColumn="1" w:lastColumn="0" w:noHBand="0" w:noVBand="1"/>
      </w:tblPr>
      <w:tblGrid>
        <w:gridCol w:w="1266"/>
        <w:gridCol w:w="1562"/>
        <w:gridCol w:w="1287"/>
        <w:gridCol w:w="1535"/>
        <w:gridCol w:w="1282"/>
        <w:gridCol w:w="1282"/>
        <w:gridCol w:w="1415"/>
      </w:tblGrid>
      <w:tr w:rsidR="00AE2A68" w14:paraId="387D2AE9" w14:textId="77777777" w:rsidTr="00AE2A68">
        <w:trPr>
          <w:trHeight w:val="320"/>
          <w:ins w:id="3594" w:author="Microsoft Office User" w:date="2025-07-28T12:30:00Z"/>
        </w:trPr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BBDB1" w14:textId="77777777" w:rsidR="00AE2A68" w:rsidRDefault="00AE2A68">
            <w:pPr>
              <w:jc w:val="center"/>
              <w:rPr>
                <w:ins w:id="3595" w:author="Microsoft Office User" w:date="2025-07-28T12:30:00Z"/>
                <w:rFonts w:ascii="Arial" w:hAnsi="Arial" w:cs="Arial"/>
                <w:b/>
                <w:bCs/>
                <w:sz w:val="22"/>
                <w:szCs w:val="22"/>
              </w:rPr>
            </w:pPr>
            <w:ins w:id="3596" w:author="Microsoft Office User" w:date="2025-07-28T12:30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t>Возраст</w:t>
              </w:r>
            </w:ins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9083F" w14:textId="77777777" w:rsidR="00AE2A68" w:rsidRDefault="00AE2A68">
            <w:pPr>
              <w:jc w:val="center"/>
              <w:rPr>
                <w:ins w:id="3597" w:author="Microsoft Office User" w:date="2025-07-28T12:30:00Z"/>
                <w:rFonts w:ascii="Arial" w:hAnsi="Arial" w:cs="Arial"/>
                <w:b/>
                <w:bCs/>
                <w:sz w:val="22"/>
                <w:szCs w:val="22"/>
              </w:rPr>
            </w:pPr>
            <w:ins w:id="3598" w:author="Microsoft Office User" w:date="2025-07-28T12:30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t>Посетители</w:t>
              </w:r>
            </w:ins>
          </w:p>
        </w:tc>
        <w:tc>
          <w:tcPr>
            <w:tcW w:w="1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DFD4E" w14:textId="77777777" w:rsidR="00AE2A68" w:rsidRDefault="00AE2A68">
            <w:pPr>
              <w:jc w:val="center"/>
              <w:rPr>
                <w:ins w:id="3599" w:author="Microsoft Office User" w:date="2025-07-28T12:30:00Z"/>
                <w:rFonts w:ascii="Arial" w:hAnsi="Arial" w:cs="Arial"/>
                <w:b/>
                <w:bCs/>
                <w:sz w:val="22"/>
                <w:szCs w:val="22"/>
              </w:rPr>
            </w:pPr>
            <w:ins w:id="3600" w:author="Microsoft Office User" w:date="2025-07-28T12:30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t>Отказы</w:t>
              </w:r>
            </w:ins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B5773" w14:textId="77777777" w:rsidR="00AE2A68" w:rsidRDefault="00AE2A68">
            <w:pPr>
              <w:jc w:val="center"/>
              <w:rPr>
                <w:ins w:id="3601" w:author="Microsoft Office User" w:date="2025-07-28T12:30:00Z"/>
                <w:rFonts w:ascii="Arial" w:hAnsi="Arial" w:cs="Arial"/>
                <w:b/>
                <w:bCs/>
                <w:sz w:val="22"/>
                <w:szCs w:val="22"/>
              </w:rPr>
            </w:pPr>
            <w:ins w:id="3602" w:author="Microsoft Office User" w:date="2025-07-28T12:30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t>Глубина просмотра страниц</w:t>
              </w:r>
            </w:ins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6C6DF" w14:textId="77777777" w:rsidR="00AE2A68" w:rsidRDefault="00AE2A68">
            <w:pPr>
              <w:jc w:val="center"/>
              <w:rPr>
                <w:ins w:id="3603" w:author="Microsoft Office User" w:date="2025-07-28T12:30:00Z"/>
                <w:rFonts w:ascii="Arial" w:hAnsi="Arial" w:cs="Arial"/>
                <w:b/>
                <w:bCs/>
                <w:sz w:val="22"/>
                <w:szCs w:val="22"/>
              </w:rPr>
            </w:pPr>
            <w:ins w:id="3604" w:author="Microsoft Office User" w:date="2025-07-28T12:30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t>Время на сайте</w:t>
              </w:r>
            </w:ins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828AA" w14:textId="77777777" w:rsidR="00AE2A68" w:rsidRDefault="00AE2A68">
            <w:pPr>
              <w:jc w:val="center"/>
              <w:rPr>
                <w:ins w:id="3605" w:author="Microsoft Office User" w:date="2025-07-28T12:30:00Z"/>
                <w:rFonts w:ascii="Arial" w:hAnsi="Arial" w:cs="Arial"/>
                <w:b/>
                <w:bCs/>
                <w:sz w:val="22"/>
                <w:szCs w:val="22"/>
              </w:rPr>
            </w:pPr>
            <w:ins w:id="3606" w:author="Microsoft Office User" w:date="2025-07-28T12:30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t>Доля</w:t>
              </w:r>
            </w:ins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CB874" w14:textId="77777777" w:rsidR="00AE2A68" w:rsidRDefault="00AE2A68">
            <w:pPr>
              <w:jc w:val="center"/>
              <w:rPr>
                <w:ins w:id="3607" w:author="Microsoft Office User" w:date="2025-07-28T12:30:00Z"/>
                <w:rFonts w:ascii="Arial" w:hAnsi="Arial" w:cs="Arial"/>
                <w:b/>
                <w:bCs/>
                <w:sz w:val="22"/>
                <w:szCs w:val="22"/>
              </w:rPr>
            </w:pPr>
            <w:ins w:id="3608" w:author="Microsoft Office User" w:date="2025-07-28T12:30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t>Изменение</w:t>
              </w:r>
            </w:ins>
          </w:p>
        </w:tc>
      </w:tr>
      <w:tr w:rsidR="00AE2A68" w14:paraId="775043B6" w14:textId="77777777" w:rsidTr="00AE2A68">
        <w:trPr>
          <w:trHeight w:val="320"/>
          <w:ins w:id="3609" w:author="Microsoft Office User" w:date="2025-07-28T12:30:00Z"/>
        </w:trPr>
        <w:tc>
          <w:tcPr>
            <w:tcW w:w="1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3EE48" w14:textId="77777777" w:rsidR="00AE2A68" w:rsidRDefault="00AE2A68">
            <w:pPr>
              <w:rPr>
                <w:ins w:id="3610" w:author="Microsoft Office User" w:date="2025-07-28T12:30:00Z"/>
                <w:rFonts w:ascii="Calibri" w:hAnsi="Calibri" w:cs="Calibri"/>
                <w:color w:val="000000"/>
                <w:sz w:val="22"/>
                <w:szCs w:val="22"/>
              </w:rPr>
            </w:pPr>
            <w:ins w:id="3611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младше 18 лет</w:t>
              </w:r>
            </w:ins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91E7E" w14:textId="0566ED9C" w:rsidR="00AE2A68" w:rsidRDefault="00AE2A68">
            <w:pPr>
              <w:jc w:val="right"/>
              <w:rPr>
                <w:ins w:id="3612" w:author="Microsoft Office User" w:date="2025-07-28T12:30:00Z"/>
                <w:rFonts w:ascii="Calibri" w:hAnsi="Calibri" w:cs="Calibri"/>
                <w:color w:val="000000"/>
                <w:sz w:val="22"/>
                <w:szCs w:val="22"/>
              </w:rPr>
            </w:pPr>
            <w:ins w:id="3613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415</w:t>
              </w:r>
            </w:ins>
            <w:ins w:id="3614" w:author="Microsoft Office User" w:date="2025-07-28T13:32:00Z">
              <w:r w:rsidR="001C6071">
                <w:rPr>
                  <w:rFonts w:ascii="Calibri" w:hAnsi="Calibri" w:cs="Calibri"/>
                  <w:color w:val="000000"/>
                  <w:sz w:val="22"/>
                  <w:szCs w:val="22"/>
                </w:rPr>
                <w:t xml:space="preserve"> </w:t>
              </w:r>
            </w:ins>
            <w:ins w:id="3615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938</w:t>
              </w:r>
            </w:ins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3958C" w14:textId="77777777" w:rsidR="00AE2A68" w:rsidRDefault="00AE2A68">
            <w:pPr>
              <w:jc w:val="right"/>
              <w:rPr>
                <w:ins w:id="3616" w:author="Microsoft Office User" w:date="2025-07-28T12:30:00Z"/>
                <w:rFonts w:ascii="Calibri" w:hAnsi="Calibri" w:cs="Calibri"/>
                <w:color w:val="000000"/>
                <w:sz w:val="22"/>
                <w:szCs w:val="22"/>
              </w:rPr>
            </w:pPr>
            <w:ins w:id="3617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16,96%</w:t>
              </w:r>
            </w:ins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D0A88" w14:textId="77777777" w:rsidR="00AE2A68" w:rsidRDefault="00AE2A68">
            <w:pPr>
              <w:jc w:val="right"/>
              <w:rPr>
                <w:ins w:id="3618" w:author="Microsoft Office User" w:date="2025-07-28T12:30:00Z"/>
                <w:rFonts w:ascii="Calibri" w:hAnsi="Calibri" w:cs="Calibri"/>
                <w:color w:val="000000"/>
                <w:sz w:val="22"/>
                <w:szCs w:val="22"/>
              </w:rPr>
            </w:pPr>
            <w:ins w:id="3619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3,33</w:t>
              </w:r>
            </w:ins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9C1BF" w14:textId="77777777" w:rsidR="00AE2A68" w:rsidRDefault="00AE2A68">
            <w:pPr>
              <w:jc w:val="right"/>
              <w:rPr>
                <w:ins w:id="3620" w:author="Microsoft Office User" w:date="2025-07-28T12:30:00Z"/>
                <w:rFonts w:ascii="Calibri" w:hAnsi="Calibri" w:cs="Calibri"/>
                <w:color w:val="000000"/>
                <w:sz w:val="22"/>
                <w:szCs w:val="22"/>
              </w:rPr>
            </w:pPr>
            <w:ins w:id="3621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00:02:43</w:t>
              </w:r>
            </w:ins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A9B06" w14:textId="77777777" w:rsidR="00AE2A68" w:rsidRDefault="00AE2A68">
            <w:pPr>
              <w:jc w:val="right"/>
              <w:rPr>
                <w:ins w:id="3622" w:author="Microsoft Office User" w:date="2025-07-28T12:30:00Z"/>
                <w:rFonts w:ascii="Calibri" w:hAnsi="Calibri" w:cs="Calibri"/>
                <w:color w:val="000000"/>
              </w:rPr>
            </w:pPr>
            <w:ins w:id="3623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5,63%</w:t>
              </w:r>
            </w:ins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A0F77" w14:textId="77777777" w:rsidR="00AE2A68" w:rsidRDefault="00AE2A68">
            <w:pPr>
              <w:jc w:val="right"/>
              <w:rPr>
                <w:ins w:id="3624" w:author="Microsoft Office User" w:date="2025-07-28T12:30:00Z"/>
                <w:rFonts w:ascii="Calibri" w:hAnsi="Calibri" w:cs="Calibri"/>
                <w:color w:val="000000"/>
              </w:rPr>
            </w:pPr>
            <w:ins w:id="3625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+1,32%</w:t>
              </w:r>
            </w:ins>
          </w:p>
        </w:tc>
      </w:tr>
      <w:tr w:rsidR="00AE2A68" w14:paraId="53C17D53" w14:textId="77777777" w:rsidTr="00AE2A68">
        <w:trPr>
          <w:trHeight w:val="320"/>
          <w:ins w:id="3626" w:author="Microsoft Office User" w:date="2025-07-28T12:30:00Z"/>
        </w:trPr>
        <w:tc>
          <w:tcPr>
            <w:tcW w:w="1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28424" w14:textId="77777777" w:rsidR="00AE2A68" w:rsidRDefault="00AE2A68">
            <w:pPr>
              <w:rPr>
                <w:ins w:id="3627" w:author="Microsoft Office User" w:date="2025-07-28T12:30:00Z"/>
                <w:rFonts w:ascii="Calibri" w:hAnsi="Calibri" w:cs="Calibri"/>
                <w:color w:val="000000"/>
                <w:sz w:val="22"/>
                <w:szCs w:val="22"/>
              </w:rPr>
            </w:pPr>
            <w:ins w:id="3628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18</w:t>
              </w:r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noBreakHyphen/>
                <w:t>24 года</w:t>
              </w:r>
            </w:ins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44FFD" w14:textId="2F21CAB1" w:rsidR="00AE2A68" w:rsidRDefault="00AE2A68">
            <w:pPr>
              <w:jc w:val="right"/>
              <w:rPr>
                <w:ins w:id="3629" w:author="Microsoft Office User" w:date="2025-07-28T12:30:00Z"/>
                <w:rFonts w:ascii="Calibri" w:hAnsi="Calibri" w:cs="Calibri"/>
                <w:color w:val="000000"/>
                <w:sz w:val="22"/>
                <w:szCs w:val="22"/>
              </w:rPr>
            </w:pPr>
            <w:ins w:id="3630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869</w:t>
              </w:r>
            </w:ins>
            <w:ins w:id="3631" w:author="Microsoft Office User" w:date="2025-07-28T13:32:00Z">
              <w:r w:rsidR="001C6071">
                <w:rPr>
                  <w:rFonts w:ascii="Calibri" w:hAnsi="Calibri" w:cs="Calibri"/>
                  <w:color w:val="000000"/>
                  <w:sz w:val="22"/>
                  <w:szCs w:val="22"/>
                </w:rPr>
                <w:t xml:space="preserve"> </w:t>
              </w:r>
            </w:ins>
            <w:ins w:id="3632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894</w:t>
              </w:r>
            </w:ins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D80DC" w14:textId="77777777" w:rsidR="00AE2A68" w:rsidRDefault="00AE2A68">
            <w:pPr>
              <w:jc w:val="right"/>
              <w:rPr>
                <w:ins w:id="3633" w:author="Microsoft Office User" w:date="2025-07-28T12:30:00Z"/>
                <w:rFonts w:ascii="Calibri" w:hAnsi="Calibri" w:cs="Calibri"/>
                <w:color w:val="000000"/>
                <w:sz w:val="22"/>
                <w:szCs w:val="22"/>
              </w:rPr>
            </w:pPr>
            <w:ins w:id="3634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16,55%</w:t>
              </w:r>
            </w:ins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583F6" w14:textId="77777777" w:rsidR="00AE2A68" w:rsidRDefault="00AE2A68">
            <w:pPr>
              <w:jc w:val="right"/>
              <w:rPr>
                <w:ins w:id="3635" w:author="Microsoft Office User" w:date="2025-07-28T12:30:00Z"/>
                <w:rFonts w:ascii="Calibri" w:hAnsi="Calibri" w:cs="Calibri"/>
                <w:color w:val="000000"/>
                <w:sz w:val="22"/>
                <w:szCs w:val="22"/>
              </w:rPr>
            </w:pPr>
            <w:ins w:id="3636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3,74</w:t>
              </w:r>
            </w:ins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460F0" w14:textId="77777777" w:rsidR="00AE2A68" w:rsidRDefault="00AE2A68">
            <w:pPr>
              <w:jc w:val="right"/>
              <w:rPr>
                <w:ins w:id="3637" w:author="Microsoft Office User" w:date="2025-07-28T12:30:00Z"/>
                <w:rFonts w:ascii="Calibri" w:hAnsi="Calibri" w:cs="Calibri"/>
                <w:color w:val="000000"/>
                <w:sz w:val="22"/>
                <w:szCs w:val="22"/>
              </w:rPr>
            </w:pPr>
            <w:ins w:id="3638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00:02:59</w:t>
              </w:r>
            </w:ins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7B898" w14:textId="77777777" w:rsidR="00AE2A68" w:rsidRDefault="00AE2A68">
            <w:pPr>
              <w:jc w:val="right"/>
              <w:rPr>
                <w:ins w:id="3639" w:author="Microsoft Office User" w:date="2025-07-28T12:30:00Z"/>
                <w:rFonts w:ascii="Calibri" w:hAnsi="Calibri" w:cs="Calibri"/>
                <w:color w:val="000000"/>
              </w:rPr>
            </w:pPr>
            <w:ins w:id="3640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11,77%</w:t>
              </w:r>
            </w:ins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17E28" w14:textId="77777777" w:rsidR="00AE2A68" w:rsidRDefault="00AE2A68">
            <w:pPr>
              <w:jc w:val="right"/>
              <w:rPr>
                <w:ins w:id="3641" w:author="Microsoft Office User" w:date="2025-07-28T12:30:00Z"/>
                <w:rFonts w:ascii="Calibri" w:hAnsi="Calibri" w:cs="Calibri"/>
                <w:color w:val="000000"/>
              </w:rPr>
            </w:pPr>
            <w:ins w:id="3642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+0,98%</w:t>
              </w:r>
            </w:ins>
          </w:p>
        </w:tc>
      </w:tr>
      <w:tr w:rsidR="00AE2A68" w14:paraId="106EA955" w14:textId="77777777" w:rsidTr="00AE2A68">
        <w:trPr>
          <w:trHeight w:val="320"/>
          <w:ins w:id="3643" w:author="Microsoft Office User" w:date="2025-07-28T12:30:00Z"/>
        </w:trPr>
        <w:tc>
          <w:tcPr>
            <w:tcW w:w="1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1CD37" w14:textId="77777777" w:rsidR="00AE2A68" w:rsidRDefault="00AE2A68">
            <w:pPr>
              <w:rPr>
                <w:ins w:id="3644" w:author="Microsoft Office User" w:date="2025-07-28T12:30:00Z"/>
                <w:rFonts w:ascii="Calibri" w:hAnsi="Calibri" w:cs="Calibri"/>
                <w:color w:val="000000"/>
                <w:sz w:val="22"/>
                <w:szCs w:val="22"/>
              </w:rPr>
            </w:pPr>
            <w:ins w:id="3645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25</w:t>
              </w:r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noBreakHyphen/>
                <w:t>34 года</w:t>
              </w:r>
            </w:ins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A9EAF" w14:textId="2BEAAF65" w:rsidR="00AE2A68" w:rsidRDefault="00AE2A68">
            <w:pPr>
              <w:jc w:val="right"/>
              <w:rPr>
                <w:ins w:id="3646" w:author="Microsoft Office User" w:date="2025-07-28T12:30:00Z"/>
                <w:rFonts w:ascii="Calibri" w:hAnsi="Calibri" w:cs="Calibri"/>
                <w:color w:val="000000"/>
                <w:sz w:val="22"/>
                <w:szCs w:val="22"/>
              </w:rPr>
            </w:pPr>
            <w:ins w:id="3647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2</w:t>
              </w:r>
            </w:ins>
            <w:ins w:id="3648" w:author="Microsoft Office User" w:date="2025-07-28T13:32:00Z">
              <w:r w:rsidR="001C6071">
                <w:rPr>
                  <w:rFonts w:ascii="Calibri" w:hAnsi="Calibri" w:cs="Calibri"/>
                  <w:color w:val="000000"/>
                  <w:sz w:val="22"/>
                  <w:szCs w:val="22"/>
                </w:rPr>
                <w:t> </w:t>
              </w:r>
            </w:ins>
            <w:ins w:id="3649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171</w:t>
              </w:r>
            </w:ins>
            <w:ins w:id="3650" w:author="Microsoft Office User" w:date="2025-07-28T13:32:00Z">
              <w:r w:rsidR="001C6071">
                <w:rPr>
                  <w:rFonts w:ascii="Calibri" w:hAnsi="Calibri" w:cs="Calibri"/>
                  <w:color w:val="000000"/>
                  <w:sz w:val="22"/>
                  <w:szCs w:val="22"/>
                </w:rPr>
                <w:t xml:space="preserve"> </w:t>
              </w:r>
            </w:ins>
            <w:ins w:id="3651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925</w:t>
              </w:r>
            </w:ins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6620A" w14:textId="77777777" w:rsidR="00AE2A68" w:rsidRDefault="00AE2A68">
            <w:pPr>
              <w:jc w:val="right"/>
              <w:rPr>
                <w:ins w:id="3652" w:author="Microsoft Office User" w:date="2025-07-28T12:30:00Z"/>
                <w:rFonts w:ascii="Calibri" w:hAnsi="Calibri" w:cs="Calibri"/>
                <w:color w:val="000000"/>
                <w:sz w:val="22"/>
                <w:szCs w:val="22"/>
              </w:rPr>
            </w:pPr>
            <w:ins w:id="3653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16,18%</w:t>
              </w:r>
            </w:ins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BD187" w14:textId="77777777" w:rsidR="00AE2A68" w:rsidRDefault="00AE2A68">
            <w:pPr>
              <w:jc w:val="right"/>
              <w:rPr>
                <w:ins w:id="3654" w:author="Microsoft Office User" w:date="2025-07-28T12:30:00Z"/>
                <w:rFonts w:ascii="Calibri" w:hAnsi="Calibri" w:cs="Calibri"/>
                <w:color w:val="000000"/>
                <w:sz w:val="22"/>
                <w:szCs w:val="22"/>
              </w:rPr>
            </w:pPr>
            <w:ins w:id="3655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3,62</w:t>
              </w:r>
            </w:ins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21537" w14:textId="77777777" w:rsidR="00AE2A68" w:rsidRDefault="00AE2A68">
            <w:pPr>
              <w:jc w:val="right"/>
              <w:rPr>
                <w:ins w:id="3656" w:author="Microsoft Office User" w:date="2025-07-28T12:30:00Z"/>
                <w:rFonts w:ascii="Calibri" w:hAnsi="Calibri" w:cs="Calibri"/>
                <w:color w:val="000000"/>
                <w:sz w:val="22"/>
                <w:szCs w:val="22"/>
              </w:rPr>
            </w:pPr>
            <w:ins w:id="3657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00:03:01</w:t>
              </w:r>
            </w:ins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4AB69" w14:textId="77777777" w:rsidR="00AE2A68" w:rsidRDefault="00AE2A68">
            <w:pPr>
              <w:jc w:val="right"/>
              <w:rPr>
                <w:ins w:id="3658" w:author="Microsoft Office User" w:date="2025-07-28T12:30:00Z"/>
                <w:rFonts w:ascii="Calibri" w:hAnsi="Calibri" w:cs="Calibri"/>
                <w:color w:val="000000"/>
              </w:rPr>
            </w:pPr>
            <w:ins w:id="3659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29,39%</w:t>
              </w:r>
            </w:ins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0991D" w14:textId="77777777" w:rsidR="00AE2A68" w:rsidRDefault="00AE2A68">
            <w:pPr>
              <w:jc w:val="right"/>
              <w:rPr>
                <w:ins w:id="3660" w:author="Microsoft Office User" w:date="2025-07-28T12:30:00Z"/>
                <w:rFonts w:ascii="Calibri" w:hAnsi="Calibri" w:cs="Calibri"/>
                <w:color w:val="000000"/>
              </w:rPr>
            </w:pPr>
            <w:ins w:id="3661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-0,11%</w:t>
              </w:r>
            </w:ins>
          </w:p>
        </w:tc>
      </w:tr>
      <w:tr w:rsidR="00AE2A68" w14:paraId="7B6CB9B7" w14:textId="77777777" w:rsidTr="00AE2A68">
        <w:trPr>
          <w:trHeight w:val="320"/>
          <w:ins w:id="3662" w:author="Microsoft Office User" w:date="2025-07-28T12:30:00Z"/>
        </w:trPr>
        <w:tc>
          <w:tcPr>
            <w:tcW w:w="1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2D369" w14:textId="77777777" w:rsidR="00AE2A68" w:rsidRDefault="00AE2A68">
            <w:pPr>
              <w:rPr>
                <w:ins w:id="3663" w:author="Microsoft Office User" w:date="2025-07-28T12:30:00Z"/>
                <w:rFonts w:ascii="Calibri" w:hAnsi="Calibri" w:cs="Calibri"/>
                <w:color w:val="000000"/>
                <w:sz w:val="22"/>
                <w:szCs w:val="22"/>
              </w:rPr>
            </w:pPr>
            <w:ins w:id="3664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35</w:t>
              </w:r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noBreakHyphen/>
                <w:t>44 года</w:t>
              </w:r>
            </w:ins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51917" w14:textId="378240B2" w:rsidR="00AE2A68" w:rsidRDefault="00AE2A68">
            <w:pPr>
              <w:jc w:val="right"/>
              <w:rPr>
                <w:ins w:id="3665" w:author="Microsoft Office User" w:date="2025-07-28T12:30:00Z"/>
                <w:rFonts w:ascii="Calibri" w:hAnsi="Calibri" w:cs="Calibri"/>
                <w:color w:val="000000"/>
                <w:sz w:val="22"/>
                <w:szCs w:val="22"/>
              </w:rPr>
            </w:pPr>
            <w:ins w:id="3666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1</w:t>
              </w:r>
            </w:ins>
            <w:ins w:id="3667" w:author="Microsoft Office User" w:date="2025-07-28T13:32:00Z">
              <w:r w:rsidR="001C6071">
                <w:rPr>
                  <w:rFonts w:ascii="Calibri" w:hAnsi="Calibri" w:cs="Calibri"/>
                  <w:color w:val="000000"/>
                  <w:sz w:val="22"/>
                  <w:szCs w:val="22"/>
                </w:rPr>
                <w:t xml:space="preserve"> </w:t>
              </w:r>
            </w:ins>
            <w:ins w:id="3668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913</w:t>
              </w:r>
            </w:ins>
            <w:ins w:id="3669" w:author="Microsoft Office User" w:date="2025-07-28T13:32:00Z">
              <w:r w:rsidR="001C6071">
                <w:rPr>
                  <w:rFonts w:ascii="Calibri" w:hAnsi="Calibri" w:cs="Calibri"/>
                  <w:color w:val="000000"/>
                  <w:sz w:val="22"/>
                  <w:szCs w:val="22"/>
                </w:rPr>
                <w:t xml:space="preserve"> </w:t>
              </w:r>
            </w:ins>
            <w:ins w:id="3670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406</w:t>
              </w:r>
            </w:ins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07F2A" w14:textId="77777777" w:rsidR="00AE2A68" w:rsidRDefault="00AE2A68">
            <w:pPr>
              <w:jc w:val="right"/>
              <w:rPr>
                <w:ins w:id="3671" w:author="Microsoft Office User" w:date="2025-07-28T12:30:00Z"/>
                <w:rFonts w:ascii="Calibri" w:hAnsi="Calibri" w:cs="Calibri"/>
                <w:color w:val="000000"/>
                <w:sz w:val="22"/>
                <w:szCs w:val="22"/>
              </w:rPr>
            </w:pPr>
            <w:ins w:id="3672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14,48%</w:t>
              </w:r>
            </w:ins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B677E" w14:textId="77777777" w:rsidR="00AE2A68" w:rsidRDefault="00AE2A68">
            <w:pPr>
              <w:jc w:val="right"/>
              <w:rPr>
                <w:ins w:id="3673" w:author="Microsoft Office User" w:date="2025-07-28T12:30:00Z"/>
                <w:rFonts w:ascii="Calibri" w:hAnsi="Calibri" w:cs="Calibri"/>
                <w:color w:val="000000"/>
                <w:sz w:val="22"/>
                <w:szCs w:val="22"/>
              </w:rPr>
            </w:pPr>
            <w:ins w:id="3674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3,19</w:t>
              </w:r>
            </w:ins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E2290" w14:textId="77777777" w:rsidR="00AE2A68" w:rsidRDefault="00AE2A68">
            <w:pPr>
              <w:jc w:val="right"/>
              <w:rPr>
                <w:ins w:id="3675" w:author="Microsoft Office User" w:date="2025-07-28T12:30:00Z"/>
                <w:rFonts w:ascii="Calibri" w:hAnsi="Calibri" w:cs="Calibri"/>
                <w:color w:val="000000"/>
                <w:sz w:val="22"/>
                <w:szCs w:val="22"/>
              </w:rPr>
            </w:pPr>
            <w:ins w:id="3676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00:02:54</w:t>
              </w:r>
            </w:ins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0EDB1" w14:textId="77777777" w:rsidR="00AE2A68" w:rsidRDefault="00AE2A68">
            <w:pPr>
              <w:jc w:val="right"/>
              <w:rPr>
                <w:ins w:id="3677" w:author="Microsoft Office User" w:date="2025-07-28T12:30:00Z"/>
                <w:rFonts w:ascii="Calibri" w:hAnsi="Calibri" w:cs="Calibri"/>
                <w:color w:val="000000"/>
              </w:rPr>
            </w:pPr>
            <w:ins w:id="3678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25,89%</w:t>
              </w:r>
            </w:ins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B710C" w14:textId="77777777" w:rsidR="00AE2A68" w:rsidRDefault="00AE2A68">
            <w:pPr>
              <w:jc w:val="right"/>
              <w:rPr>
                <w:ins w:id="3679" w:author="Microsoft Office User" w:date="2025-07-28T12:30:00Z"/>
                <w:rFonts w:ascii="Calibri" w:hAnsi="Calibri" w:cs="Calibri"/>
                <w:color w:val="000000"/>
              </w:rPr>
            </w:pPr>
            <w:ins w:id="3680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+0,59%</w:t>
              </w:r>
            </w:ins>
          </w:p>
        </w:tc>
      </w:tr>
      <w:tr w:rsidR="00AE2A68" w14:paraId="00FC5811" w14:textId="77777777" w:rsidTr="00AE2A68">
        <w:trPr>
          <w:trHeight w:val="320"/>
          <w:ins w:id="3681" w:author="Microsoft Office User" w:date="2025-07-28T12:30:00Z"/>
        </w:trPr>
        <w:tc>
          <w:tcPr>
            <w:tcW w:w="1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D91F3" w14:textId="77777777" w:rsidR="00AE2A68" w:rsidRDefault="00AE2A68">
            <w:pPr>
              <w:rPr>
                <w:ins w:id="3682" w:author="Microsoft Office User" w:date="2025-07-28T12:30:00Z"/>
                <w:rFonts w:ascii="Calibri" w:hAnsi="Calibri" w:cs="Calibri"/>
                <w:color w:val="000000"/>
                <w:sz w:val="22"/>
                <w:szCs w:val="22"/>
              </w:rPr>
            </w:pPr>
            <w:ins w:id="3683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45-54 года</w:t>
              </w:r>
            </w:ins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4E37B" w14:textId="01BA3B69" w:rsidR="00AE2A68" w:rsidRDefault="00AE2A68">
            <w:pPr>
              <w:jc w:val="right"/>
              <w:rPr>
                <w:ins w:id="3684" w:author="Microsoft Office User" w:date="2025-07-28T12:30:00Z"/>
                <w:rFonts w:ascii="Calibri" w:hAnsi="Calibri" w:cs="Calibri"/>
                <w:color w:val="000000"/>
                <w:sz w:val="22"/>
                <w:szCs w:val="22"/>
              </w:rPr>
            </w:pPr>
            <w:ins w:id="3685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1</w:t>
              </w:r>
            </w:ins>
            <w:ins w:id="3686" w:author="Microsoft Office User" w:date="2025-07-28T13:32:00Z">
              <w:r w:rsidR="001C6071">
                <w:rPr>
                  <w:rFonts w:ascii="Calibri" w:hAnsi="Calibri" w:cs="Calibri"/>
                  <w:color w:val="000000"/>
                  <w:sz w:val="22"/>
                  <w:szCs w:val="22"/>
                </w:rPr>
                <w:t> </w:t>
              </w:r>
            </w:ins>
            <w:ins w:id="3687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148</w:t>
              </w:r>
            </w:ins>
            <w:ins w:id="3688" w:author="Microsoft Office User" w:date="2025-07-28T13:32:00Z">
              <w:r w:rsidR="001C6071">
                <w:rPr>
                  <w:rFonts w:ascii="Calibri" w:hAnsi="Calibri" w:cs="Calibri"/>
                  <w:color w:val="000000"/>
                  <w:sz w:val="22"/>
                  <w:szCs w:val="22"/>
                </w:rPr>
                <w:t xml:space="preserve"> </w:t>
              </w:r>
            </w:ins>
            <w:ins w:id="3689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775</w:t>
              </w:r>
            </w:ins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7B51B" w14:textId="77777777" w:rsidR="00AE2A68" w:rsidRDefault="00AE2A68">
            <w:pPr>
              <w:jc w:val="right"/>
              <w:rPr>
                <w:ins w:id="3690" w:author="Microsoft Office User" w:date="2025-07-28T12:30:00Z"/>
                <w:rFonts w:ascii="Calibri" w:hAnsi="Calibri" w:cs="Calibri"/>
                <w:color w:val="000000"/>
                <w:sz w:val="22"/>
                <w:szCs w:val="22"/>
              </w:rPr>
            </w:pPr>
            <w:ins w:id="3691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13,13%</w:t>
              </w:r>
            </w:ins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BBB55" w14:textId="77777777" w:rsidR="00AE2A68" w:rsidRDefault="00AE2A68">
            <w:pPr>
              <w:jc w:val="right"/>
              <w:rPr>
                <w:ins w:id="3692" w:author="Microsoft Office User" w:date="2025-07-28T12:30:00Z"/>
                <w:rFonts w:ascii="Calibri" w:hAnsi="Calibri" w:cs="Calibri"/>
                <w:color w:val="000000"/>
                <w:sz w:val="22"/>
                <w:szCs w:val="22"/>
              </w:rPr>
            </w:pPr>
            <w:ins w:id="3693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2,91</w:t>
              </w:r>
            </w:ins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E5C48" w14:textId="77777777" w:rsidR="00AE2A68" w:rsidRDefault="00AE2A68">
            <w:pPr>
              <w:jc w:val="right"/>
              <w:rPr>
                <w:ins w:id="3694" w:author="Microsoft Office User" w:date="2025-07-28T12:30:00Z"/>
                <w:rFonts w:ascii="Calibri" w:hAnsi="Calibri" w:cs="Calibri"/>
                <w:color w:val="000000"/>
                <w:sz w:val="22"/>
                <w:szCs w:val="22"/>
              </w:rPr>
            </w:pPr>
            <w:ins w:id="3695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00:02:40</w:t>
              </w:r>
            </w:ins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71D09" w14:textId="77777777" w:rsidR="00AE2A68" w:rsidRDefault="00AE2A68">
            <w:pPr>
              <w:jc w:val="right"/>
              <w:rPr>
                <w:ins w:id="3696" w:author="Microsoft Office User" w:date="2025-07-28T12:30:00Z"/>
                <w:rFonts w:ascii="Calibri" w:hAnsi="Calibri" w:cs="Calibri"/>
                <w:color w:val="000000"/>
              </w:rPr>
            </w:pPr>
            <w:ins w:id="3697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15,54%</w:t>
              </w:r>
            </w:ins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1A4CF" w14:textId="77777777" w:rsidR="00AE2A68" w:rsidRDefault="00AE2A68">
            <w:pPr>
              <w:jc w:val="right"/>
              <w:rPr>
                <w:ins w:id="3698" w:author="Microsoft Office User" w:date="2025-07-28T12:30:00Z"/>
                <w:rFonts w:ascii="Calibri" w:hAnsi="Calibri" w:cs="Calibri"/>
                <w:color w:val="000000"/>
              </w:rPr>
            </w:pPr>
            <w:ins w:id="3699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-1,96%</w:t>
              </w:r>
            </w:ins>
          </w:p>
        </w:tc>
      </w:tr>
      <w:tr w:rsidR="00AE2A68" w14:paraId="5C41C05C" w14:textId="77777777" w:rsidTr="00AE2A68">
        <w:trPr>
          <w:trHeight w:val="320"/>
          <w:ins w:id="3700" w:author="Microsoft Office User" w:date="2025-07-28T12:30:00Z"/>
        </w:trPr>
        <w:tc>
          <w:tcPr>
            <w:tcW w:w="1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B46DC" w14:textId="77777777" w:rsidR="00AE2A68" w:rsidRDefault="00AE2A68">
            <w:pPr>
              <w:rPr>
                <w:ins w:id="3701" w:author="Microsoft Office User" w:date="2025-07-28T12:30:00Z"/>
                <w:rFonts w:ascii="Calibri" w:hAnsi="Calibri" w:cs="Calibri"/>
                <w:color w:val="000000"/>
                <w:sz w:val="22"/>
                <w:szCs w:val="22"/>
              </w:rPr>
            </w:pPr>
            <w:ins w:id="3702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55 лет и старше</w:t>
              </w:r>
            </w:ins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A5916" w14:textId="78D068FF" w:rsidR="00AE2A68" w:rsidRDefault="00AE2A68">
            <w:pPr>
              <w:jc w:val="right"/>
              <w:rPr>
                <w:ins w:id="3703" w:author="Microsoft Office User" w:date="2025-07-28T12:30:00Z"/>
                <w:rFonts w:ascii="Calibri" w:hAnsi="Calibri" w:cs="Calibri"/>
                <w:color w:val="000000"/>
                <w:sz w:val="22"/>
                <w:szCs w:val="22"/>
              </w:rPr>
            </w:pPr>
            <w:ins w:id="3704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870</w:t>
              </w:r>
            </w:ins>
            <w:ins w:id="3705" w:author="Microsoft Office User" w:date="2025-07-28T13:32:00Z">
              <w:r w:rsidR="001C6071">
                <w:rPr>
                  <w:rFonts w:ascii="Calibri" w:hAnsi="Calibri" w:cs="Calibri"/>
                  <w:color w:val="000000"/>
                  <w:sz w:val="22"/>
                  <w:szCs w:val="22"/>
                </w:rPr>
                <w:t xml:space="preserve"> </w:t>
              </w:r>
            </w:ins>
            <w:ins w:id="3706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076</w:t>
              </w:r>
            </w:ins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88D6A" w14:textId="77777777" w:rsidR="00AE2A68" w:rsidRDefault="00AE2A68">
            <w:pPr>
              <w:jc w:val="right"/>
              <w:rPr>
                <w:ins w:id="3707" w:author="Microsoft Office User" w:date="2025-07-28T12:30:00Z"/>
                <w:rFonts w:ascii="Calibri" w:hAnsi="Calibri" w:cs="Calibri"/>
                <w:color w:val="000000"/>
                <w:sz w:val="22"/>
                <w:szCs w:val="22"/>
              </w:rPr>
            </w:pPr>
            <w:ins w:id="3708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12,35%</w:t>
              </w:r>
            </w:ins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5EF0F" w14:textId="77777777" w:rsidR="00AE2A68" w:rsidRDefault="00AE2A68">
            <w:pPr>
              <w:jc w:val="right"/>
              <w:rPr>
                <w:ins w:id="3709" w:author="Microsoft Office User" w:date="2025-07-28T12:30:00Z"/>
                <w:rFonts w:ascii="Calibri" w:hAnsi="Calibri" w:cs="Calibri"/>
                <w:color w:val="000000"/>
                <w:sz w:val="22"/>
                <w:szCs w:val="22"/>
              </w:rPr>
            </w:pPr>
            <w:ins w:id="3710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2,55</w:t>
              </w:r>
            </w:ins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0B3DE" w14:textId="77777777" w:rsidR="00AE2A68" w:rsidRDefault="00AE2A68">
            <w:pPr>
              <w:jc w:val="right"/>
              <w:rPr>
                <w:ins w:id="3711" w:author="Microsoft Office User" w:date="2025-07-28T12:30:00Z"/>
                <w:rFonts w:ascii="Calibri" w:hAnsi="Calibri" w:cs="Calibri"/>
                <w:color w:val="000000"/>
                <w:sz w:val="22"/>
                <w:szCs w:val="22"/>
              </w:rPr>
            </w:pPr>
            <w:ins w:id="3712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00:02:20</w:t>
              </w:r>
            </w:ins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125EF" w14:textId="77777777" w:rsidR="00AE2A68" w:rsidRDefault="00AE2A68">
            <w:pPr>
              <w:jc w:val="right"/>
              <w:rPr>
                <w:ins w:id="3713" w:author="Microsoft Office User" w:date="2025-07-28T12:30:00Z"/>
                <w:rFonts w:ascii="Calibri" w:hAnsi="Calibri" w:cs="Calibri"/>
                <w:color w:val="000000"/>
              </w:rPr>
            </w:pPr>
            <w:ins w:id="3714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11,77%</w:t>
              </w:r>
            </w:ins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93D4E" w14:textId="77777777" w:rsidR="00AE2A68" w:rsidRDefault="00AE2A68">
            <w:pPr>
              <w:jc w:val="right"/>
              <w:rPr>
                <w:ins w:id="3715" w:author="Microsoft Office User" w:date="2025-07-28T12:30:00Z"/>
                <w:rFonts w:ascii="Calibri" w:hAnsi="Calibri" w:cs="Calibri"/>
                <w:color w:val="000000"/>
              </w:rPr>
            </w:pPr>
            <w:ins w:id="3716" w:author="Microsoft Office User" w:date="2025-07-28T12:3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-0,83%</w:t>
              </w:r>
            </w:ins>
          </w:p>
        </w:tc>
      </w:tr>
    </w:tbl>
    <w:p w14:paraId="617D8055" w14:textId="77777777" w:rsidR="00AE2A68" w:rsidRDefault="00AE2A68" w:rsidP="00AE2A68">
      <w:pPr>
        <w:spacing w:line="360" w:lineRule="auto"/>
        <w:jc w:val="both"/>
        <w:rPr>
          <w:ins w:id="3717" w:author="Microsoft Office User" w:date="2025-07-28T12:30:00Z"/>
          <w:sz w:val="28"/>
          <w:szCs w:val="28"/>
        </w:rPr>
      </w:pPr>
    </w:p>
    <w:p w14:paraId="26B120D6" w14:textId="77777777" w:rsidR="00AE2A68" w:rsidRDefault="00AE2A68" w:rsidP="00AE2A68">
      <w:pPr>
        <w:spacing w:line="360" w:lineRule="auto"/>
        <w:ind w:firstLine="709"/>
        <w:jc w:val="both"/>
        <w:rPr>
          <w:ins w:id="3718" w:author="Microsoft Office User" w:date="2025-07-28T12:30:00Z"/>
          <w:sz w:val="28"/>
          <w:szCs w:val="28"/>
        </w:rPr>
      </w:pPr>
      <w:ins w:id="3719" w:author="Microsoft Office User" w:date="2025-07-28T12:30:00Z">
        <w:r>
          <w:rPr>
            <w:sz w:val="28"/>
            <w:szCs w:val="28"/>
          </w:rPr>
          <w:t xml:space="preserve">В сезоне 2024/2025 распределение аудитории по возрастным группам демонстрирует рост показателей вовлечённости во всех категориях. При этом существенных изменений в возрастной структуре не произошло — доли групп остались относительно стабильными. </w:t>
        </w:r>
      </w:ins>
    </w:p>
    <w:p w14:paraId="7445710E" w14:textId="77777777" w:rsidR="00AE2A68" w:rsidRDefault="00AE2A68" w:rsidP="00AE2A68">
      <w:pPr>
        <w:spacing w:line="360" w:lineRule="auto"/>
        <w:ind w:firstLine="709"/>
        <w:jc w:val="both"/>
        <w:rPr>
          <w:ins w:id="3720" w:author="Microsoft Office User" w:date="2025-07-28T12:30:00Z"/>
          <w:sz w:val="28"/>
          <w:szCs w:val="28"/>
        </w:rPr>
      </w:pPr>
      <w:ins w:id="3721" w:author="Microsoft Office User" w:date="2025-07-28T12:30:00Z">
        <w:r>
          <w:rPr>
            <w:sz w:val="28"/>
            <w:szCs w:val="28"/>
          </w:rPr>
          <w:t>Наибольшую долю аудитории по-прежнему составляет категория 25–34 года — 29,4% (−0,1 п.п.), что подтверждает устойчивый интерес со стороны ядра болельщиков. Пользователи этой группы демонстрируют высокую глубину просмотра (3,63 стр.) и наибольшее среднее время на сайте (3:01), что говорит о серьёзной вовлечённости.</w:t>
        </w:r>
      </w:ins>
    </w:p>
    <w:p w14:paraId="270F1295" w14:textId="77777777" w:rsidR="00AE2A68" w:rsidRDefault="00AE2A68" w:rsidP="00AE2A68">
      <w:pPr>
        <w:spacing w:line="360" w:lineRule="auto"/>
        <w:ind w:firstLine="709"/>
        <w:jc w:val="both"/>
        <w:rPr>
          <w:ins w:id="3722" w:author="Microsoft Office User" w:date="2025-07-28T12:30:00Z"/>
          <w:sz w:val="28"/>
          <w:szCs w:val="28"/>
        </w:rPr>
      </w:pPr>
      <w:ins w:id="3723" w:author="Microsoft Office User" w:date="2025-07-28T12:30:00Z">
        <w:r>
          <w:rPr>
            <w:sz w:val="28"/>
            <w:szCs w:val="28"/>
          </w:rPr>
          <w:t xml:space="preserve">Также сохраняется высокая активность в возрастной категории 35–44 года — 25,9% от общей аудитории (+0,6 п.п.). Эти пользователи остаются второй по численности группой и демонстрируют стабильно хорошие поведенческие показатели: глубина просмотра — 3,19, среднее время на сайте — 2:54. </w:t>
        </w:r>
      </w:ins>
    </w:p>
    <w:p w14:paraId="0848B892" w14:textId="77777777" w:rsidR="00AE2A68" w:rsidRDefault="00AE2A68" w:rsidP="00AE2A68">
      <w:pPr>
        <w:spacing w:line="360" w:lineRule="auto"/>
        <w:ind w:firstLine="709"/>
        <w:jc w:val="both"/>
        <w:rPr>
          <w:ins w:id="3724" w:author="Microsoft Office User" w:date="2025-07-28T12:30:00Z"/>
          <w:sz w:val="28"/>
          <w:szCs w:val="28"/>
        </w:rPr>
      </w:pPr>
      <w:ins w:id="3725" w:author="Microsoft Office User" w:date="2025-07-28T12:30:00Z">
        <w:r>
          <w:rPr>
            <w:sz w:val="28"/>
            <w:szCs w:val="28"/>
          </w:rPr>
          <w:lastRenderedPageBreak/>
          <w:t>Положительную динамику показали и младшие возрастные группы. Так, количество пользователей младше 18 лет выросло с 337 847 до 415 938, а их доля увеличилась на 1,3 п.п. Глубина просмотра в этой категории выросла до 3,33 страниц, а среднее время на сайте — до 2:43. Рост интереса среди подростковой аудитории может быть связан с повышенной активностью клубов в соцсетях и мессенджерах.</w:t>
        </w:r>
      </w:ins>
    </w:p>
    <w:p w14:paraId="68DD75BB" w14:textId="77777777" w:rsidR="00AE2A68" w:rsidRDefault="00AE2A68" w:rsidP="00AE2A68">
      <w:pPr>
        <w:spacing w:line="360" w:lineRule="auto"/>
        <w:ind w:firstLine="709"/>
        <w:jc w:val="both"/>
        <w:rPr>
          <w:ins w:id="3726" w:author="Microsoft Office User" w:date="2025-07-28T12:30:00Z"/>
          <w:sz w:val="28"/>
          <w:szCs w:val="28"/>
        </w:rPr>
      </w:pPr>
      <w:ins w:id="3727" w:author="Microsoft Office User" w:date="2025-07-28T12:30:00Z">
        <w:r>
          <w:rPr>
            <w:sz w:val="28"/>
            <w:szCs w:val="28"/>
          </w:rPr>
          <w:t>Возрастная группа 18–24 года также усилила своё присутствие: доля выросла на 0,98 п.п., а глубина просмотра достигла 3,74 страниц — один из самых высоких показателей среди всех категорий. Это указывает на активное вовлечение молодых пользователей в цифровую экосистему клубов.</w:t>
        </w:r>
      </w:ins>
    </w:p>
    <w:p w14:paraId="12FA65B9" w14:textId="77777777" w:rsidR="00AE2A68" w:rsidRDefault="00AE2A68" w:rsidP="00AE2A68">
      <w:pPr>
        <w:spacing w:line="360" w:lineRule="auto"/>
        <w:ind w:firstLine="709"/>
        <w:jc w:val="both"/>
        <w:rPr>
          <w:ins w:id="3728" w:author="Microsoft Office User" w:date="2025-07-28T12:30:00Z"/>
          <w:sz w:val="28"/>
          <w:szCs w:val="28"/>
        </w:rPr>
      </w:pPr>
      <w:ins w:id="3729" w:author="Microsoft Office User" w:date="2025-07-28T12:30:00Z">
        <w:r>
          <w:rPr>
            <w:sz w:val="28"/>
            <w:szCs w:val="28"/>
          </w:rPr>
          <w:t>В то же время наблюдается небольшое снижение доли пользователей 45–54 лет (−2,0 п.п.) и 55+ (−0,8 п.п.), несмотря на сохранение общего интереса. В этих группах сохранились достаточно хорошие поведенческие показатели, но темпы прироста новых пользователей замедлились.</w:t>
        </w:r>
      </w:ins>
    </w:p>
    <w:p w14:paraId="2B1D1511" w14:textId="3E3D64C9" w:rsidR="00AE2A68" w:rsidRDefault="00AE2A68" w:rsidP="00AE2A68">
      <w:pPr>
        <w:spacing w:line="360" w:lineRule="auto"/>
        <w:ind w:firstLine="709"/>
        <w:jc w:val="both"/>
        <w:rPr>
          <w:ins w:id="3730" w:author="Microsoft Office User" w:date="2025-07-28T13:18:00Z"/>
          <w:sz w:val="28"/>
          <w:szCs w:val="28"/>
        </w:rPr>
      </w:pPr>
      <w:ins w:id="3731" w:author="Microsoft Office User" w:date="2025-07-28T12:30:00Z">
        <w:r>
          <w:rPr>
            <w:sz w:val="28"/>
            <w:szCs w:val="28"/>
          </w:rPr>
          <w:t>Таким образом, сайты Клубов КХЛ в сезоне 2024/2025 продолжают активно привлекать молодую и средневозрастную аудиторию, при этом сохраняя интерес со стороны старших возрастных групп. Повышение глубины просмотра и времени на сайте практически во всех возрастах свидетельствует о росте качества цифрового контента и пользовательского опыта.</w:t>
        </w:r>
      </w:ins>
    </w:p>
    <w:p w14:paraId="2AC07D57" w14:textId="74B25760" w:rsidR="00056C9F" w:rsidRDefault="00056C9F" w:rsidP="00056C9F">
      <w:pPr>
        <w:spacing w:line="360" w:lineRule="auto"/>
        <w:jc w:val="both"/>
        <w:rPr>
          <w:ins w:id="3732" w:author="Microsoft Office User" w:date="2025-07-28T13:18:00Z"/>
          <w:sz w:val="28"/>
          <w:szCs w:val="28"/>
        </w:rPr>
      </w:pPr>
    </w:p>
    <w:p w14:paraId="78CEF35C" w14:textId="69CBA5EB" w:rsidR="00056C9F" w:rsidRDefault="00056C9F" w:rsidP="00056C9F">
      <w:pPr>
        <w:spacing w:line="360" w:lineRule="auto"/>
        <w:jc w:val="both"/>
        <w:rPr>
          <w:ins w:id="3733" w:author="Microsoft Office User" w:date="2025-07-28T12:30:00Z"/>
          <w:sz w:val="28"/>
          <w:szCs w:val="28"/>
        </w:rPr>
        <w:pPrChange w:id="3734" w:author="Microsoft Office User" w:date="2025-07-28T13:18:00Z">
          <w:pPr>
            <w:spacing w:line="360" w:lineRule="auto"/>
            <w:ind w:firstLine="709"/>
            <w:jc w:val="both"/>
          </w:pPr>
        </w:pPrChange>
      </w:pPr>
      <w:ins w:id="3735" w:author="Microsoft Office User" w:date="2025-07-28T13:18:00Z">
        <w:r>
          <w:rPr>
            <w:noProof/>
          </w:rPr>
          <w:drawing>
            <wp:inline distT="0" distB="0" distL="0" distR="0" wp14:anchorId="44A90535" wp14:editId="5A8F736D">
              <wp:extent cx="6069106" cy="2743200"/>
              <wp:effectExtent l="0" t="0" r="14605" b="12700"/>
              <wp:docPr id="35" name="Диаграмма 35">
                <a:extLst xmlns:a="http://schemas.openxmlformats.org/drawingml/2006/main">
                  <a:ext uri="{FF2B5EF4-FFF2-40B4-BE49-F238E27FC236}">
                    <a16:creationId xmlns:a16="http://schemas.microsoft.com/office/drawing/2014/main" id="{A6A78257-4FEC-0CDC-2F60-A066D6AFD110}"/>
                  </a:ext>
                </a:extLst>
              </wp:docPr>
              <wp:cNvGraphicFramePr/>
              <a:graphic xmlns:a="http://schemas.openxmlformats.org/drawingml/2006/main">
                <a:graphicData uri="http://schemas.openxmlformats.org/drawingml/2006/chart">
                  <c:chart xmlns:c="http://schemas.openxmlformats.org/drawingml/2006/chart" xmlns:r="http://schemas.openxmlformats.org/officeDocument/2006/relationships" r:id="rId23"/>
                </a:graphicData>
              </a:graphic>
            </wp:inline>
          </w:drawing>
        </w:r>
      </w:ins>
    </w:p>
    <w:p w14:paraId="15BE031F" w14:textId="77777777" w:rsidR="00AE2A68" w:rsidRDefault="00AE2A68" w:rsidP="00AE2A68">
      <w:pPr>
        <w:jc w:val="both"/>
        <w:rPr>
          <w:ins w:id="3736" w:author="Microsoft Office User" w:date="2025-07-28T12:30:00Z"/>
          <w:b/>
          <w:sz w:val="28"/>
          <w:szCs w:val="28"/>
        </w:rPr>
      </w:pPr>
    </w:p>
    <w:p w14:paraId="5DFEAC0B" w14:textId="77777777" w:rsidR="00056C9F" w:rsidRDefault="00056C9F" w:rsidP="00AE2A68">
      <w:pPr>
        <w:jc w:val="center"/>
        <w:rPr>
          <w:ins w:id="3737" w:author="Microsoft Office User" w:date="2025-07-28T13:19:00Z"/>
          <w:b/>
          <w:sz w:val="28"/>
          <w:szCs w:val="28"/>
        </w:rPr>
      </w:pPr>
    </w:p>
    <w:p w14:paraId="358A7CDA" w14:textId="2979CE83" w:rsidR="00AE2A68" w:rsidRPr="00846969" w:rsidRDefault="00AE2A68" w:rsidP="00AE2A68">
      <w:pPr>
        <w:jc w:val="center"/>
        <w:rPr>
          <w:ins w:id="3738" w:author="Microsoft Office User" w:date="2025-07-28T12:30:00Z"/>
          <w:b/>
          <w:sz w:val="28"/>
          <w:szCs w:val="28"/>
        </w:rPr>
      </w:pPr>
      <w:bookmarkStart w:id="3739" w:name="OLE_LINK6"/>
      <w:ins w:id="3740" w:author="Microsoft Office User" w:date="2025-07-28T12:30:00Z">
        <w:r>
          <w:rPr>
            <w:b/>
            <w:sz w:val="28"/>
            <w:szCs w:val="28"/>
          </w:rPr>
          <w:lastRenderedPageBreak/>
          <w:t>Распределение по полу</w:t>
        </w:r>
      </w:ins>
      <w:ins w:id="3741" w:author="Microsoft Office User" w:date="2025-07-28T13:23:00Z">
        <w:r w:rsidR="00056C9F" w:rsidRPr="00846969">
          <w:rPr>
            <w:b/>
            <w:sz w:val="28"/>
            <w:szCs w:val="28"/>
            <w:rPrChange w:id="3742" w:author="Microsoft Office User" w:date="2025-07-28T13:25:00Z">
              <w:rPr>
                <w:b/>
                <w:sz w:val="28"/>
                <w:szCs w:val="28"/>
                <w:lang w:val="en-US"/>
              </w:rPr>
            </w:rPrChange>
          </w:rPr>
          <w:t xml:space="preserve"> </w:t>
        </w:r>
      </w:ins>
      <w:ins w:id="3743" w:author="Microsoft Office User" w:date="2025-07-28T13:25:00Z">
        <w:r w:rsidR="00056C9F">
          <w:rPr>
            <w:b/>
            <w:sz w:val="28"/>
            <w:szCs w:val="28"/>
          </w:rPr>
          <w:t xml:space="preserve">в </w:t>
        </w:r>
      </w:ins>
      <w:ins w:id="3744" w:author="Microsoft Office User" w:date="2025-07-28T13:23:00Z">
        <w:r w:rsidR="00056C9F">
          <w:rPr>
            <w:b/>
            <w:sz w:val="28"/>
          </w:rPr>
          <w:t>сезоне 202</w:t>
        </w:r>
        <w:r w:rsidR="00056C9F" w:rsidRPr="001C0562">
          <w:rPr>
            <w:b/>
            <w:sz w:val="28"/>
          </w:rPr>
          <w:t>4</w:t>
        </w:r>
        <w:r w:rsidR="00056C9F">
          <w:rPr>
            <w:b/>
            <w:sz w:val="28"/>
          </w:rPr>
          <w:t>/202</w:t>
        </w:r>
        <w:r w:rsidR="00056C9F" w:rsidRPr="001C0562">
          <w:rPr>
            <w:b/>
            <w:sz w:val="28"/>
          </w:rPr>
          <w:t>5</w:t>
        </w:r>
      </w:ins>
    </w:p>
    <w:bookmarkEnd w:id="3739"/>
    <w:p w14:paraId="1CE480B4" w14:textId="77777777" w:rsidR="00AE2A68" w:rsidRDefault="00AE2A68" w:rsidP="00AE2A68">
      <w:pPr>
        <w:jc w:val="center"/>
        <w:rPr>
          <w:ins w:id="3745" w:author="Microsoft Office User" w:date="2025-07-28T12:30:00Z"/>
          <w:b/>
          <w:sz w:val="28"/>
          <w:szCs w:val="28"/>
        </w:rPr>
      </w:pPr>
    </w:p>
    <w:p w14:paraId="052A3423" w14:textId="77777777" w:rsidR="00AE2A68" w:rsidRDefault="00AE2A68" w:rsidP="00AE2A68">
      <w:pPr>
        <w:tabs>
          <w:tab w:val="left" w:pos="3465"/>
        </w:tabs>
        <w:jc w:val="both"/>
        <w:rPr>
          <w:ins w:id="3746" w:author="Microsoft Office User" w:date="2025-07-28T12:30:00Z"/>
        </w:rPr>
      </w:pPr>
    </w:p>
    <w:tbl>
      <w:tblPr>
        <w:tblW w:w="9519" w:type="dxa"/>
        <w:tblLook w:val="04A0" w:firstRow="1" w:lastRow="0" w:firstColumn="1" w:lastColumn="0" w:noHBand="0" w:noVBand="1"/>
      </w:tblPr>
      <w:tblGrid>
        <w:gridCol w:w="1300"/>
        <w:gridCol w:w="1502"/>
        <w:gridCol w:w="1300"/>
        <w:gridCol w:w="1402"/>
        <w:gridCol w:w="1300"/>
        <w:gridCol w:w="1300"/>
        <w:gridCol w:w="1415"/>
      </w:tblGrid>
      <w:tr w:rsidR="00AE2A68" w14:paraId="79CD5E6D" w14:textId="77777777" w:rsidTr="00AE2A68">
        <w:trPr>
          <w:trHeight w:val="320"/>
          <w:ins w:id="3747" w:author="Microsoft Office User" w:date="2025-07-28T12:30:00Z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EE5C7" w14:textId="77777777" w:rsidR="00AE2A68" w:rsidRDefault="00AE2A68">
            <w:pPr>
              <w:jc w:val="center"/>
              <w:rPr>
                <w:ins w:id="3748" w:author="Microsoft Office User" w:date="2025-07-28T12:30:00Z"/>
                <w:rFonts w:ascii="Arial" w:hAnsi="Arial" w:cs="Arial"/>
                <w:b/>
                <w:bCs/>
                <w:sz w:val="22"/>
                <w:szCs w:val="22"/>
              </w:rPr>
            </w:pPr>
            <w:ins w:id="3749" w:author="Microsoft Office User" w:date="2025-07-28T12:30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t>Пол</w:t>
              </w:r>
            </w:ins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1CC93" w14:textId="77777777" w:rsidR="00AE2A68" w:rsidRDefault="00AE2A68">
            <w:pPr>
              <w:jc w:val="center"/>
              <w:rPr>
                <w:ins w:id="3750" w:author="Microsoft Office User" w:date="2025-07-28T12:30:00Z"/>
                <w:rFonts w:ascii="Arial" w:hAnsi="Arial" w:cs="Arial"/>
                <w:b/>
                <w:bCs/>
                <w:sz w:val="22"/>
                <w:szCs w:val="22"/>
              </w:rPr>
            </w:pPr>
            <w:ins w:id="3751" w:author="Microsoft Office User" w:date="2025-07-28T12:30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t>Посетители</w:t>
              </w:r>
            </w:ins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1EF9C" w14:textId="77777777" w:rsidR="00AE2A68" w:rsidRDefault="00AE2A68">
            <w:pPr>
              <w:jc w:val="center"/>
              <w:rPr>
                <w:ins w:id="3752" w:author="Microsoft Office User" w:date="2025-07-28T12:30:00Z"/>
                <w:rFonts w:ascii="Arial" w:hAnsi="Arial" w:cs="Arial"/>
                <w:b/>
                <w:bCs/>
                <w:sz w:val="22"/>
                <w:szCs w:val="22"/>
              </w:rPr>
            </w:pPr>
            <w:ins w:id="3753" w:author="Microsoft Office User" w:date="2025-07-28T12:30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t>Отказы</w:t>
              </w:r>
            </w:ins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1DCBC" w14:textId="77777777" w:rsidR="00AE2A68" w:rsidRDefault="00AE2A68">
            <w:pPr>
              <w:jc w:val="center"/>
              <w:rPr>
                <w:ins w:id="3754" w:author="Microsoft Office User" w:date="2025-07-28T12:30:00Z"/>
                <w:rFonts w:ascii="Arial" w:hAnsi="Arial" w:cs="Arial"/>
                <w:b/>
                <w:bCs/>
                <w:sz w:val="22"/>
                <w:szCs w:val="22"/>
              </w:rPr>
            </w:pPr>
            <w:ins w:id="3755" w:author="Microsoft Office User" w:date="2025-07-28T12:30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t>Глубина просмотра</w:t>
              </w:r>
            </w:ins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DE073" w14:textId="77777777" w:rsidR="00AE2A68" w:rsidRDefault="00AE2A68">
            <w:pPr>
              <w:jc w:val="center"/>
              <w:rPr>
                <w:ins w:id="3756" w:author="Microsoft Office User" w:date="2025-07-28T12:30:00Z"/>
                <w:rFonts w:ascii="Arial" w:hAnsi="Arial" w:cs="Arial"/>
                <w:b/>
                <w:bCs/>
                <w:sz w:val="22"/>
                <w:szCs w:val="22"/>
              </w:rPr>
            </w:pPr>
            <w:ins w:id="3757" w:author="Microsoft Office User" w:date="2025-07-28T12:30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t>Время на сайте</w:t>
              </w:r>
            </w:ins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898E8" w14:textId="77777777" w:rsidR="00AE2A68" w:rsidRDefault="00AE2A68">
            <w:pPr>
              <w:jc w:val="center"/>
              <w:rPr>
                <w:ins w:id="3758" w:author="Microsoft Office User" w:date="2025-07-28T12:30:00Z"/>
                <w:rFonts w:ascii="Arial" w:hAnsi="Arial" w:cs="Arial"/>
                <w:b/>
                <w:bCs/>
                <w:sz w:val="22"/>
                <w:szCs w:val="22"/>
              </w:rPr>
            </w:pPr>
            <w:ins w:id="3759" w:author="Microsoft Office User" w:date="2025-07-28T12:30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t>Доля</w:t>
              </w:r>
            </w:ins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EE329" w14:textId="77777777" w:rsidR="00AE2A68" w:rsidRDefault="00AE2A68">
            <w:pPr>
              <w:jc w:val="center"/>
              <w:rPr>
                <w:ins w:id="3760" w:author="Microsoft Office User" w:date="2025-07-28T12:30:00Z"/>
                <w:rFonts w:ascii="Arial" w:hAnsi="Arial" w:cs="Arial"/>
                <w:b/>
                <w:bCs/>
                <w:sz w:val="22"/>
                <w:szCs w:val="22"/>
              </w:rPr>
            </w:pPr>
            <w:ins w:id="3761" w:author="Microsoft Office User" w:date="2025-07-28T12:30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t>Изменение</w:t>
              </w:r>
            </w:ins>
          </w:p>
        </w:tc>
      </w:tr>
      <w:tr w:rsidR="00AE2A68" w14:paraId="782E04D6" w14:textId="77777777" w:rsidTr="00AE2A68">
        <w:trPr>
          <w:trHeight w:val="320"/>
          <w:ins w:id="3762" w:author="Microsoft Office User" w:date="2025-07-28T12:30:00Z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C8730" w14:textId="77777777" w:rsidR="00AE2A68" w:rsidRDefault="00AE2A68">
            <w:pPr>
              <w:rPr>
                <w:ins w:id="3763" w:author="Microsoft Office User" w:date="2025-07-28T12:30:00Z"/>
                <w:rFonts w:ascii="Calibri" w:hAnsi="Calibri" w:cs="Calibri"/>
                <w:color w:val="000000"/>
              </w:rPr>
            </w:pPr>
            <w:ins w:id="3764" w:author="Microsoft Office User" w:date="2025-07-28T12:30:00Z">
              <w:r>
                <w:rPr>
                  <w:rFonts w:ascii="Calibri" w:hAnsi="Calibri" w:cs="Calibri"/>
                  <w:color w:val="000000"/>
                </w:rPr>
                <w:t>мужской</w:t>
              </w:r>
            </w:ins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B2590" w14:textId="77777777" w:rsidR="00AE2A68" w:rsidRDefault="00AE2A68">
            <w:pPr>
              <w:jc w:val="right"/>
              <w:rPr>
                <w:ins w:id="3765" w:author="Microsoft Office User" w:date="2025-07-28T12:30:00Z"/>
                <w:rFonts w:ascii="Calibri" w:hAnsi="Calibri" w:cs="Calibri"/>
                <w:color w:val="000000"/>
              </w:rPr>
            </w:pPr>
            <w:ins w:id="3766" w:author="Microsoft Office User" w:date="2025-07-28T12:30:00Z">
              <w:r>
                <w:rPr>
                  <w:rFonts w:ascii="Calibri" w:hAnsi="Calibri" w:cs="Calibri"/>
                  <w:color w:val="000000"/>
                </w:rPr>
                <w:t>4109165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CD916" w14:textId="77777777" w:rsidR="00AE2A68" w:rsidRDefault="00AE2A68">
            <w:pPr>
              <w:jc w:val="right"/>
              <w:rPr>
                <w:ins w:id="3767" w:author="Microsoft Office User" w:date="2025-07-28T12:30:00Z"/>
                <w:rFonts w:ascii="Calibri" w:hAnsi="Calibri" w:cs="Calibri"/>
                <w:color w:val="000000"/>
              </w:rPr>
            </w:pPr>
            <w:ins w:id="3768" w:author="Microsoft Office User" w:date="2025-07-28T12:30:00Z">
              <w:r>
                <w:rPr>
                  <w:rFonts w:ascii="Calibri" w:hAnsi="Calibri" w:cs="Calibri"/>
                  <w:color w:val="000000"/>
                </w:rPr>
                <w:t>14,02%</w:t>
              </w:r>
            </w:ins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0D750" w14:textId="77777777" w:rsidR="00AE2A68" w:rsidRDefault="00AE2A68">
            <w:pPr>
              <w:jc w:val="right"/>
              <w:rPr>
                <w:ins w:id="3769" w:author="Microsoft Office User" w:date="2025-07-28T12:30:00Z"/>
                <w:rFonts w:ascii="Calibri" w:hAnsi="Calibri" w:cs="Calibri"/>
                <w:color w:val="000000"/>
              </w:rPr>
            </w:pPr>
            <w:ins w:id="3770" w:author="Microsoft Office User" w:date="2025-07-28T12:30:00Z">
              <w:r>
                <w:rPr>
                  <w:rFonts w:ascii="Calibri" w:hAnsi="Calibri" w:cs="Calibri"/>
                  <w:color w:val="000000"/>
                </w:rPr>
                <w:t>3,19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10C5A" w14:textId="77777777" w:rsidR="00AE2A68" w:rsidRDefault="00AE2A68">
            <w:pPr>
              <w:rPr>
                <w:ins w:id="3771" w:author="Microsoft Office User" w:date="2025-07-28T12:30:00Z"/>
                <w:rFonts w:ascii="Calibri" w:hAnsi="Calibri" w:cs="Calibri"/>
                <w:color w:val="000000"/>
              </w:rPr>
            </w:pPr>
            <w:ins w:id="3772" w:author="Microsoft Office User" w:date="2025-07-28T12:30:00Z">
              <w:r>
                <w:rPr>
                  <w:rFonts w:ascii="Calibri" w:hAnsi="Calibri" w:cs="Calibri"/>
                  <w:color w:val="000000"/>
                </w:rPr>
                <w:t>00:02:42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3AEEF" w14:textId="77777777" w:rsidR="00AE2A68" w:rsidRDefault="00AE2A68">
            <w:pPr>
              <w:jc w:val="right"/>
              <w:rPr>
                <w:ins w:id="3773" w:author="Microsoft Office User" w:date="2025-07-28T12:30:00Z"/>
                <w:rFonts w:ascii="Calibri" w:hAnsi="Calibri" w:cs="Calibri"/>
                <w:color w:val="000000"/>
              </w:rPr>
            </w:pPr>
            <w:ins w:id="3774" w:author="Microsoft Office User" w:date="2025-07-28T12:30:00Z">
              <w:r>
                <w:rPr>
                  <w:rFonts w:ascii="Calibri" w:hAnsi="Calibri" w:cs="Calibri"/>
                  <w:color w:val="000000"/>
                </w:rPr>
                <w:t>61,60%</w:t>
              </w:r>
            </w:ins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B09A6" w14:textId="77777777" w:rsidR="00AE2A68" w:rsidRDefault="00AE2A68">
            <w:pPr>
              <w:jc w:val="right"/>
              <w:rPr>
                <w:ins w:id="3775" w:author="Microsoft Office User" w:date="2025-07-28T12:30:00Z"/>
                <w:rFonts w:ascii="Calibri" w:hAnsi="Calibri" w:cs="Calibri"/>
                <w:color w:val="000000"/>
              </w:rPr>
            </w:pPr>
            <w:ins w:id="3776" w:author="Microsoft Office User" w:date="2025-07-28T12:30:00Z">
              <w:r>
                <w:rPr>
                  <w:rFonts w:ascii="Calibri" w:hAnsi="Calibri" w:cs="Calibri"/>
                  <w:color w:val="000000"/>
                </w:rPr>
                <w:t>-0,54%</w:t>
              </w:r>
            </w:ins>
          </w:p>
        </w:tc>
      </w:tr>
      <w:tr w:rsidR="00AE2A68" w14:paraId="438E52AC" w14:textId="77777777" w:rsidTr="00AE2A68">
        <w:trPr>
          <w:trHeight w:val="320"/>
          <w:ins w:id="3777" w:author="Microsoft Office User" w:date="2025-07-28T12:30:00Z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C764A" w14:textId="77777777" w:rsidR="00AE2A68" w:rsidRDefault="00AE2A68">
            <w:pPr>
              <w:rPr>
                <w:ins w:id="3778" w:author="Microsoft Office User" w:date="2025-07-28T12:30:00Z"/>
                <w:rFonts w:ascii="Calibri" w:hAnsi="Calibri" w:cs="Calibri"/>
                <w:color w:val="000000"/>
              </w:rPr>
            </w:pPr>
            <w:ins w:id="3779" w:author="Microsoft Office User" w:date="2025-07-28T12:30:00Z">
              <w:r>
                <w:rPr>
                  <w:rFonts w:ascii="Calibri" w:hAnsi="Calibri" w:cs="Calibri"/>
                  <w:color w:val="000000"/>
                </w:rPr>
                <w:t>женский</w:t>
              </w:r>
            </w:ins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2A1C3" w14:textId="77777777" w:rsidR="00AE2A68" w:rsidRDefault="00AE2A68">
            <w:pPr>
              <w:jc w:val="right"/>
              <w:rPr>
                <w:ins w:id="3780" w:author="Microsoft Office User" w:date="2025-07-28T12:30:00Z"/>
                <w:rFonts w:ascii="Calibri" w:hAnsi="Calibri" w:cs="Calibri"/>
                <w:color w:val="000000"/>
              </w:rPr>
            </w:pPr>
            <w:ins w:id="3781" w:author="Microsoft Office User" w:date="2025-07-28T12:30:00Z">
              <w:r>
                <w:rPr>
                  <w:rFonts w:ascii="Calibri" w:hAnsi="Calibri" w:cs="Calibri"/>
                  <w:color w:val="000000"/>
                </w:rPr>
                <w:t>2561564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4AE7A" w14:textId="77777777" w:rsidR="00AE2A68" w:rsidRDefault="00AE2A68">
            <w:pPr>
              <w:jc w:val="right"/>
              <w:rPr>
                <w:ins w:id="3782" w:author="Microsoft Office User" w:date="2025-07-28T12:30:00Z"/>
                <w:rFonts w:ascii="Calibri" w:hAnsi="Calibri" w:cs="Calibri"/>
                <w:color w:val="000000"/>
              </w:rPr>
            </w:pPr>
            <w:ins w:id="3783" w:author="Microsoft Office User" w:date="2025-07-28T12:30:00Z">
              <w:r>
                <w:rPr>
                  <w:rFonts w:ascii="Calibri" w:hAnsi="Calibri" w:cs="Calibri"/>
                  <w:color w:val="000000"/>
                </w:rPr>
                <w:t>15,46%</w:t>
              </w:r>
            </w:ins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642E2" w14:textId="77777777" w:rsidR="00AE2A68" w:rsidRDefault="00AE2A68">
            <w:pPr>
              <w:jc w:val="right"/>
              <w:rPr>
                <w:ins w:id="3784" w:author="Microsoft Office User" w:date="2025-07-28T12:30:00Z"/>
                <w:rFonts w:ascii="Calibri" w:hAnsi="Calibri" w:cs="Calibri"/>
                <w:color w:val="000000"/>
              </w:rPr>
            </w:pPr>
            <w:ins w:id="3785" w:author="Microsoft Office User" w:date="2025-07-28T12:30:00Z">
              <w:r>
                <w:rPr>
                  <w:rFonts w:ascii="Calibri" w:hAnsi="Calibri" w:cs="Calibri"/>
                  <w:color w:val="000000"/>
                </w:rPr>
                <w:t>3,15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0934C" w14:textId="77777777" w:rsidR="00AE2A68" w:rsidRDefault="00AE2A68">
            <w:pPr>
              <w:rPr>
                <w:ins w:id="3786" w:author="Microsoft Office User" w:date="2025-07-28T12:30:00Z"/>
                <w:rFonts w:ascii="Calibri" w:hAnsi="Calibri" w:cs="Calibri"/>
                <w:color w:val="000000"/>
              </w:rPr>
            </w:pPr>
            <w:ins w:id="3787" w:author="Microsoft Office User" w:date="2025-07-28T12:30:00Z">
              <w:r>
                <w:rPr>
                  <w:rFonts w:ascii="Calibri" w:hAnsi="Calibri" w:cs="Calibri"/>
                  <w:color w:val="000000"/>
                </w:rPr>
                <w:t>00:02:56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F911F" w14:textId="77777777" w:rsidR="00AE2A68" w:rsidRDefault="00AE2A68">
            <w:pPr>
              <w:jc w:val="right"/>
              <w:rPr>
                <w:ins w:id="3788" w:author="Microsoft Office User" w:date="2025-07-28T12:30:00Z"/>
                <w:rFonts w:ascii="Calibri" w:hAnsi="Calibri" w:cs="Calibri"/>
                <w:color w:val="000000"/>
              </w:rPr>
            </w:pPr>
            <w:ins w:id="3789" w:author="Microsoft Office User" w:date="2025-07-28T12:30:00Z">
              <w:r>
                <w:rPr>
                  <w:rFonts w:ascii="Calibri" w:hAnsi="Calibri" w:cs="Calibri"/>
                  <w:color w:val="000000"/>
                </w:rPr>
                <w:t>38,40%</w:t>
              </w:r>
            </w:ins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F19D1" w14:textId="77777777" w:rsidR="00AE2A68" w:rsidRDefault="00AE2A68">
            <w:pPr>
              <w:jc w:val="right"/>
              <w:rPr>
                <w:ins w:id="3790" w:author="Microsoft Office User" w:date="2025-07-28T12:30:00Z"/>
                <w:rFonts w:ascii="Calibri" w:hAnsi="Calibri" w:cs="Calibri"/>
                <w:color w:val="000000"/>
              </w:rPr>
            </w:pPr>
            <w:ins w:id="3791" w:author="Microsoft Office User" w:date="2025-07-28T12:30:00Z">
              <w:r>
                <w:rPr>
                  <w:rFonts w:ascii="Calibri" w:hAnsi="Calibri" w:cs="Calibri"/>
                  <w:color w:val="000000"/>
                </w:rPr>
                <w:t>0,54%</w:t>
              </w:r>
            </w:ins>
          </w:p>
        </w:tc>
      </w:tr>
    </w:tbl>
    <w:p w14:paraId="460671F7" w14:textId="77777777" w:rsidR="00AE2A68" w:rsidRDefault="00AE2A68" w:rsidP="00AE2A68">
      <w:pPr>
        <w:tabs>
          <w:tab w:val="left" w:pos="3465"/>
        </w:tabs>
        <w:jc w:val="both"/>
        <w:rPr>
          <w:ins w:id="3792" w:author="Microsoft Office User" w:date="2025-07-28T12:30:00Z"/>
        </w:rPr>
      </w:pPr>
      <w:ins w:id="3793" w:author="Microsoft Office User" w:date="2025-07-28T12:30:00Z">
        <w:r>
          <w:t xml:space="preserve">       </w:t>
        </w:r>
      </w:ins>
    </w:p>
    <w:p w14:paraId="004EF6A3" w14:textId="77777777" w:rsidR="00AE2A68" w:rsidRDefault="00AE2A68" w:rsidP="00AE2A68">
      <w:pPr>
        <w:tabs>
          <w:tab w:val="left" w:pos="3465"/>
        </w:tabs>
        <w:jc w:val="both"/>
        <w:rPr>
          <w:ins w:id="3794" w:author="Microsoft Office User" w:date="2025-07-28T12:30:00Z"/>
          <w:sz w:val="28"/>
        </w:rPr>
      </w:pPr>
    </w:p>
    <w:p w14:paraId="70587FE3" w14:textId="77777777" w:rsidR="00AE2A68" w:rsidRDefault="00AE2A68" w:rsidP="00AE2A68">
      <w:pPr>
        <w:spacing w:line="360" w:lineRule="auto"/>
        <w:ind w:firstLine="709"/>
        <w:jc w:val="both"/>
        <w:rPr>
          <w:ins w:id="3795" w:author="Microsoft Office User" w:date="2025-07-28T12:30:00Z"/>
          <w:sz w:val="28"/>
        </w:rPr>
      </w:pPr>
      <w:ins w:id="3796" w:author="Microsoft Office User" w:date="2025-07-28T12:30:00Z">
        <w:r>
          <w:rPr>
            <w:sz w:val="28"/>
          </w:rPr>
          <w:t>В сезоне 2024/2025 распределение аудитории по полу сохранилось на уровне предыдущего года, при этом доля женской аудитории продолжила расти. Мужская часть аудитории составила 61,6%, что немного ниже прошлогоднего значения (−0,5 п.п.). Женская аудитория достигла 38,4%, увеличившись на те же +0,5 п.п. Таким образом, наблюдается плавный рост интереса со стороны женщин к сайтам клубов КХЛ, что подтверждает устойчивый тренд последних лет. При этом поведенческие показатели демонстрируют интересную динамику:</w:t>
        </w:r>
      </w:ins>
    </w:p>
    <w:p w14:paraId="0E2F1BE9" w14:textId="77777777" w:rsidR="00AE2A68" w:rsidRDefault="00AE2A68" w:rsidP="00AE2A68">
      <w:pPr>
        <w:pStyle w:val="af0"/>
        <w:numPr>
          <w:ilvl w:val="0"/>
          <w:numId w:val="34"/>
        </w:numPr>
        <w:spacing w:line="360" w:lineRule="auto"/>
        <w:jc w:val="both"/>
        <w:rPr>
          <w:ins w:id="3797" w:author="Microsoft Office User" w:date="2025-07-28T12:30:00Z"/>
          <w:sz w:val="28"/>
        </w:rPr>
      </w:pPr>
      <w:ins w:id="3798" w:author="Microsoft Office User" w:date="2025-07-28T12:30:00Z">
        <w:r>
          <w:rPr>
            <w:sz w:val="28"/>
          </w:rPr>
          <w:t>Мужчины увеличили глубину просмотра с 2,85 до 3,19 страниц, а среднее время на сайте — до 2 минут 42 секунд, что говорит о росте вовлечённости;</w:t>
        </w:r>
      </w:ins>
    </w:p>
    <w:p w14:paraId="404E5F7C" w14:textId="77777777" w:rsidR="00AE2A68" w:rsidRDefault="00AE2A68" w:rsidP="00AE2A68">
      <w:pPr>
        <w:pStyle w:val="af0"/>
        <w:numPr>
          <w:ilvl w:val="0"/>
          <w:numId w:val="34"/>
        </w:numPr>
        <w:spacing w:line="360" w:lineRule="auto"/>
        <w:jc w:val="both"/>
        <w:rPr>
          <w:ins w:id="3799" w:author="Microsoft Office User" w:date="2025-07-28T12:30:00Z"/>
          <w:sz w:val="28"/>
        </w:rPr>
      </w:pPr>
      <w:ins w:id="3800" w:author="Microsoft Office User" w:date="2025-07-28T12:30:00Z">
        <w:r>
          <w:rPr>
            <w:sz w:val="28"/>
          </w:rPr>
          <w:t>Женщины также сохранили высокие показатели: глубина просмотра составила 3,15, а среднее время на сайте — 2 минуты 56 секунд. Несмотря на чуть более высокий процент отказов (15,5% против 14,0%), это подтверждает стабильную заинтересованность и внимание к контенту.</w:t>
        </w:r>
      </w:ins>
    </w:p>
    <w:p w14:paraId="19B1E779" w14:textId="523FCA3A" w:rsidR="00AE2A68" w:rsidRDefault="00AE2A68" w:rsidP="00AE2A68">
      <w:pPr>
        <w:spacing w:line="360" w:lineRule="auto"/>
        <w:ind w:firstLine="360"/>
        <w:jc w:val="both"/>
        <w:rPr>
          <w:ins w:id="3801" w:author="Microsoft Office User" w:date="2025-07-28T13:34:00Z"/>
          <w:sz w:val="28"/>
        </w:rPr>
      </w:pPr>
      <w:ins w:id="3802" w:author="Microsoft Office User" w:date="2025-07-28T12:30:00Z">
        <w:r>
          <w:rPr>
            <w:sz w:val="28"/>
          </w:rPr>
          <w:t>В целом, разница между мужской и женской аудиторией продолжает сокращаться, как по количеству, так и по качеству взаимодействия. Это создаёт дополнительный потенциал для развития контента и цифровых продуктов, ориентированных на разные сегменты болельщиков.</w:t>
        </w:r>
      </w:ins>
    </w:p>
    <w:p w14:paraId="743E0063" w14:textId="43912265" w:rsidR="001C6071" w:rsidRDefault="001C6071" w:rsidP="00AE2A68">
      <w:pPr>
        <w:spacing w:line="360" w:lineRule="auto"/>
        <w:ind w:firstLine="360"/>
        <w:jc w:val="both"/>
        <w:rPr>
          <w:ins w:id="3803" w:author="Microsoft Office User" w:date="2025-07-28T13:34:00Z"/>
          <w:sz w:val="28"/>
        </w:rPr>
      </w:pPr>
    </w:p>
    <w:p w14:paraId="31E1587B" w14:textId="7CB69D1C" w:rsidR="001C6071" w:rsidRDefault="001C6071" w:rsidP="00AE2A68">
      <w:pPr>
        <w:spacing w:line="360" w:lineRule="auto"/>
        <w:ind w:firstLine="360"/>
        <w:jc w:val="both"/>
        <w:rPr>
          <w:ins w:id="3804" w:author="Microsoft Office User" w:date="2025-07-28T12:30:00Z"/>
          <w:sz w:val="28"/>
        </w:rPr>
      </w:pPr>
      <w:ins w:id="3805" w:author="Microsoft Office User" w:date="2025-07-28T13:34:00Z">
        <w:r>
          <w:rPr>
            <w:noProof/>
          </w:rPr>
          <w:lastRenderedPageBreak/>
          <w:drawing>
            <wp:inline distT="0" distB="0" distL="0" distR="0" wp14:anchorId="04B632B0" wp14:editId="3159179D">
              <wp:extent cx="5898403" cy="2743200"/>
              <wp:effectExtent l="0" t="0" r="7620" b="12700"/>
              <wp:docPr id="36" name="Диаграмма 36">
                <a:extLst xmlns:a="http://schemas.openxmlformats.org/drawingml/2006/main">
                  <a:ext uri="{FF2B5EF4-FFF2-40B4-BE49-F238E27FC236}">
                    <a16:creationId xmlns:a16="http://schemas.microsoft.com/office/drawing/2014/main" id="{B43CE6D5-94B5-11D0-11B5-3D8A97F8288B}"/>
                  </a:ext>
                </a:extLst>
              </wp:docPr>
              <wp:cNvGraphicFramePr/>
              <a:graphic xmlns:a="http://schemas.openxmlformats.org/drawingml/2006/main">
                <a:graphicData uri="http://schemas.openxmlformats.org/drawingml/2006/chart">
                  <c:chart xmlns:c="http://schemas.openxmlformats.org/drawingml/2006/chart" xmlns:r="http://schemas.openxmlformats.org/officeDocument/2006/relationships" r:id="rId24"/>
                </a:graphicData>
              </a:graphic>
            </wp:inline>
          </w:drawing>
        </w:r>
      </w:ins>
    </w:p>
    <w:p w14:paraId="5909D51D" w14:textId="77777777" w:rsidR="00AE2A68" w:rsidRDefault="00AE2A68" w:rsidP="00AE2A68">
      <w:pPr>
        <w:jc w:val="both"/>
        <w:rPr>
          <w:ins w:id="3806" w:author="Microsoft Office User" w:date="2025-07-28T12:30:00Z"/>
        </w:rPr>
      </w:pPr>
    </w:p>
    <w:p w14:paraId="6941904D" w14:textId="7C55947D" w:rsidR="00AE2A68" w:rsidRPr="00056C9F" w:rsidRDefault="00AE2A68" w:rsidP="00AE2A68">
      <w:pPr>
        <w:jc w:val="center"/>
        <w:rPr>
          <w:ins w:id="3807" w:author="Microsoft Office User" w:date="2025-07-28T12:30:00Z"/>
          <w:b/>
          <w:sz w:val="28"/>
          <w:szCs w:val="28"/>
          <w:lang w:val="en-US"/>
          <w:rPrChange w:id="3808" w:author="Microsoft Office User" w:date="2025-07-28T13:24:00Z">
            <w:rPr>
              <w:ins w:id="3809" w:author="Microsoft Office User" w:date="2025-07-28T12:30:00Z"/>
              <w:b/>
              <w:sz w:val="28"/>
              <w:szCs w:val="28"/>
            </w:rPr>
          </w:rPrChange>
        </w:rPr>
      </w:pPr>
      <w:ins w:id="3810" w:author="Microsoft Office User" w:date="2025-07-28T12:30:00Z">
        <w:r>
          <w:rPr>
            <w:b/>
            <w:sz w:val="28"/>
            <w:szCs w:val="28"/>
          </w:rPr>
          <w:t>Источники трафика</w:t>
        </w:r>
      </w:ins>
      <w:ins w:id="3811" w:author="Microsoft Office User" w:date="2025-07-28T13:25:00Z">
        <w:r w:rsidR="00056C9F">
          <w:rPr>
            <w:b/>
            <w:sz w:val="28"/>
            <w:szCs w:val="28"/>
          </w:rPr>
          <w:t xml:space="preserve"> в</w:t>
        </w:r>
      </w:ins>
      <w:ins w:id="3812" w:author="Microsoft Office User" w:date="2025-07-28T13:24:00Z">
        <w:r w:rsidR="00056C9F">
          <w:rPr>
            <w:b/>
            <w:sz w:val="28"/>
            <w:szCs w:val="28"/>
            <w:lang w:val="en-US"/>
          </w:rPr>
          <w:t xml:space="preserve"> </w:t>
        </w:r>
        <w:r w:rsidR="00056C9F">
          <w:rPr>
            <w:b/>
            <w:sz w:val="28"/>
          </w:rPr>
          <w:t>сезоне 202</w:t>
        </w:r>
        <w:r w:rsidR="00056C9F" w:rsidRPr="001C0562">
          <w:rPr>
            <w:b/>
            <w:sz w:val="28"/>
          </w:rPr>
          <w:t>4</w:t>
        </w:r>
        <w:r w:rsidR="00056C9F">
          <w:rPr>
            <w:b/>
            <w:sz w:val="28"/>
          </w:rPr>
          <w:t>/202</w:t>
        </w:r>
        <w:r w:rsidR="00056C9F" w:rsidRPr="001C0562">
          <w:rPr>
            <w:b/>
            <w:sz w:val="28"/>
          </w:rPr>
          <w:t>5</w:t>
        </w:r>
      </w:ins>
    </w:p>
    <w:p w14:paraId="1349C0DA" w14:textId="77777777" w:rsidR="00AE2A68" w:rsidRDefault="00AE2A68" w:rsidP="00AE2A68">
      <w:pPr>
        <w:jc w:val="center"/>
        <w:rPr>
          <w:ins w:id="3813" w:author="Microsoft Office User" w:date="2025-07-28T12:30:00Z"/>
          <w:b/>
          <w:sz w:val="28"/>
          <w:szCs w:val="28"/>
        </w:rPr>
      </w:pPr>
    </w:p>
    <w:tbl>
      <w:tblPr>
        <w:tblW w:w="9629" w:type="dxa"/>
        <w:tblLook w:val="04A0" w:firstRow="1" w:lastRow="0" w:firstColumn="1" w:lastColumn="0" w:noHBand="0" w:noVBand="1"/>
      </w:tblPr>
      <w:tblGrid>
        <w:gridCol w:w="2788"/>
        <w:gridCol w:w="1458"/>
        <w:gridCol w:w="1267"/>
        <w:gridCol w:w="1466"/>
        <w:gridCol w:w="1235"/>
        <w:gridCol w:w="1415"/>
      </w:tblGrid>
      <w:tr w:rsidR="00AE2A68" w14:paraId="58670FFA" w14:textId="77777777" w:rsidTr="00AE2A68">
        <w:trPr>
          <w:trHeight w:val="320"/>
          <w:ins w:id="3814" w:author="Microsoft Office User" w:date="2025-07-28T12:30:00Z"/>
        </w:trPr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82DBC" w14:textId="77777777" w:rsidR="00AE2A68" w:rsidRDefault="00AE2A68">
            <w:pPr>
              <w:jc w:val="center"/>
              <w:rPr>
                <w:ins w:id="3815" w:author="Microsoft Office User" w:date="2025-07-28T12:30:00Z"/>
                <w:rFonts w:ascii="Arial" w:hAnsi="Arial" w:cs="Arial"/>
                <w:b/>
                <w:bCs/>
                <w:sz w:val="22"/>
                <w:szCs w:val="22"/>
              </w:rPr>
            </w:pPr>
            <w:ins w:id="3816" w:author="Microsoft Office User" w:date="2025-07-28T12:30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t>Источник трафика</w:t>
              </w:r>
            </w:ins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F442A" w14:textId="77777777" w:rsidR="00AE2A68" w:rsidRDefault="00AE2A68">
            <w:pPr>
              <w:jc w:val="center"/>
              <w:rPr>
                <w:ins w:id="3817" w:author="Microsoft Office User" w:date="2025-07-28T12:30:00Z"/>
                <w:rFonts w:ascii="Arial" w:hAnsi="Arial" w:cs="Arial"/>
                <w:b/>
                <w:bCs/>
                <w:sz w:val="22"/>
                <w:szCs w:val="22"/>
              </w:rPr>
            </w:pPr>
            <w:ins w:id="3818" w:author="Microsoft Office User" w:date="2025-07-28T12:30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t>Визиты</w:t>
              </w:r>
            </w:ins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6C1F1" w14:textId="77777777" w:rsidR="00AE2A68" w:rsidRDefault="00AE2A68">
            <w:pPr>
              <w:jc w:val="center"/>
              <w:rPr>
                <w:ins w:id="3819" w:author="Microsoft Office User" w:date="2025-07-28T12:30:00Z"/>
                <w:rFonts w:ascii="Arial" w:hAnsi="Arial" w:cs="Arial"/>
                <w:b/>
                <w:bCs/>
                <w:sz w:val="22"/>
                <w:szCs w:val="22"/>
              </w:rPr>
            </w:pPr>
            <w:ins w:id="3820" w:author="Microsoft Office User" w:date="2025-07-28T12:30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t>Отказы</w:t>
              </w:r>
            </w:ins>
          </w:p>
        </w:tc>
        <w:tc>
          <w:tcPr>
            <w:tcW w:w="1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B2DB7" w14:textId="77777777" w:rsidR="00AE2A68" w:rsidRDefault="00AE2A68">
            <w:pPr>
              <w:jc w:val="center"/>
              <w:rPr>
                <w:ins w:id="3821" w:author="Microsoft Office User" w:date="2025-07-28T12:30:00Z"/>
                <w:rFonts w:ascii="Arial" w:hAnsi="Arial" w:cs="Arial"/>
                <w:b/>
                <w:bCs/>
                <w:sz w:val="22"/>
                <w:szCs w:val="22"/>
              </w:rPr>
            </w:pPr>
            <w:ins w:id="3822" w:author="Microsoft Office User" w:date="2025-07-28T12:30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t>Глубина просмотра</w:t>
              </w:r>
            </w:ins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5A65E" w14:textId="77777777" w:rsidR="00AE2A68" w:rsidRDefault="00AE2A68">
            <w:pPr>
              <w:jc w:val="center"/>
              <w:rPr>
                <w:ins w:id="3823" w:author="Microsoft Office User" w:date="2025-07-28T12:30:00Z"/>
                <w:rFonts w:ascii="Arial" w:hAnsi="Arial" w:cs="Arial"/>
                <w:b/>
                <w:bCs/>
                <w:sz w:val="22"/>
                <w:szCs w:val="22"/>
              </w:rPr>
            </w:pPr>
            <w:ins w:id="3824" w:author="Microsoft Office User" w:date="2025-07-28T12:30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t>Время на сайте</w:t>
              </w:r>
            </w:ins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C124E" w14:textId="77777777" w:rsidR="00AE2A68" w:rsidRDefault="00AE2A68">
            <w:pPr>
              <w:jc w:val="center"/>
              <w:rPr>
                <w:ins w:id="3825" w:author="Microsoft Office User" w:date="2025-07-28T12:30:00Z"/>
                <w:rFonts w:ascii="Arial" w:hAnsi="Arial" w:cs="Arial"/>
                <w:b/>
                <w:bCs/>
                <w:sz w:val="22"/>
                <w:szCs w:val="22"/>
              </w:rPr>
            </w:pPr>
            <w:ins w:id="3826" w:author="Microsoft Office User" w:date="2025-07-28T12:30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t>Изменение</w:t>
              </w:r>
            </w:ins>
          </w:p>
        </w:tc>
      </w:tr>
      <w:tr w:rsidR="00AE2A68" w14:paraId="49B0E467" w14:textId="77777777" w:rsidTr="00AE2A68">
        <w:trPr>
          <w:trHeight w:val="320"/>
          <w:ins w:id="3827" w:author="Microsoft Office User" w:date="2025-07-28T12:30:00Z"/>
        </w:trPr>
        <w:tc>
          <w:tcPr>
            <w:tcW w:w="27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CDB44" w14:textId="77777777" w:rsidR="00AE2A68" w:rsidRDefault="00AE2A68">
            <w:pPr>
              <w:rPr>
                <w:ins w:id="3828" w:author="Microsoft Office User" w:date="2025-07-28T12:30:00Z"/>
                <w:rFonts w:ascii="Calibri" w:hAnsi="Calibri" w:cs="Calibri"/>
                <w:color w:val="000000"/>
              </w:rPr>
            </w:pPr>
            <w:ins w:id="3829" w:author="Microsoft Office User" w:date="2025-07-28T12:30:00Z">
              <w:r>
                <w:rPr>
                  <w:color w:val="000000"/>
                </w:rPr>
                <w:t>Переходы из поисковых систем</w:t>
              </w:r>
            </w:ins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47355" w14:textId="77777777" w:rsidR="00AE2A68" w:rsidRDefault="00AE2A68">
            <w:pPr>
              <w:jc w:val="right"/>
              <w:rPr>
                <w:ins w:id="3830" w:author="Microsoft Office User" w:date="2025-07-28T12:30:00Z"/>
                <w:rFonts w:ascii="Calibri" w:hAnsi="Calibri" w:cs="Calibri"/>
                <w:color w:val="000000"/>
              </w:rPr>
            </w:pPr>
            <w:ins w:id="3831" w:author="Microsoft Office User" w:date="2025-07-28T12:30:00Z">
              <w:r>
                <w:rPr>
                  <w:color w:val="000000"/>
                </w:rPr>
                <w:t>26 623 270</w:t>
              </w:r>
            </w:ins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93D20" w14:textId="77777777" w:rsidR="00AE2A68" w:rsidRDefault="00AE2A68">
            <w:pPr>
              <w:jc w:val="right"/>
              <w:rPr>
                <w:ins w:id="3832" w:author="Microsoft Office User" w:date="2025-07-28T12:30:00Z"/>
                <w:rFonts w:ascii="Calibri" w:hAnsi="Calibri" w:cs="Calibri"/>
                <w:color w:val="000000"/>
              </w:rPr>
            </w:pPr>
            <w:ins w:id="3833" w:author="Microsoft Office User" w:date="2025-07-28T12:30:00Z">
              <w:r>
                <w:rPr>
                  <w:color w:val="000000"/>
                </w:rPr>
                <w:t>15,35%</w:t>
              </w:r>
            </w:ins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AC5C6" w14:textId="77777777" w:rsidR="00AE2A68" w:rsidRDefault="00AE2A68">
            <w:pPr>
              <w:jc w:val="right"/>
              <w:rPr>
                <w:ins w:id="3834" w:author="Microsoft Office User" w:date="2025-07-28T12:30:00Z"/>
                <w:rFonts w:ascii="Calibri" w:hAnsi="Calibri" w:cs="Calibri"/>
                <w:color w:val="000000"/>
              </w:rPr>
            </w:pPr>
            <w:ins w:id="3835" w:author="Microsoft Office User" w:date="2025-07-28T12:30:00Z">
              <w:r>
                <w:rPr>
                  <w:color w:val="000000"/>
                </w:rPr>
                <w:t>2,94548036</w:t>
              </w:r>
            </w:ins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20BE8" w14:textId="77777777" w:rsidR="00AE2A68" w:rsidRDefault="00AE2A68">
            <w:pPr>
              <w:rPr>
                <w:ins w:id="3836" w:author="Microsoft Office User" w:date="2025-07-28T12:30:00Z"/>
                <w:rFonts w:ascii="Calibri" w:hAnsi="Calibri" w:cs="Calibri"/>
                <w:color w:val="000000"/>
              </w:rPr>
            </w:pPr>
            <w:ins w:id="3837" w:author="Microsoft Office User" w:date="2025-07-28T12:30:00Z">
              <w:r>
                <w:rPr>
                  <w:color w:val="000000"/>
                </w:rPr>
                <w:t>00:02:33</w:t>
              </w:r>
            </w:ins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F87FD" w14:textId="77777777" w:rsidR="00AE2A68" w:rsidRDefault="00AE2A68">
            <w:pPr>
              <w:jc w:val="right"/>
              <w:rPr>
                <w:ins w:id="3838" w:author="Microsoft Office User" w:date="2025-07-28T12:30:00Z"/>
                <w:rFonts w:ascii="Calibri" w:hAnsi="Calibri" w:cs="Calibri"/>
                <w:color w:val="000000"/>
              </w:rPr>
            </w:pPr>
            <w:ins w:id="3839" w:author="Microsoft Office User" w:date="2025-07-28T12:30:00Z">
              <w:r>
                <w:rPr>
                  <w:color w:val="000000"/>
                </w:rPr>
                <w:t>1,18%</w:t>
              </w:r>
            </w:ins>
          </w:p>
        </w:tc>
      </w:tr>
      <w:tr w:rsidR="00AE2A68" w14:paraId="51F09A15" w14:textId="77777777" w:rsidTr="00AE2A68">
        <w:trPr>
          <w:trHeight w:val="320"/>
          <w:ins w:id="3840" w:author="Microsoft Office User" w:date="2025-07-28T12:30:00Z"/>
        </w:trPr>
        <w:tc>
          <w:tcPr>
            <w:tcW w:w="27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7280C" w14:textId="77777777" w:rsidR="00AE2A68" w:rsidRDefault="00AE2A68">
            <w:pPr>
              <w:rPr>
                <w:ins w:id="3841" w:author="Microsoft Office User" w:date="2025-07-28T12:30:00Z"/>
                <w:rFonts w:ascii="Calibri" w:hAnsi="Calibri" w:cs="Calibri"/>
                <w:color w:val="000000"/>
              </w:rPr>
            </w:pPr>
            <w:ins w:id="3842" w:author="Microsoft Office User" w:date="2025-07-28T12:30:00Z">
              <w:r>
                <w:rPr>
                  <w:color w:val="000000"/>
                </w:rPr>
                <w:t>Прямые заходы</w:t>
              </w:r>
            </w:ins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82C07" w14:textId="77777777" w:rsidR="00AE2A68" w:rsidRDefault="00AE2A68">
            <w:pPr>
              <w:jc w:val="right"/>
              <w:rPr>
                <w:ins w:id="3843" w:author="Microsoft Office User" w:date="2025-07-28T12:30:00Z"/>
                <w:rFonts w:ascii="Calibri" w:hAnsi="Calibri" w:cs="Calibri"/>
                <w:color w:val="000000"/>
              </w:rPr>
            </w:pPr>
            <w:ins w:id="3844" w:author="Microsoft Office User" w:date="2025-07-28T12:30:00Z">
              <w:r>
                <w:rPr>
                  <w:color w:val="000000"/>
                </w:rPr>
                <w:t>11 769 859</w:t>
              </w:r>
            </w:ins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DCFF4" w14:textId="77777777" w:rsidR="00AE2A68" w:rsidRDefault="00AE2A68">
            <w:pPr>
              <w:jc w:val="right"/>
              <w:rPr>
                <w:ins w:id="3845" w:author="Microsoft Office User" w:date="2025-07-28T12:30:00Z"/>
                <w:rFonts w:ascii="Calibri" w:hAnsi="Calibri" w:cs="Calibri"/>
                <w:color w:val="000000"/>
              </w:rPr>
            </w:pPr>
            <w:ins w:id="3846" w:author="Microsoft Office User" w:date="2025-07-28T12:30:00Z">
              <w:r>
                <w:rPr>
                  <w:color w:val="000000"/>
                </w:rPr>
                <w:t>27,89%</w:t>
              </w:r>
            </w:ins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F7B17" w14:textId="77777777" w:rsidR="00AE2A68" w:rsidRDefault="00AE2A68">
            <w:pPr>
              <w:jc w:val="right"/>
              <w:rPr>
                <w:ins w:id="3847" w:author="Microsoft Office User" w:date="2025-07-28T12:30:00Z"/>
                <w:rFonts w:ascii="Calibri" w:hAnsi="Calibri" w:cs="Calibri"/>
                <w:color w:val="000000"/>
              </w:rPr>
            </w:pPr>
            <w:ins w:id="3848" w:author="Microsoft Office User" w:date="2025-07-28T12:30:00Z">
              <w:r>
                <w:rPr>
                  <w:color w:val="000000"/>
                </w:rPr>
                <w:t>2,56747026</w:t>
              </w:r>
            </w:ins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1E4B7" w14:textId="77777777" w:rsidR="00AE2A68" w:rsidRDefault="00AE2A68">
            <w:pPr>
              <w:rPr>
                <w:ins w:id="3849" w:author="Microsoft Office User" w:date="2025-07-28T12:30:00Z"/>
                <w:rFonts w:ascii="Calibri" w:hAnsi="Calibri" w:cs="Calibri"/>
                <w:color w:val="000000"/>
              </w:rPr>
            </w:pPr>
            <w:ins w:id="3850" w:author="Microsoft Office User" w:date="2025-07-28T12:30:00Z">
              <w:r>
                <w:rPr>
                  <w:color w:val="000000"/>
                </w:rPr>
                <w:t>00:01:56</w:t>
              </w:r>
            </w:ins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025A2" w14:textId="77777777" w:rsidR="00AE2A68" w:rsidRDefault="00AE2A68">
            <w:pPr>
              <w:jc w:val="right"/>
              <w:rPr>
                <w:ins w:id="3851" w:author="Microsoft Office User" w:date="2025-07-28T12:30:00Z"/>
                <w:rFonts w:ascii="Calibri" w:hAnsi="Calibri" w:cs="Calibri"/>
                <w:color w:val="000000"/>
              </w:rPr>
            </w:pPr>
            <w:ins w:id="3852" w:author="Microsoft Office User" w:date="2025-07-28T12:30:00Z">
              <w:r>
                <w:rPr>
                  <w:color w:val="000000"/>
                </w:rPr>
                <w:t>20,21%</w:t>
              </w:r>
            </w:ins>
          </w:p>
        </w:tc>
      </w:tr>
      <w:tr w:rsidR="00AE2A68" w14:paraId="57FD6750" w14:textId="77777777" w:rsidTr="00AE2A68">
        <w:trPr>
          <w:trHeight w:val="320"/>
          <w:ins w:id="3853" w:author="Microsoft Office User" w:date="2025-07-28T12:30:00Z"/>
        </w:trPr>
        <w:tc>
          <w:tcPr>
            <w:tcW w:w="27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3F67E" w14:textId="77777777" w:rsidR="00AE2A68" w:rsidRDefault="00AE2A68">
            <w:pPr>
              <w:rPr>
                <w:ins w:id="3854" w:author="Microsoft Office User" w:date="2025-07-28T12:30:00Z"/>
                <w:rFonts w:ascii="Calibri" w:hAnsi="Calibri" w:cs="Calibri"/>
                <w:color w:val="000000"/>
              </w:rPr>
            </w:pPr>
            <w:ins w:id="3855" w:author="Microsoft Office User" w:date="2025-07-28T12:30:00Z">
              <w:r>
                <w:rPr>
                  <w:color w:val="000000"/>
                </w:rPr>
                <w:t>Переходы по ссылкам на сайтах</w:t>
              </w:r>
            </w:ins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3F19A" w14:textId="77777777" w:rsidR="00AE2A68" w:rsidRDefault="00AE2A68">
            <w:pPr>
              <w:jc w:val="right"/>
              <w:rPr>
                <w:ins w:id="3856" w:author="Microsoft Office User" w:date="2025-07-28T12:30:00Z"/>
                <w:rFonts w:ascii="Calibri" w:hAnsi="Calibri" w:cs="Calibri"/>
                <w:color w:val="000000"/>
              </w:rPr>
            </w:pPr>
            <w:ins w:id="3857" w:author="Microsoft Office User" w:date="2025-07-28T12:30:00Z">
              <w:r>
                <w:rPr>
                  <w:color w:val="000000"/>
                </w:rPr>
                <w:t>5 666 265</w:t>
              </w:r>
            </w:ins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872C5" w14:textId="77777777" w:rsidR="00AE2A68" w:rsidRDefault="00AE2A68">
            <w:pPr>
              <w:jc w:val="right"/>
              <w:rPr>
                <w:ins w:id="3858" w:author="Microsoft Office User" w:date="2025-07-28T12:30:00Z"/>
                <w:rFonts w:ascii="Calibri" w:hAnsi="Calibri" w:cs="Calibri"/>
                <w:color w:val="000000"/>
              </w:rPr>
            </w:pPr>
            <w:ins w:id="3859" w:author="Microsoft Office User" w:date="2025-07-28T12:30:00Z">
              <w:r>
                <w:rPr>
                  <w:color w:val="000000"/>
                </w:rPr>
                <w:t>15,16%</w:t>
              </w:r>
            </w:ins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7B087" w14:textId="77777777" w:rsidR="00AE2A68" w:rsidRDefault="00AE2A68">
            <w:pPr>
              <w:jc w:val="right"/>
              <w:rPr>
                <w:ins w:id="3860" w:author="Microsoft Office User" w:date="2025-07-28T12:30:00Z"/>
                <w:rFonts w:ascii="Calibri" w:hAnsi="Calibri" w:cs="Calibri"/>
                <w:color w:val="000000"/>
              </w:rPr>
            </w:pPr>
            <w:ins w:id="3861" w:author="Microsoft Office User" w:date="2025-07-28T12:30:00Z">
              <w:r>
                <w:rPr>
                  <w:color w:val="000000"/>
                </w:rPr>
                <w:t>4,18603754</w:t>
              </w:r>
            </w:ins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C1765" w14:textId="77777777" w:rsidR="00AE2A68" w:rsidRDefault="00AE2A68">
            <w:pPr>
              <w:rPr>
                <w:ins w:id="3862" w:author="Microsoft Office User" w:date="2025-07-28T12:30:00Z"/>
                <w:rFonts w:ascii="Calibri" w:hAnsi="Calibri" w:cs="Calibri"/>
                <w:color w:val="000000"/>
              </w:rPr>
            </w:pPr>
            <w:ins w:id="3863" w:author="Microsoft Office User" w:date="2025-07-28T12:30:00Z">
              <w:r>
                <w:rPr>
                  <w:color w:val="000000"/>
                </w:rPr>
                <w:t>00:03:27</w:t>
              </w:r>
            </w:ins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A23D5" w14:textId="77777777" w:rsidR="00AE2A68" w:rsidRDefault="00AE2A68">
            <w:pPr>
              <w:jc w:val="right"/>
              <w:rPr>
                <w:ins w:id="3864" w:author="Microsoft Office User" w:date="2025-07-28T12:30:00Z"/>
                <w:rFonts w:ascii="Calibri" w:hAnsi="Calibri" w:cs="Calibri"/>
                <w:color w:val="000000"/>
              </w:rPr>
            </w:pPr>
            <w:ins w:id="3865" w:author="Microsoft Office User" w:date="2025-07-28T12:30:00Z">
              <w:r>
                <w:rPr>
                  <w:color w:val="000000"/>
                </w:rPr>
                <w:t>51,76%</w:t>
              </w:r>
            </w:ins>
          </w:p>
        </w:tc>
      </w:tr>
      <w:tr w:rsidR="00AE2A68" w14:paraId="12B46C91" w14:textId="77777777" w:rsidTr="00AE2A68">
        <w:trPr>
          <w:trHeight w:val="320"/>
          <w:ins w:id="3866" w:author="Microsoft Office User" w:date="2025-07-28T12:30:00Z"/>
        </w:trPr>
        <w:tc>
          <w:tcPr>
            <w:tcW w:w="27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14619" w14:textId="77777777" w:rsidR="00AE2A68" w:rsidRDefault="00AE2A68">
            <w:pPr>
              <w:rPr>
                <w:ins w:id="3867" w:author="Microsoft Office User" w:date="2025-07-28T12:30:00Z"/>
                <w:rFonts w:ascii="Calibri" w:hAnsi="Calibri" w:cs="Calibri"/>
                <w:color w:val="000000"/>
              </w:rPr>
            </w:pPr>
            <w:ins w:id="3868" w:author="Microsoft Office User" w:date="2025-07-28T12:30:00Z">
              <w:r>
                <w:rPr>
                  <w:color w:val="000000"/>
                </w:rPr>
                <w:t>Переходы из социальных сетей</w:t>
              </w:r>
            </w:ins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B0559" w14:textId="77777777" w:rsidR="00AE2A68" w:rsidRDefault="00AE2A68">
            <w:pPr>
              <w:jc w:val="right"/>
              <w:rPr>
                <w:ins w:id="3869" w:author="Microsoft Office User" w:date="2025-07-28T12:30:00Z"/>
                <w:rFonts w:ascii="Calibri" w:hAnsi="Calibri" w:cs="Calibri"/>
                <w:color w:val="000000"/>
              </w:rPr>
            </w:pPr>
            <w:ins w:id="3870" w:author="Microsoft Office User" w:date="2025-07-28T12:30:00Z">
              <w:r>
                <w:rPr>
                  <w:color w:val="000000"/>
                </w:rPr>
                <w:t>1 168 563</w:t>
              </w:r>
            </w:ins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90020" w14:textId="77777777" w:rsidR="00AE2A68" w:rsidRDefault="00AE2A68">
            <w:pPr>
              <w:jc w:val="right"/>
              <w:rPr>
                <w:ins w:id="3871" w:author="Microsoft Office User" w:date="2025-07-28T12:30:00Z"/>
                <w:rFonts w:ascii="Calibri" w:hAnsi="Calibri" w:cs="Calibri"/>
                <w:color w:val="000000"/>
              </w:rPr>
            </w:pPr>
            <w:ins w:id="3872" w:author="Microsoft Office User" w:date="2025-07-28T12:30:00Z">
              <w:r>
                <w:rPr>
                  <w:color w:val="000000"/>
                </w:rPr>
                <w:t>16,78%</w:t>
              </w:r>
            </w:ins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68878" w14:textId="77777777" w:rsidR="00AE2A68" w:rsidRDefault="00AE2A68">
            <w:pPr>
              <w:jc w:val="right"/>
              <w:rPr>
                <w:ins w:id="3873" w:author="Microsoft Office User" w:date="2025-07-28T12:30:00Z"/>
                <w:rFonts w:ascii="Calibri" w:hAnsi="Calibri" w:cs="Calibri"/>
                <w:color w:val="000000"/>
              </w:rPr>
            </w:pPr>
            <w:ins w:id="3874" w:author="Microsoft Office User" w:date="2025-07-28T12:30:00Z">
              <w:r>
                <w:rPr>
                  <w:color w:val="000000"/>
                </w:rPr>
                <w:t>2,678328</w:t>
              </w:r>
            </w:ins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E29F4" w14:textId="77777777" w:rsidR="00AE2A68" w:rsidRDefault="00AE2A68">
            <w:pPr>
              <w:rPr>
                <w:ins w:id="3875" w:author="Microsoft Office User" w:date="2025-07-28T12:30:00Z"/>
                <w:rFonts w:ascii="Calibri" w:hAnsi="Calibri" w:cs="Calibri"/>
                <w:color w:val="000000"/>
              </w:rPr>
            </w:pPr>
            <w:ins w:id="3876" w:author="Microsoft Office User" w:date="2025-07-28T12:30:00Z">
              <w:r>
                <w:rPr>
                  <w:color w:val="000000"/>
                </w:rPr>
                <w:t>00:02:24</w:t>
              </w:r>
            </w:ins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C4A1F" w14:textId="77777777" w:rsidR="00AE2A68" w:rsidRDefault="00AE2A68">
            <w:pPr>
              <w:jc w:val="right"/>
              <w:rPr>
                <w:ins w:id="3877" w:author="Microsoft Office User" w:date="2025-07-28T12:30:00Z"/>
                <w:rFonts w:ascii="Calibri" w:hAnsi="Calibri" w:cs="Calibri"/>
                <w:color w:val="000000"/>
              </w:rPr>
            </w:pPr>
            <w:ins w:id="3878" w:author="Microsoft Office User" w:date="2025-07-28T12:30:00Z">
              <w:r>
                <w:rPr>
                  <w:color w:val="000000"/>
                </w:rPr>
                <w:t>-12,54%</w:t>
              </w:r>
            </w:ins>
          </w:p>
        </w:tc>
      </w:tr>
      <w:tr w:rsidR="00AE2A68" w14:paraId="201183C7" w14:textId="77777777" w:rsidTr="00AE2A68">
        <w:trPr>
          <w:trHeight w:val="320"/>
          <w:ins w:id="3879" w:author="Microsoft Office User" w:date="2025-07-28T12:30:00Z"/>
        </w:trPr>
        <w:tc>
          <w:tcPr>
            <w:tcW w:w="27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5C055" w14:textId="77777777" w:rsidR="00AE2A68" w:rsidRDefault="00AE2A68">
            <w:pPr>
              <w:rPr>
                <w:ins w:id="3880" w:author="Microsoft Office User" w:date="2025-07-28T12:30:00Z"/>
                <w:rFonts w:ascii="Calibri" w:hAnsi="Calibri" w:cs="Calibri"/>
                <w:color w:val="000000"/>
              </w:rPr>
            </w:pPr>
            <w:ins w:id="3881" w:author="Microsoft Office User" w:date="2025-07-28T12:30:00Z">
              <w:r>
                <w:rPr>
                  <w:color w:val="000000"/>
                </w:rPr>
                <w:t>Переходы по рекламе</w:t>
              </w:r>
            </w:ins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04590" w14:textId="77777777" w:rsidR="00AE2A68" w:rsidRDefault="00AE2A68">
            <w:pPr>
              <w:jc w:val="right"/>
              <w:rPr>
                <w:ins w:id="3882" w:author="Microsoft Office User" w:date="2025-07-28T12:30:00Z"/>
                <w:rFonts w:ascii="Calibri" w:hAnsi="Calibri" w:cs="Calibri"/>
                <w:color w:val="000000"/>
              </w:rPr>
            </w:pPr>
            <w:ins w:id="3883" w:author="Microsoft Office User" w:date="2025-07-28T12:30:00Z">
              <w:r>
                <w:rPr>
                  <w:color w:val="000000"/>
                </w:rPr>
                <w:t>1 074 578</w:t>
              </w:r>
            </w:ins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96021" w14:textId="77777777" w:rsidR="00AE2A68" w:rsidRDefault="00AE2A68">
            <w:pPr>
              <w:jc w:val="right"/>
              <w:rPr>
                <w:ins w:id="3884" w:author="Microsoft Office User" w:date="2025-07-28T12:30:00Z"/>
                <w:rFonts w:ascii="Calibri" w:hAnsi="Calibri" w:cs="Calibri"/>
                <w:color w:val="000000"/>
              </w:rPr>
            </w:pPr>
            <w:ins w:id="3885" w:author="Microsoft Office User" w:date="2025-07-28T12:30:00Z">
              <w:r>
                <w:rPr>
                  <w:color w:val="000000"/>
                </w:rPr>
                <w:t>17,07%</w:t>
              </w:r>
            </w:ins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9C262" w14:textId="77777777" w:rsidR="00AE2A68" w:rsidRDefault="00AE2A68">
            <w:pPr>
              <w:jc w:val="right"/>
              <w:rPr>
                <w:ins w:id="3886" w:author="Microsoft Office User" w:date="2025-07-28T12:30:00Z"/>
                <w:rFonts w:ascii="Calibri" w:hAnsi="Calibri" w:cs="Calibri"/>
                <w:color w:val="000000"/>
              </w:rPr>
            </w:pPr>
            <w:ins w:id="3887" w:author="Microsoft Office User" w:date="2025-07-28T12:30:00Z">
              <w:r>
                <w:rPr>
                  <w:color w:val="000000"/>
                </w:rPr>
                <w:t>2,87421295</w:t>
              </w:r>
            </w:ins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2EEC4" w14:textId="77777777" w:rsidR="00AE2A68" w:rsidRDefault="00AE2A68">
            <w:pPr>
              <w:rPr>
                <w:ins w:id="3888" w:author="Microsoft Office User" w:date="2025-07-28T12:30:00Z"/>
                <w:rFonts w:ascii="Calibri" w:hAnsi="Calibri" w:cs="Calibri"/>
                <w:color w:val="000000"/>
              </w:rPr>
            </w:pPr>
            <w:ins w:id="3889" w:author="Microsoft Office User" w:date="2025-07-28T12:30:00Z">
              <w:r>
                <w:rPr>
                  <w:color w:val="000000"/>
                </w:rPr>
                <w:t>00:02:42</w:t>
              </w:r>
            </w:ins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E7B6B" w14:textId="77777777" w:rsidR="00AE2A68" w:rsidRDefault="00AE2A68">
            <w:pPr>
              <w:jc w:val="right"/>
              <w:rPr>
                <w:ins w:id="3890" w:author="Microsoft Office User" w:date="2025-07-28T12:30:00Z"/>
                <w:rFonts w:ascii="Calibri" w:hAnsi="Calibri" w:cs="Calibri"/>
                <w:color w:val="000000"/>
              </w:rPr>
            </w:pPr>
            <w:ins w:id="3891" w:author="Microsoft Office User" w:date="2025-07-28T12:30:00Z">
              <w:r>
                <w:rPr>
                  <w:color w:val="000000"/>
                </w:rPr>
                <w:t>2,67%</w:t>
              </w:r>
            </w:ins>
          </w:p>
        </w:tc>
      </w:tr>
    </w:tbl>
    <w:p w14:paraId="5AF91CD8" w14:textId="77777777" w:rsidR="00AE2A68" w:rsidRDefault="00AE2A68" w:rsidP="00AE2A68">
      <w:pPr>
        <w:tabs>
          <w:tab w:val="left" w:pos="3465"/>
        </w:tabs>
        <w:jc w:val="both"/>
        <w:rPr>
          <w:ins w:id="3892" w:author="Microsoft Office User" w:date="2025-07-28T12:30:00Z"/>
        </w:rPr>
      </w:pPr>
    </w:p>
    <w:p w14:paraId="21D4631C" w14:textId="77777777" w:rsidR="00AE2A68" w:rsidRDefault="00AE2A68" w:rsidP="00AE2A68">
      <w:pPr>
        <w:spacing w:line="360" w:lineRule="auto"/>
        <w:jc w:val="both"/>
        <w:rPr>
          <w:ins w:id="3893" w:author="Microsoft Office User" w:date="2025-07-28T12:30:00Z"/>
          <w:bCs/>
          <w:color w:val="222222"/>
          <w:sz w:val="28"/>
          <w:shd w:val="clear" w:color="auto" w:fill="FFFFFF"/>
        </w:rPr>
      </w:pPr>
      <w:ins w:id="3894" w:author="Microsoft Office User" w:date="2025-07-28T12:30:00Z">
        <w:r>
          <w:rPr>
            <w:bCs/>
            <w:color w:val="222222"/>
            <w:sz w:val="28"/>
            <w:shd w:val="clear" w:color="auto" w:fill="FFFFFF"/>
          </w:rPr>
          <w:tab/>
          <w:t>В сезоне 2024/2025 структура трафика на сайты клубов КХЛ сохранила прежнюю структуру, при этом отдельные каналы показали заметную динамику по вовлечённости и охвату.</w:t>
        </w:r>
      </w:ins>
    </w:p>
    <w:p w14:paraId="6BEAFE70" w14:textId="77777777" w:rsidR="00AE2A68" w:rsidRDefault="00AE2A68" w:rsidP="00AE2A68">
      <w:pPr>
        <w:spacing w:line="360" w:lineRule="auto"/>
        <w:jc w:val="both"/>
        <w:rPr>
          <w:ins w:id="3895" w:author="Microsoft Office User" w:date="2025-07-28T12:30:00Z"/>
          <w:bCs/>
          <w:color w:val="222222"/>
          <w:sz w:val="28"/>
          <w:shd w:val="clear" w:color="auto" w:fill="FFFFFF"/>
        </w:rPr>
      </w:pPr>
      <w:ins w:id="3896" w:author="Microsoft Office User" w:date="2025-07-28T12:30:00Z">
        <w:r>
          <w:rPr>
            <w:rFonts w:ascii="Apple Color Emoji" w:hAnsi="Apple Color Emoji" w:cs="Apple Color Emoji"/>
            <w:bCs/>
            <w:color w:val="222222"/>
            <w:sz w:val="28"/>
            <w:shd w:val="clear" w:color="auto" w:fill="FFFFFF"/>
          </w:rPr>
          <w:tab/>
        </w:r>
        <w:r>
          <w:rPr>
            <w:bCs/>
            <w:color w:val="222222"/>
            <w:sz w:val="28"/>
            <w:shd w:val="clear" w:color="auto" w:fill="FFFFFF"/>
          </w:rPr>
          <w:t>Поисковые системы остаются основным источником трафика: 26,6 млн визитов (рост на ~100 тыс. по сравнению с прошлым сезоном). Поведенческие метрики немного улучшились: глубина просмотра выросла с 2,81 до 2,95, среднее время на сайте составило 2:33. Это говорит о стабильной эффективности SEO и продолжении органического интереса к клубному контенту.</w:t>
        </w:r>
      </w:ins>
    </w:p>
    <w:p w14:paraId="313003A7" w14:textId="77777777" w:rsidR="00AE2A68" w:rsidRDefault="00AE2A68" w:rsidP="00AE2A68">
      <w:pPr>
        <w:tabs>
          <w:tab w:val="left" w:pos="709"/>
        </w:tabs>
        <w:spacing w:line="360" w:lineRule="auto"/>
        <w:jc w:val="both"/>
        <w:rPr>
          <w:ins w:id="3897" w:author="Microsoft Office User" w:date="2025-07-28T12:30:00Z"/>
          <w:bCs/>
          <w:color w:val="222222"/>
          <w:sz w:val="28"/>
          <w:shd w:val="clear" w:color="auto" w:fill="FFFFFF"/>
        </w:rPr>
      </w:pPr>
      <w:ins w:id="3898" w:author="Microsoft Office User" w:date="2025-07-28T12:30:00Z">
        <w:r>
          <w:rPr>
            <w:bCs/>
            <w:color w:val="222222"/>
            <w:sz w:val="28"/>
            <w:shd w:val="clear" w:color="auto" w:fill="FFFFFF"/>
          </w:rPr>
          <w:tab/>
          <w:t xml:space="preserve">Доля прямых заходов также выросла: 11,8 млн визитов (+20%). Однако при этом доля отказов увеличилась (до 27,9%), а глубина просмотра и время на сайте снизились. Вероятно, что в категорию прямого трафика в этом сезоне попало бол большое количество новых пользователей, заходящих на сайт впервые. Это </w:t>
        </w:r>
        <w:r>
          <w:rPr>
            <w:bCs/>
            <w:color w:val="222222"/>
            <w:sz w:val="28"/>
            <w:shd w:val="clear" w:color="auto" w:fill="FFFFFF"/>
          </w:rPr>
          <w:lastRenderedPageBreak/>
          <w:t>указывает на необходимость дополнительной работы по удержанию и вовлечению новой аудитории, чтобы превратить её в регулярных пользователей.</w:t>
        </w:r>
      </w:ins>
    </w:p>
    <w:p w14:paraId="1A08E5FA" w14:textId="77777777" w:rsidR="00AE2A68" w:rsidRDefault="00AE2A68" w:rsidP="00AE2A68">
      <w:pPr>
        <w:tabs>
          <w:tab w:val="left" w:pos="709"/>
        </w:tabs>
        <w:spacing w:line="360" w:lineRule="auto"/>
        <w:jc w:val="both"/>
        <w:rPr>
          <w:ins w:id="3899" w:author="Microsoft Office User" w:date="2025-07-28T12:30:00Z"/>
          <w:bCs/>
          <w:color w:val="222222"/>
          <w:sz w:val="28"/>
          <w:shd w:val="clear" w:color="auto" w:fill="FFFFFF"/>
        </w:rPr>
      </w:pPr>
      <w:ins w:id="3900" w:author="Microsoft Office User" w:date="2025-07-28T12:30:00Z">
        <w:r>
          <w:rPr>
            <w:bCs/>
            <w:color w:val="222222"/>
            <w:sz w:val="28"/>
            <w:shd w:val="clear" w:color="auto" w:fill="FFFFFF"/>
          </w:rPr>
          <w:tab/>
          <w:t>Переходы по ссылкам на сайтах (например, с KHL.ru, партнёрских ресурсов и медиа) значительно увеличились — до 5,7 млн визитов. Это один из самых вовлечённых источников: глубина просмотра — 4,19 страницы, а среднее время — 3:27, что указывает на качество аудитории и релевантность контента, на который они переходят.</w:t>
        </w:r>
      </w:ins>
    </w:p>
    <w:p w14:paraId="626B6629" w14:textId="77777777" w:rsidR="00AE2A68" w:rsidRDefault="00AE2A68" w:rsidP="00AE2A68">
      <w:pPr>
        <w:tabs>
          <w:tab w:val="left" w:pos="709"/>
        </w:tabs>
        <w:spacing w:line="360" w:lineRule="auto"/>
        <w:jc w:val="both"/>
        <w:rPr>
          <w:ins w:id="3901" w:author="Microsoft Office User" w:date="2025-07-28T12:30:00Z"/>
          <w:bCs/>
          <w:color w:val="222222"/>
          <w:sz w:val="28"/>
          <w:shd w:val="clear" w:color="auto" w:fill="FFFFFF"/>
        </w:rPr>
      </w:pPr>
      <w:ins w:id="3902" w:author="Microsoft Office User" w:date="2025-07-28T12:30:00Z">
        <w:r>
          <w:rPr>
            <w:bCs/>
            <w:color w:val="222222"/>
            <w:sz w:val="28"/>
            <w:shd w:val="clear" w:color="auto" w:fill="FFFFFF"/>
          </w:rPr>
          <w:tab/>
          <w:t>Социальные сети обеспечили 1,17 млн визитов, что немного ниже, чем в прошлом сезоне. При этом поведенческие показатели остались стабильными: глубина просмотра — 2,68 страниц, среднее время на сайте — 2:24, что свидетельствует о сохранении ядра вовлечённой аудитории. Однако, значительное снижение трафика может быть связано с продолжающимися ограничениями доступа к Instagram и YouTube в России — платформам, традиционно дающим высокий охват.</w:t>
        </w:r>
      </w:ins>
    </w:p>
    <w:p w14:paraId="4D3B1187" w14:textId="77777777" w:rsidR="00AE2A68" w:rsidRDefault="00AE2A68" w:rsidP="00AE2A68">
      <w:pPr>
        <w:tabs>
          <w:tab w:val="left" w:pos="709"/>
        </w:tabs>
        <w:spacing w:line="360" w:lineRule="auto"/>
        <w:jc w:val="both"/>
        <w:rPr>
          <w:ins w:id="3903" w:author="Microsoft Office User" w:date="2025-07-28T12:30:00Z"/>
          <w:bCs/>
          <w:color w:val="222222"/>
          <w:sz w:val="28"/>
          <w:shd w:val="clear" w:color="auto" w:fill="FFFFFF"/>
        </w:rPr>
      </w:pPr>
      <w:ins w:id="3904" w:author="Microsoft Office User" w:date="2025-07-28T12:30:00Z">
        <w:r>
          <w:rPr>
            <w:bCs/>
            <w:color w:val="222222"/>
            <w:sz w:val="28"/>
            <w:shd w:val="clear" w:color="auto" w:fill="FFFFFF"/>
          </w:rPr>
          <w:tab/>
          <w:t>На фоне этого Telegram становится важной альтернативой, особенно с точки зрения прямой доставки контента. Однако, несмотря на рост популярности, Telegram пока не обеспечивает сопоставимого объёма трафика на сайты клубов — как по количеству переходов, так и по охвату. Это подчёркивает необходимость поиска новых устойчивых точек входа и развития прямых цифровых каналов взаимодействия с болельщиками.</w:t>
        </w:r>
      </w:ins>
    </w:p>
    <w:p w14:paraId="2D424F47" w14:textId="765FE9D2" w:rsidR="00AE2A68" w:rsidRDefault="00AE2A68" w:rsidP="00AE2A68">
      <w:pPr>
        <w:spacing w:line="360" w:lineRule="auto"/>
        <w:jc w:val="both"/>
        <w:rPr>
          <w:ins w:id="3905" w:author="Microsoft Office User" w:date="2025-07-28T12:30:00Z"/>
          <w:bCs/>
          <w:color w:val="222222"/>
          <w:sz w:val="28"/>
          <w:shd w:val="clear" w:color="auto" w:fill="FFFFFF"/>
        </w:rPr>
      </w:pPr>
      <w:ins w:id="3906" w:author="Microsoft Office User" w:date="2025-07-28T12:30:00Z">
        <w:r>
          <w:rPr>
            <w:bCs/>
            <w:color w:val="222222"/>
            <w:sz w:val="28"/>
            <w:shd w:val="clear" w:color="auto" w:fill="FFFFFF"/>
          </w:rPr>
          <w:tab/>
          <w:t>Рекламный трафик также сохранился на уровне прошлого сезона — 1,07 млн визитов, с улучшением глубины просмотра до 2,87 страниц и времени на сайте до 2:42. Это говорит о том, что рекламные кампании продолжают привлекать качественную, заинтересованную аудиторию.</w:t>
        </w:r>
      </w:ins>
    </w:p>
    <w:p w14:paraId="63E81CA0" w14:textId="2F26C637" w:rsidR="00AE2A68" w:rsidRDefault="00AE2A68" w:rsidP="00AE2A68">
      <w:pPr>
        <w:tabs>
          <w:tab w:val="left" w:pos="3465"/>
        </w:tabs>
        <w:spacing w:line="360" w:lineRule="auto"/>
        <w:jc w:val="both"/>
        <w:rPr>
          <w:ins w:id="3907" w:author="Microsoft Office User" w:date="2025-07-28T13:35:00Z"/>
          <w:b/>
          <w:color w:val="222222"/>
          <w:sz w:val="28"/>
          <w:shd w:val="clear" w:color="auto" w:fill="FFFFFF"/>
        </w:rPr>
      </w:pPr>
    </w:p>
    <w:p w14:paraId="7D8EFA0D" w14:textId="641BB6EA" w:rsidR="001C6071" w:rsidRDefault="001C6071" w:rsidP="00AE2A68">
      <w:pPr>
        <w:tabs>
          <w:tab w:val="left" w:pos="3465"/>
        </w:tabs>
        <w:spacing w:line="360" w:lineRule="auto"/>
        <w:jc w:val="both"/>
        <w:rPr>
          <w:ins w:id="3908" w:author="Microsoft Office User" w:date="2025-07-28T13:35:00Z"/>
          <w:b/>
          <w:color w:val="222222"/>
          <w:sz w:val="28"/>
          <w:shd w:val="clear" w:color="auto" w:fill="FFFFFF"/>
        </w:rPr>
      </w:pPr>
    </w:p>
    <w:p w14:paraId="1645113E" w14:textId="501A0C2D" w:rsidR="001C6071" w:rsidRDefault="001C6071" w:rsidP="00AE2A68">
      <w:pPr>
        <w:tabs>
          <w:tab w:val="left" w:pos="3465"/>
        </w:tabs>
        <w:spacing w:line="360" w:lineRule="auto"/>
        <w:jc w:val="both"/>
        <w:rPr>
          <w:ins w:id="3909" w:author="Microsoft Office User" w:date="2025-07-28T13:35:00Z"/>
          <w:b/>
          <w:color w:val="222222"/>
          <w:sz w:val="28"/>
          <w:shd w:val="clear" w:color="auto" w:fill="FFFFFF"/>
        </w:rPr>
      </w:pPr>
    </w:p>
    <w:p w14:paraId="1251FF47" w14:textId="7C753E62" w:rsidR="001C6071" w:rsidRDefault="001C6071" w:rsidP="00AE2A68">
      <w:pPr>
        <w:tabs>
          <w:tab w:val="left" w:pos="3465"/>
        </w:tabs>
        <w:spacing w:line="360" w:lineRule="auto"/>
        <w:jc w:val="both"/>
        <w:rPr>
          <w:ins w:id="3910" w:author="Microsoft Office User" w:date="2025-07-28T13:35:00Z"/>
          <w:b/>
          <w:color w:val="222222"/>
          <w:sz w:val="28"/>
          <w:shd w:val="clear" w:color="auto" w:fill="FFFFFF"/>
        </w:rPr>
      </w:pPr>
    </w:p>
    <w:p w14:paraId="38E73475" w14:textId="2CA337DD" w:rsidR="001C6071" w:rsidRDefault="001C6071" w:rsidP="00AE2A68">
      <w:pPr>
        <w:tabs>
          <w:tab w:val="left" w:pos="3465"/>
        </w:tabs>
        <w:spacing w:line="360" w:lineRule="auto"/>
        <w:jc w:val="both"/>
        <w:rPr>
          <w:ins w:id="3911" w:author="Microsoft Office User" w:date="2025-07-28T13:35:00Z"/>
          <w:b/>
          <w:color w:val="222222"/>
          <w:sz w:val="28"/>
          <w:shd w:val="clear" w:color="auto" w:fill="FFFFFF"/>
        </w:rPr>
      </w:pPr>
    </w:p>
    <w:p w14:paraId="0CA2F227" w14:textId="64768108" w:rsidR="001C6071" w:rsidRDefault="001C6071" w:rsidP="00AE2A68">
      <w:pPr>
        <w:tabs>
          <w:tab w:val="left" w:pos="3465"/>
        </w:tabs>
        <w:spacing w:line="360" w:lineRule="auto"/>
        <w:jc w:val="both"/>
        <w:rPr>
          <w:ins w:id="3912" w:author="Microsoft Office User" w:date="2025-07-28T13:35:00Z"/>
          <w:b/>
          <w:color w:val="222222"/>
          <w:sz w:val="28"/>
          <w:shd w:val="clear" w:color="auto" w:fill="FFFFFF"/>
        </w:rPr>
      </w:pPr>
    </w:p>
    <w:p w14:paraId="3140E95F" w14:textId="77777777" w:rsidR="001C6071" w:rsidRDefault="001C6071" w:rsidP="00AE2A68">
      <w:pPr>
        <w:tabs>
          <w:tab w:val="left" w:pos="3465"/>
        </w:tabs>
        <w:spacing w:line="360" w:lineRule="auto"/>
        <w:jc w:val="both"/>
        <w:rPr>
          <w:ins w:id="3913" w:author="Microsoft Office User" w:date="2025-07-28T12:30:00Z"/>
          <w:b/>
          <w:color w:val="222222"/>
          <w:sz w:val="28"/>
          <w:shd w:val="clear" w:color="auto" w:fill="FFFFFF"/>
        </w:rPr>
      </w:pPr>
    </w:p>
    <w:p w14:paraId="5A9F0B0D" w14:textId="3F3E1FFB" w:rsidR="00AE2A68" w:rsidRDefault="00AE2A68" w:rsidP="00AE2A68">
      <w:pPr>
        <w:tabs>
          <w:tab w:val="left" w:pos="3465"/>
        </w:tabs>
        <w:jc w:val="center"/>
        <w:rPr>
          <w:ins w:id="3914" w:author="Microsoft Office User" w:date="2025-07-28T12:30:00Z"/>
          <w:b/>
          <w:color w:val="222222"/>
          <w:sz w:val="28"/>
          <w:shd w:val="clear" w:color="auto" w:fill="FFFFFF"/>
        </w:rPr>
      </w:pPr>
      <w:ins w:id="3915" w:author="Microsoft Office User" w:date="2025-07-28T12:30:00Z">
        <w:r>
          <w:rPr>
            <w:b/>
            <w:color w:val="222222"/>
            <w:sz w:val="28"/>
            <w:shd w:val="clear" w:color="auto" w:fill="FFFFFF"/>
          </w:rPr>
          <w:lastRenderedPageBreak/>
          <w:t>Устройства для входа на сайт и операционные системы</w:t>
        </w:r>
      </w:ins>
      <w:ins w:id="3916" w:author="Microsoft Office User" w:date="2025-07-28T13:25:00Z">
        <w:r w:rsidR="00056C9F">
          <w:rPr>
            <w:b/>
            <w:color w:val="222222"/>
            <w:sz w:val="28"/>
            <w:shd w:val="clear" w:color="auto" w:fill="FFFFFF"/>
          </w:rPr>
          <w:t xml:space="preserve"> в </w:t>
        </w:r>
        <w:r w:rsidR="00056C9F">
          <w:rPr>
            <w:b/>
            <w:sz w:val="28"/>
          </w:rPr>
          <w:t>сезоне 202</w:t>
        </w:r>
        <w:r w:rsidR="00056C9F" w:rsidRPr="001C0562">
          <w:rPr>
            <w:b/>
            <w:sz w:val="28"/>
          </w:rPr>
          <w:t>4</w:t>
        </w:r>
        <w:r w:rsidR="00056C9F">
          <w:rPr>
            <w:b/>
            <w:sz w:val="28"/>
          </w:rPr>
          <w:t>/202</w:t>
        </w:r>
        <w:r w:rsidR="00056C9F" w:rsidRPr="001C0562">
          <w:rPr>
            <w:b/>
            <w:sz w:val="28"/>
          </w:rPr>
          <w:t>5</w:t>
        </w:r>
      </w:ins>
    </w:p>
    <w:p w14:paraId="2277E544" w14:textId="77777777" w:rsidR="00AE2A68" w:rsidRDefault="00AE2A68" w:rsidP="00AE2A68">
      <w:pPr>
        <w:tabs>
          <w:tab w:val="left" w:pos="3465"/>
        </w:tabs>
        <w:rPr>
          <w:ins w:id="3917" w:author="Microsoft Office User" w:date="2025-07-28T12:30:00Z"/>
          <w:sz w:val="28"/>
        </w:rPr>
      </w:pPr>
      <w:ins w:id="3918" w:author="Microsoft Office User" w:date="2025-07-28T12:30:00Z">
        <w:r>
          <w:rPr>
            <w:sz w:val="28"/>
          </w:rPr>
          <w:t xml:space="preserve"> </w:t>
        </w:r>
      </w:ins>
    </w:p>
    <w:p w14:paraId="6CA318A0" w14:textId="3C6147F9" w:rsidR="00AE2A68" w:rsidRDefault="00AE2A68" w:rsidP="00AE2A68">
      <w:pPr>
        <w:tabs>
          <w:tab w:val="left" w:pos="3465"/>
        </w:tabs>
        <w:rPr>
          <w:ins w:id="3919" w:author="Microsoft Office User" w:date="2025-07-28T12:30:00Z"/>
          <w:b/>
          <w:color w:val="222222"/>
          <w:sz w:val="28"/>
          <w:shd w:val="clear" w:color="auto" w:fill="FFFFFF"/>
        </w:rPr>
      </w:pPr>
      <w:ins w:id="3920" w:author="Microsoft Office User" w:date="2025-07-28T12:30:00Z">
        <w:r>
          <w:rPr>
            <w:sz w:val="28"/>
          </w:rPr>
          <w:t xml:space="preserve">  </w:t>
        </w:r>
        <w:r>
          <w:rPr>
            <w:noProof/>
          </w:rPr>
          <w:drawing>
            <wp:inline distT="0" distB="0" distL="0" distR="0" wp14:anchorId="7C53003D" wp14:editId="6F020AB2">
              <wp:extent cx="6033135" cy="3415665"/>
              <wp:effectExtent l="0" t="0" r="12065" b="13335"/>
              <wp:docPr id="30" name="Диаграмма 30">
                <a:extLst xmlns:a="http://schemas.openxmlformats.org/drawingml/2006/main">
                  <a:ext uri="{FF2B5EF4-FFF2-40B4-BE49-F238E27FC236}">
                    <a16:creationId xmlns:a16="http://schemas.microsoft.com/office/drawing/2014/main" id="{266D6A05-6C88-0B82-2182-0F566207E189}"/>
                  </a:ext>
                </a:extLst>
              </wp:docPr>
              <wp:cNvGraphicFramePr/>
              <a:graphic xmlns:a="http://schemas.openxmlformats.org/drawingml/2006/main">
                <a:graphicData uri="http://schemas.openxmlformats.org/drawingml/2006/chart">
                  <c:chart xmlns:c="http://schemas.openxmlformats.org/drawingml/2006/chart" xmlns:r="http://schemas.openxmlformats.org/officeDocument/2006/relationships" r:id="rId25"/>
                </a:graphicData>
              </a:graphic>
            </wp:inline>
          </w:drawing>
        </w:r>
        <w:r>
          <w:rPr>
            <w:sz w:val="28"/>
          </w:rPr>
          <w:t xml:space="preserve">     </w:t>
        </w:r>
      </w:ins>
    </w:p>
    <w:p w14:paraId="47F4916F" w14:textId="77777777" w:rsidR="00AE2A68" w:rsidRDefault="00AE2A68" w:rsidP="00AE2A68">
      <w:pPr>
        <w:spacing w:line="360" w:lineRule="auto"/>
        <w:ind w:firstLine="709"/>
        <w:jc w:val="both"/>
        <w:rPr>
          <w:ins w:id="3921" w:author="Microsoft Office User" w:date="2025-07-28T12:30:00Z"/>
          <w:sz w:val="28"/>
        </w:rPr>
      </w:pPr>
    </w:p>
    <w:p w14:paraId="0C7C2AF7" w14:textId="77777777" w:rsidR="00AE2A68" w:rsidRDefault="00AE2A68" w:rsidP="00AE2A68">
      <w:pPr>
        <w:spacing w:line="360" w:lineRule="auto"/>
        <w:ind w:firstLine="709"/>
        <w:jc w:val="both"/>
        <w:rPr>
          <w:ins w:id="3922" w:author="Microsoft Office User" w:date="2025-07-28T12:30:00Z"/>
          <w:sz w:val="28"/>
        </w:rPr>
      </w:pPr>
      <w:ins w:id="3923" w:author="Microsoft Office User" w:date="2025-07-28T12:30:00Z">
        <w:r>
          <w:rPr>
            <w:sz w:val="28"/>
          </w:rPr>
          <w:t>В сезоне 2024/2025 структура устройств, через которые пользователи заходят на сайты клубов КХЛ, претерпела заметные изменения.</w:t>
        </w:r>
      </w:ins>
    </w:p>
    <w:p w14:paraId="1288FED4" w14:textId="77777777" w:rsidR="00AE2A68" w:rsidRDefault="00AE2A68" w:rsidP="00AE2A68">
      <w:pPr>
        <w:spacing w:line="360" w:lineRule="auto"/>
        <w:ind w:firstLine="709"/>
        <w:jc w:val="both"/>
        <w:rPr>
          <w:ins w:id="3924" w:author="Microsoft Office User" w:date="2025-07-28T12:30:00Z"/>
          <w:sz w:val="28"/>
        </w:rPr>
      </w:pPr>
      <w:ins w:id="3925" w:author="Microsoft Office User" w:date="2025-07-28T12:30:00Z">
        <w:r>
          <w:rPr>
            <w:sz w:val="28"/>
          </w:rPr>
          <w:t>Мобильные устройства остаются основным способом доступа, но их доля снизилась с 79% до 74%. Это может быть связано как с изменением особенностей поведения пользователей, так и с ограничениями скорости и стабильности мобильного интернета в ряде регионов. В такие моменты болельщики отдают предпочтение десктопу — для просмотра трансляций, работы с билетами или чтения аналитики.</w:t>
        </w:r>
      </w:ins>
    </w:p>
    <w:p w14:paraId="2CA4CE3A" w14:textId="77777777" w:rsidR="00AE2A68" w:rsidRDefault="00AE2A68" w:rsidP="00AE2A68">
      <w:pPr>
        <w:spacing w:line="360" w:lineRule="auto"/>
        <w:ind w:firstLine="709"/>
        <w:jc w:val="both"/>
        <w:rPr>
          <w:ins w:id="3926" w:author="Microsoft Office User" w:date="2025-07-28T12:30:00Z"/>
          <w:sz w:val="28"/>
        </w:rPr>
      </w:pPr>
      <w:ins w:id="3927" w:author="Microsoft Office User" w:date="2025-07-28T12:30:00Z">
        <w:r>
          <w:rPr>
            <w:sz w:val="28"/>
          </w:rPr>
          <w:t>На этом фоне доля десктопов выросла до 24% (против 20% в прошлом сезоне), что отражает смещение части аудитории в сторону более стабильных и удобных условий потребления контента. Это особенно актуально в периоды повышенного интереса — например, во время матчей плей-офф.</w:t>
        </w:r>
      </w:ins>
    </w:p>
    <w:p w14:paraId="49885E49" w14:textId="77777777" w:rsidR="00AE2A68" w:rsidRDefault="00AE2A68" w:rsidP="00AE2A68">
      <w:pPr>
        <w:spacing w:line="360" w:lineRule="auto"/>
        <w:ind w:firstLine="709"/>
        <w:jc w:val="both"/>
        <w:rPr>
          <w:ins w:id="3928" w:author="Microsoft Office User" w:date="2025-07-28T12:30:00Z"/>
          <w:sz w:val="28"/>
        </w:rPr>
      </w:pPr>
      <w:ins w:id="3929" w:author="Microsoft Office User" w:date="2025-07-28T12:30:00Z">
        <w:r>
          <w:rPr>
            <w:sz w:val="28"/>
          </w:rPr>
          <w:t>Планшеты традиционно остаются на уровне 2%, не влияя существенно на общую структуру.</w:t>
        </w:r>
      </w:ins>
    </w:p>
    <w:p w14:paraId="0F9600D9" w14:textId="77777777" w:rsidR="00AE2A68" w:rsidRDefault="00AE2A68" w:rsidP="00AE2A68">
      <w:pPr>
        <w:spacing w:line="360" w:lineRule="auto"/>
        <w:ind w:firstLine="708"/>
        <w:rPr>
          <w:ins w:id="3930" w:author="Microsoft Office User" w:date="2025-07-28T12:30:00Z"/>
          <w:sz w:val="28"/>
        </w:rPr>
      </w:pPr>
      <w:ins w:id="3931" w:author="Microsoft Office User" w:date="2025-07-28T12:30:00Z">
        <w:r>
          <w:rPr>
            <w:sz w:val="28"/>
          </w:rPr>
          <w:t xml:space="preserve">Стоит отметить, что аналогичная ситуация с мобильным и десктопным трафиком наблюдается и на интернет-сайтах КХЛ в целом, что говорит о </w:t>
        </w:r>
        <w:r>
          <w:rPr>
            <w:sz w:val="28"/>
          </w:rPr>
          <w:lastRenderedPageBreak/>
          <w:t>широкой тенденции изменения моделей потребления контента в настоящий момент времени. Это важно учитывать при разработке и оптимизации пользовательских интерфейсов — как на мобильных, так и на десктопах.</w:t>
        </w:r>
      </w:ins>
    </w:p>
    <w:p w14:paraId="08AB2EA5" w14:textId="77777777" w:rsidR="00AE2A68" w:rsidRDefault="00AE2A68" w:rsidP="00AE2A68">
      <w:pPr>
        <w:spacing w:line="360" w:lineRule="auto"/>
        <w:ind w:firstLine="709"/>
        <w:jc w:val="both"/>
        <w:rPr>
          <w:ins w:id="3932" w:author="Microsoft Office User" w:date="2025-07-28T12:30:00Z"/>
          <w:sz w:val="28"/>
        </w:rPr>
      </w:pPr>
    </w:p>
    <w:p w14:paraId="2A29310E" w14:textId="0E0888CA" w:rsidR="00AE2A68" w:rsidRDefault="00AE2A68" w:rsidP="00AE2A68">
      <w:pPr>
        <w:tabs>
          <w:tab w:val="left" w:pos="6420"/>
        </w:tabs>
        <w:jc w:val="both"/>
        <w:rPr>
          <w:ins w:id="3933" w:author="Microsoft Office User" w:date="2025-07-28T12:30:00Z"/>
          <w:lang w:val="en-US"/>
        </w:rPr>
      </w:pPr>
      <w:ins w:id="3934" w:author="Microsoft Office User" w:date="2025-07-28T12:30:00Z">
        <w:r>
          <w:rPr>
            <w:noProof/>
          </w:rPr>
          <w:drawing>
            <wp:inline distT="0" distB="0" distL="0" distR="0" wp14:anchorId="173D0F4F" wp14:editId="135A6605">
              <wp:extent cx="5908040" cy="3021330"/>
              <wp:effectExtent l="0" t="0" r="10160" b="13970"/>
              <wp:docPr id="29" name="Диаграмма 29">
                <a:extLst xmlns:a="http://schemas.openxmlformats.org/drawingml/2006/main">
                  <a:ext uri="{FF2B5EF4-FFF2-40B4-BE49-F238E27FC236}">
                    <a16:creationId xmlns:a16="http://schemas.microsoft.com/office/drawing/2014/main" id="{0F6219B0-0BF4-DF33-21B6-2414528F1BA1}"/>
                  </a:ext>
                </a:extLst>
              </wp:docPr>
              <wp:cNvGraphicFramePr/>
              <a:graphic xmlns:a="http://schemas.openxmlformats.org/drawingml/2006/main">
                <a:graphicData uri="http://schemas.openxmlformats.org/drawingml/2006/chart">
                  <c:chart xmlns:c="http://schemas.openxmlformats.org/drawingml/2006/chart" xmlns:r="http://schemas.openxmlformats.org/officeDocument/2006/relationships" r:id="rId26"/>
                </a:graphicData>
              </a:graphic>
            </wp:inline>
          </w:drawing>
        </w:r>
      </w:ins>
    </w:p>
    <w:p w14:paraId="094BBA02" w14:textId="77777777" w:rsidR="00AE2A68" w:rsidRDefault="00AE2A68" w:rsidP="00AE2A68">
      <w:pPr>
        <w:tabs>
          <w:tab w:val="left" w:pos="6420"/>
        </w:tabs>
        <w:spacing w:line="360" w:lineRule="auto"/>
        <w:ind w:firstLine="709"/>
        <w:jc w:val="both"/>
        <w:rPr>
          <w:ins w:id="3935" w:author="Microsoft Office User" w:date="2025-07-28T12:30:00Z"/>
          <w:noProof/>
          <w:sz w:val="28"/>
        </w:rPr>
      </w:pPr>
    </w:p>
    <w:p w14:paraId="392BA2FD" w14:textId="77777777" w:rsidR="00AE2A68" w:rsidRDefault="00AE2A68" w:rsidP="00AE2A68">
      <w:pPr>
        <w:spacing w:line="360" w:lineRule="auto"/>
        <w:ind w:firstLine="708"/>
        <w:jc w:val="both"/>
        <w:rPr>
          <w:ins w:id="3936" w:author="Microsoft Office User" w:date="2025-07-28T12:30:00Z"/>
          <w:noProof/>
          <w:sz w:val="28"/>
        </w:rPr>
      </w:pPr>
      <w:ins w:id="3937" w:author="Microsoft Office User" w:date="2025-07-28T12:30:00Z">
        <w:r>
          <w:rPr>
            <w:noProof/>
            <w:sz w:val="28"/>
          </w:rPr>
          <w:t>В сезоне 2024/2025 структура платформ претерпела заметные изменения: доля пользователей iOS выросла, а доля Android — снизилась, хотя последняя по-прежнему остаётся доминирующей.</w:t>
        </w:r>
      </w:ins>
    </w:p>
    <w:p w14:paraId="5A188998" w14:textId="77777777" w:rsidR="00AE2A68" w:rsidRDefault="00AE2A68" w:rsidP="00AE2A68">
      <w:pPr>
        <w:spacing w:line="360" w:lineRule="auto"/>
        <w:ind w:firstLine="708"/>
        <w:jc w:val="both"/>
        <w:rPr>
          <w:ins w:id="3938" w:author="Microsoft Office User" w:date="2025-07-28T12:30:00Z"/>
          <w:sz w:val="28"/>
        </w:rPr>
      </w:pPr>
      <w:ins w:id="3939" w:author="Microsoft Office User" w:date="2025-07-28T12:30:00Z">
        <w:r>
          <w:rPr>
            <w:sz w:val="28"/>
          </w:rPr>
          <w:t>iOS увеличила свою долю с 39% до 46%. В то же время доля Android снизилась с 61% до 54%. Однозначных выводов о причинах изменения долей между iOS и Android сделать нельзя, так как аналогичная тенденция не подтвердилась на сайтах Лиги. Тем не менее, это может быть связано с техническими особенностями подсчета пользователей, ограничениями трекинга на стороне устройства, маркетинговой активностью клубов, поведением пользователей и различием в аудитории.</w:t>
        </w:r>
      </w:ins>
    </w:p>
    <w:p w14:paraId="7A636335" w14:textId="6B7E704D" w:rsidR="00AE2A68" w:rsidRDefault="00AE2A68" w:rsidP="00AE2A68">
      <w:pPr>
        <w:spacing w:line="360" w:lineRule="auto"/>
        <w:ind w:firstLine="708"/>
        <w:jc w:val="both"/>
        <w:rPr>
          <w:ins w:id="3940" w:author="Microsoft Office User" w:date="2025-07-28T13:37:00Z"/>
          <w:sz w:val="28"/>
        </w:rPr>
      </w:pPr>
      <w:ins w:id="3941" w:author="Microsoft Office User" w:date="2025-07-28T12:30:00Z">
        <w:r>
          <w:rPr>
            <w:sz w:val="28"/>
          </w:rPr>
          <w:t>Динамика долей подчёркивает важность сбалансированного подхода к разработке цифровых продуктов и регулярной аналитики поведенческих различий между платформами. Это критично при разработке нового функционала сайта, планировании рекламных кампаний, уведомлений и персонализированных сценариев вовлечения.</w:t>
        </w:r>
      </w:ins>
    </w:p>
    <w:p w14:paraId="6CA72904" w14:textId="18340318" w:rsidR="001C6071" w:rsidRDefault="001C6071" w:rsidP="00AE2A68">
      <w:pPr>
        <w:spacing w:line="360" w:lineRule="auto"/>
        <w:ind w:firstLine="708"/>
        <w:jc w:val="both"/>
        <w:rPr>
          <w:ins w:id="3942" w:author="Microsoft Office User" w:date="2025-07-28T13:37:00Z"/>
          <w:sz w:val="28"/>
        </w:rPr>
      </w:pPr>
    </w:p>
    <w:p w14:paraId="1E675C61" w14:textId="78245181" w:rsidR="001C6071" w:rsidRDefault="001C6071" w:rsidP="001C6071">
      <w:pPr>
        <w:spacing w:line="360" w:lineRule="auto"/>
        <w:jc w:val="both"/>
        <w:rPr>
          <w:ins w:id="3943" w:author="Microsoft Office User" w:date="2025-07-28T12:30:00Z"/>
          <w:sz w:val="28"/>
        </w:rPr>
        <w:pPrChange w:id="3944" w:author="Microsoft Office User" w:date="2025-07-28T13:37:00Z">
          <w:pPr>
            <w:spacing w:line="360" w:lineRule="auto"/>
            <w:ind w:firstLine="708"/>
            <w:jc w:val="both"/>
          </w:pPr>
        </w:pPrChange>
      </w:pPr>
      <w:ins w:id="3945" w:author="Microsoft Office User" w:date="2025-07-28T13:37:00Z">
        <w:r>
          <w:rPr>
            <w:noProof/>
          </w:rPr>
          <w:lastRenderedPageBreak/>
          <w:drawing>
            <wp:inline distT="0" distB="0" distL="0" distR="0" wp14:anchorId="2457CA3C" wp14:editId="60D1CCDA">
              <wp:extent cx="6131859" cy="2743200"/>
              <wp:effectExtent l="0" t="0" r="15240" b="12700"/>
              <wp:docPr id="37" name="Диаграмма 37">
                <a:extLst xmlns:a="http://schemas.openxmlformats.org/drawingml/2006/main">
                  <a:ext uri="{FF2B5EF4-FFF2-40B4-BE49-F238E27FC236}">
                    <a16:creationId xmlns:a16="http://schemas.microsoft.com/office/drawing/2014/main" id="{C3B3A852-CC8E-1388-A056-8B7A926E11FD}"/>
                  </a:ext>
                </a:extLst>
              </wp:docPr>
              <wp:cNvGraphicFramePr/>
              <a:graphic xmlns:a="http://schemas.openxmlformats.org/drawingml/2006/main">
                <a:graphicData uri="http://schemas.openxmlformats.org/drawingml/2006/chart">
                  <c:chart xmlns:c="http://schemas.openxmlformats.org/drawingml/2006/chart" xmlns:r="http://schemas.openxmlformats.org/officeDocument/2006/relationships" r:id="rId27"/>
                </a:graphicData>
              </a:graphic>
            </wp:inline>
          </w:drawing>
        </w:r>
      </w:ins>
    </w:p>
    <w:p w14:paraId="51E1E409" w14:textId="77777777" w:rsidR="00AE2A68" w:rsidRDefault="00AE2A68" w:rsidP="00AE2A68">
      <w:pPr>
        <w:tabs>
          <w:tab w:val="num" w:pos="284"/>
        </w:tabs>
        <w:jc w:val="both"/>
        <w:rPr>
          <w:ins w:id="3946" w:author="Microsoft Office User" w:date="2025-07-28T12:30:00Z"/>
          <w:sz w:val="28"/>
        </w:rPr>
      </w:pPr>
    </w:p>
    <w:p w14:paraId="61F609CE" w14:textId="77777777" w:rsidR="00AE2A68" w:rsidRDefault="00AE2A68" w:rsidP="00AE2A68">
      <w:pPr>
        <w:tabs>
          <w:tab w:val="left" w:pos="1115"/>
        </w:tabs>
        <w:rPr>
          <w:ins w:id="3947" w:author="Microsoft Office User" w:date="2025-07-28T12:30:00Z"/>
          <w:i/>
          <w:sz w:val="20"/>
          <w:szCs w:val="20"/>
        </w:rPr>
      </w:pPr>
      <w:ins w:id="3948" w:author="Microsoft Office User" w:date="2025-07-28T12:30:00Z">
        <w:r>
          <w:rPr>
            <w:i/>
            <w:sz w:val="20"/>
            <w:szCs w:val="20"/>
          </w:rPr>
          <w:t xml:space="preserve">*  данные приведены из системы </w:t>
        </w:r>
        <w:r>
          <w:rPr>
            <w:i/>
            <w:sz w:val="20"/>
            <w:szCs w:val="20"/>
            <w:lang w:val="en-US"/>
          </w:rPr>
          <w:t>Google</w:t>
        </w:r>
        <w:r w:rsidRPr="00AE2A68">
          <w:rPr>
            <w:i/>
            <w:sz w:val="20"/>
            <w:szCs w:val="20"/>
            <w:rPrChange w:id="3949" w:author="Microsoft Office User" w:date="2025-07-28T12:31:00Z">
              <w:rPr>
                <w:i/>
                <w:sz w:val="20"/>
                <w:szCs w:val="20"/>
                <w:lang w:val="en-US"/>
              </w:rPr>
            </w:rPrChange>
          </w:rPr>
          <w:t xml:space="preserve"> </w:t>
        </w:r>
        <w:r>
          <w:rPr>
            <w:i/>
            <w:sz w:val="20"/>
            <w:szCs w:val="20"/>
            <w:lang w:val="en-US"/>
          </w:rPr>
          <w:t>Analytics</w:t>
        </w:r>
        <w:r>
          <w:rPr>
            <w:i/>
            <w:sz w:val="20"/>
            <w:szCs w:val="20"/>
          </w:rPr>
          <w:t>.</w:t>
        </w:r>
      </w:ins>
    </w:p>
    <w:p w14:paraId="36E30A30" w14:textId="77777777" w:rsidR="00AE2A68" w:rsidRDefault="00AE2A68" w:rsidP="00AE2A68">
      <w:pPr>
        <w:tabs>
          <w:tab w:val="left" w:pos="1115"/>
        </w:tabs>
        <w:rPr>
          <w:ins w:id="3950" w:author="Microsoft Office User" w:date="2025-07-28T12:30:00Z"/>
          <w:rFonts w:ascii="Calibri" w:hAnsi="Calibri"/>
          <w:sz w:val="28"/>
        </w:rPr>
      </w:pPr>
    </w:p>
    <w:p w14:paraId="3F0AB1EC" w14:textId="77777777" w:rsidR="00AE2A68" w:rsidRDefault="00AE2A68" w:rsidP="00AE2A68">
      <w:pPr>
        <w:tabs>
          <w:tab w:val="num" w:pos="284"/>
        </w:tabs>
        <w:ind w:left="284"/>
        <w:jc w:val="both"/>
        <w:rPr>
          <w:ins w:id="3951" w:author="Microsoft Office User" w:date="2025-07-28T12:30:00Z"/>
          <w:sz w:val="28"/>
        </w:rPr>
      </w:pPr>
    </w:p>
    <w:p w14:paraId="18588673" w14:textId="77777777" w:rsidR="00AE2A68" w:rsidRDefault="00AE2A68" w:rsidP="00AE2A68">
      <w:pPr>
        <w:tabs>
          <w:tab w:val="num" w:pos="284"/>
        </w:tabs>
        <w:ind w:left="284"/>
        <w:jc w:val="both"/>
        <w:rPr>
          <w:ins w:id="3952" w:author="Microsoft Office User" w:date="2025-07-28T12:30:00Z"/>
          <w:sz w:val="28"/>
        </w:rPr>
      </w:pPr>
    </w:p>
    <w:p w14:paraId="172AA9D8" w14:textId="77777777" w:rsidR="00AE2A68" w:rsidRDefault="00AE2A68" w:rsidP="00AE2A68">
      <w:pPr>
        <w:tabs>
          <w:tab w:val="num" w:pos="284"/>
        </w:tabs>
        <w:ind w:left="284"/>
        <w:jc w:val="both"/>
        <w:rPr>
          <w:ins w:id="3953" w:author="Microsoft Office User" w:date="2025-07-28T12:30:00Z"/>
          <w:sz w:val="28"/>
        </w:rPr>
      </w:pPr>
    </w:p>
    <w:p w14:paraId="5AC2828F" w14:textId="77777777" w:rsidR="00AE2A68" w:rsidRDefault="00AE2A68" w:rsidP="00AE2A68">
      <w:pPr>
        <w:rPr>
          <w:ins w:id="3954" w:author="Microsoft Office User" w:date="2025-07-28T12:30:00Z"/>
          <w:sz w:val="28"/>
        </w:rPr>
      </w:pPr>
      <w:ins w:id="3955" w:author="Microsoft Office User" w:date="2025-07-28T12:30:00Z">
        <w:r>
          <w:rPr>
            <w:sz w:val="28"/>
          </w:rPr>
          <w:t xml:space="preserve">Директор департамента </w:t>
        </w:r>
      </w:ins>
    </w:p>
    <w:p w14:paraId="73177F8A" w14:textId="77777777" w:rsidR="00AE2A68" w:rsidRDefault="00AE2A68" w:rsidP="00AE2A68">
      <w:pPr>
        <w:rPr>
          <w:ins w:id="3956" w:author="Microsoft Office User" w:date="2025-07-28T12:30:00Z"/>
          <w:sz w:val="28"/>
        </w:rPr>
      </w:pPr>
      <w:ins w:id="3957" w:author="Microsoft Office User" w:date="2025-07-28T12:30:00Z">
        <w:r>
          <w:rPr>
            <w:sz w:val="28"/>
          </w:rPr>
          <w:t>цифровых проектов                                                                           Ю.И. Гаркунов</w:t>
        </w:r>
      </w:ins>
    </w:p>
    <w:p w14:paraId="6784B7EF" w14:textId="77777777" w:rsidR="00AE2A68" w:rsidRDefault="00AE2A68" w:rsidP="00AE2A68">
      <w:pPr>
        <w:rPr>
          <w:ins w:id="3958" w:author="Microsoft Office User" w:date="2025-07-28T12:30:00Z"/>
          <w:sz w:val="28"/>
        </w:rPr>
      </w:pPr>
      <w:ins w:id="3959" w:author="Microsoft Office User" w:date="2025-07-28T12:30:00Z">
        <w:r>
          <w:rPr>
            <w:sz w:val="28"/>
          </w:rPr>
          <w:t xml:space="preserve">                                                  </w:t>
        </w:r>
      </w:ins>
    </w:p>
    <w:p w14:paraId="4DF24B7C" w14:textId="7C708199" w:rsidR="000730CD" w:rsidRPr="003F2C4F" w:rsidDel="00AE2A68" w:rsidRDefault="000730CD" w:rsidP="00AE2A68">
      <w:pPr>
        <w:tabs>
          <w:tab w:val="left" w:pos="3465"/>
          <w:tab w:val="left" w:pos="6420"/>
        </w:tabs>
        <w:spacing w:line="360" w:lineRule="auto"/>
        <w:ind w:firstLine="709"/>
        <w:jc w:val="both"/>
        <w:rPr>
          <w:del w:id="3960" w:author="Microsoft Office User" w:date="2025-07-28T12:26:00Z"/>
        </w:rPr>
        <w:pPrChange w:id="3961" w:author="Microsoft Office User" w:date="2025-07-28T12:26:00Z">
          <w:pPr>
            <w:tabs>
              <w:tab w:val="left" w:pos="3465"/>
            </w:tabs>
            <w:jc w:val="both"/>
          </w:pPr>
        </w:pPrChange>
      </w:pPr>
    </w:p>
    <w:p w14:paraId="6346A39E" w14:textId="0B67FCF7" w:rsidR="000730CD" w:rsidDel="00AE2A68" w:rsidRDefault="000730CD" w:rsidP="00AE2A68">
      <w:pPr>
        <w:tabs>
          <w:tab w:val="left" w:pos="3465"/>
          <w:tab w:val="left" w:pos="6420"/>
        </w:tabs>
        <w:spacing w:line="360" w:lineRule="auto"/>
        <w:ind w:firstLine="709"/>
        <w:jc w:val="both"/>
        <w:rPr>
          <w:del w:id="3962" w:author="Microsoft Office User" w:date="2025-07-28T12:26:00Z"/>
          <w:sz w:val="28"/>
        </w:rPr>
        <w:pPrChange w:id="3963" w:author="Microsoft Office User" w:date="2025-07-28T12:26:00Z">
          <w:pPr>
            <w:tabs>
              <w:tab w:val="left" w:pos="3465"/>
            </w:tabs>
            <w:spacing w:line="360" w:lineRule="auto"/>
            <w:ind w:firstLine="709"/>
            <w:jc w:val="both"/>
          </w:pPr>
        </w:pPrChange>
      </w:pPr>
      <w:del w:id="3964" w:author="Microsoft Office User" w:date="2025-07-28T12:26:00Z">
        <w:r w:rsidRPr="00FB0B42" w:rsidDel="00AE2A68">
          <w:rPr>
            <w:sz w:val="28"/>
          </w:rPr>
          <w:delText>В с</w:delText>
        </w:r>
        <w:r w:rsidDel="00AE2A68">
          <w:rPr>
            <w:sz w:val="28"/>
          </w:rPr>
          <w:delText xml:space="preserve">езоне 2023/2024 </w:delText>
        </w:r>
        <w:r w:rsidRPr="003F2C4F" w:rsidDel="00AE2A68">
          <w:rPr>
            <w:sz w:val="28"/>
          </w:rPr>
          <w:delText xml:space="preserve">структура источников трафика </w:delText>
        </w:r>
        <w:r w:rsidDel="00AE2A68">
          <w:rPr>
            <w:sz w:val="28"/>
          </w:rPr>
          <w:delText>не изменилась – основу составляют переходы из поисковых систем и</w:delText>
        </w:r>
        <w:r w:rsidRPr="003F2C4F" w:rsidDel="00AE2A68">
          <w:rPr>
            <w:sz w:val="28"/>
          </w:rPr>
          <w:delText xml:space="preserve"> </w:delText>
        </w:r>
        <w:r w:rsidDel="00AE2A68">
          <w:rPr>
            <w:sz w:val="28"/>
          </w:rPr>
          <w:delText>прямые заходы. Трафик из поисковых систем</w:delText>
        </w:r>
        <w:r w:rsidRPr="00FB0B42" w:rsidDel="00AE2A68">
          <w:rPr>
            <w:sz w:val="28"/>
          </w:rPr>
          <w:delText xml:space="preserve"> продемонстрировал внушительный рост на 54</w:delText>
        </w:r>
        <w:r w:rsidR="00DD6951" w:rsidRPr="00DD6951" w:rsidDel="00AE2A68">
          <w:rPr>
            <w:sz w:val="28"/>
          </w:rPr>
          <w:delText>,</w:delText>
        </w:r>
        <w:r w:rsidRPr="00FB0B42" w:rsidDel="00AE2A68">
          <w:rPr>
            <w:sz w:val="28"/>
          </w:rPr>
          <w:delText>27%, увеличившись с 17</w:delText>
        </w:r>
        <w:r w:rsidR="00DD6951" w:rsidDel="00AE2A68">
          <w:rPr>
            <w:sz w:val="28"/>
          </w:rPr>
          <w:delText> </w:delText>
        </w:r>
        <w:r w:rsidRPr="00FB0B42" w:rsidDel="00AE2A68">
          <w:rPr>
            <w:sz w:val="28"/>
          </w:rPr>
          <w:delText>055</w:delText>
        </w:r>
        <w:r w:rsidR="00DD6951" w:rsidDel="00AE2A68">
          <w:rPr>
            <w:sz w:val="28"/>
            <w:shd w:val="clear" w:color="auto" w:fill="FFFFFF"/>
          </w:rPr>
          <w:delText> </w:delText>
        </w:r>
        <w:r w:rsidRPr="00FB0B42" w:rsidDel="00AE2A68">
          <w:rPr>
            <w:sz w:val="28"/>
          </w:rPr>
          <w:delText>733 до 26</w:delText>
        </w:r>
        <w:r w:rsidR="00DD6951" w:rsidDel="00AE2A68">
          <w:rPr>
            <w:sz w:val="28"/>
          </w:rPr>
          <w:delText> </w:delText>
        </w:r>
        <w:r w:rsidRPr="00FB0B42" w:rsidDel="00AE2A68">
          <w:rPr>
            <w:sz w:val="28"/>
          </w:rPr>
          <w:delText>312</w:delText>
        </w:r>
        <w:r w:rsidR="00DD6951" w:rsidDel="00AE2A68">
          <w:rPr>
            <w:sz w:val="28"/>
            <w:shd w:val="clear" w:color="auto" w:fill="FFFFFF"/>
          </w:rPr>
          <w:delText> </w:delText>
        </w:r>
        <w:r w:rsidRPr="00FB0B42" w:rsidDel="00AE2A68">
          <w:rPr>
            <w:sz w:val="28"/>
          </w:rPr>
          <w:delText>445 визитов. Несмотря на этот рост, процент отказов остался практически неизменным на уровне 14</w:delText>
        </w:r>
        <w:r w:rsidR="00DD6951" w:rsidRPr="00DD6951" w:rsidDel="00AE2A68">
          <w:rPr>
            <w:sz w:val="28"/>
          </w:rPr>
          <w:delText>,</w:delText>
        </w:r>
        <w:r w:rsidRPr="00FB0B42" w:rsidDel="00AE2A68">
          <w:rPr>
            <w:sz w:val="28"/>
          </w:rPr>
          <w:delText>25%, а глубина просмотра и время на сайте немного снизились до 2</w:delText>
        </w:r>
        <w:r w:rsidR="00DD6951" w:rsidRPr="00DD6951" w:rsidDel="00AE2A68">
          <w:rPr>
            <w:sz w:val="28"/>
          </w:rPr>
          <w:delText>,</w:delText>
        </w:r>
        <w:r w:rsidRPr="00FB0B42" w:rsidDel="00AE2A68">
          <w:rPr>
            <w:sz w:val="28"/>
          </w:rPr>
          <w:delText>8 страниц и 2 минут 34 секунд соответственно. Это указывает на стабильный интерес пользователей, приходящих из поисковых систем</w:delText>
        </w:r>
        <w:r w:rsidDel="00AE2A68">
          <w:rPr>
            <w:sz w:val="28"/>
          </w:rPr>
          <w:delText>.</w:delText>
        </w:r>
      </w:del>
    </w:p>
    <w:p w14:paraId="27FFE0DB" w14:textId="337823FE" w:rsidR="000730CD" w:rsidDel="00AE2A68" w:rsidRDefault="000730CD" w:rsidP="00AE2A68">
      <w:pPr>
        <w:tabs>
          <w:tab w:val="left" w:pos="3465"/>
          <w:tab w:val="left" w:pos="6420"/>
        </w:tabs>
        <w:spacing w:line="360" w:lineRule="auto"/>
        <w:ind w:firstLine="709"/>
        <w:jc w:val="both"/>
        <w:rPr>
          <w:del w:id="3965" w:author="Microsoft Office User" w:date="2025-07-28T12:26:00Z"/>
          <w:sz w:val="28"/>
        </w:rPr>
        <w:pPrChange w:id="3966" w:author="Microsoft Office User" w:date="2025-07-28T12:26:00Z">
          <w:pPr>
            <w:tabs>
              <w:tab w:val="left" w:pos="3465"/>
            </w:tabs>
            <w:spacing w:line="360" w:lineRule="auto"/>
            <w:ind w:firstLine="709"/>
            <w:jc w:val="both"/>
          </w:pPr>
        </w:pPrChange>
      </w:pPr>
      <w:del w:id="3967" w:author="Microsoft Office User" w:date="2025-07-28T12:26:00Z">
        <w:r w:rsidDel="00AE2A68">
          <w:rPr>
            <w:sz w:val="28"/>
          </w:rPr>
          <w:delText xml:space="preserve"> </w:delText>
        </w:r>
        <w:r w:rsidRPr="0044776E" w:rsidDel="00AE2A68">
          <w:rPr>
            <w:sz w:val="28"/>
          </w:rPr>
          <w:delText>Прямые заходы также показали небольшой рост на 1</w:delText>
        </w:r>
        <w:r w:rsidR="00DD6951" w:rsidRPr="00DD6951" w:rsidDel="00AE2A68">
          <w:rPr>
            <w:sz w:val="28"/>
          </w:rPr>
          <w:delText>,</w:delText>
        </w:r>
        <w:r w:rsidRPr="0044776E" w:rsidDel="00AE2A68">
          <w:rPr>
            <w:sz w:val="28"/>
          </w:rPr>
          <w:delText>23%, достигнув 9</w:delText>
        </w:r>
        <w:r w:rsidR="00DD6951" w:rsidDel="00AE2A68">
          <w:rPr>
            <w:sz w:val="28"/>
          </w:rPr>
          <w:delText> </w:delText>
        </w:r>
        <w:r w:rsidRPr="0044776E" w:rsidDel="00AE2A68">
          <w:rPr>
            <w:sz w:val="28"/>
          </w:rPr>
          <w:delText>791</w:delText>
        </w:r>
        <w:r w:rsidR="00DD6951" w:rsidDel="00AE2A68">
          <w:rPr>
            <w:sz w:val="28"/>
            <w:shd w:val="clear" w:color="auto" w:fill="FFFFFF"/>
          </w:rPr>
          <w:delText> </w:delText>
        </w:r>
        <w:r w:rsidRPr="0044776E" w:rsidDel="00AE2A68">
          <w:rPr>
            <w:sz w:val="28"/>
          </w:rPr>
          <w:delText>272 визитов. Однако процент отказов значительно вырос до 22</w:delText>
        </w:r>
        <w:r w:rsidR="00DD6951" w:rsidRPr="00DD6951" w:rsidDel="00AE2A68">
          <w:rPr>
            <w:sz w:val="28"/>
          </w:rPr>
          <w:delText>,</w:delText>
        </w:r>
        <w:r w:rsidRPr="0044776E" w:rsidDel="00AE2A68">
          <w:rPr>
            <w:sz w:val="28"/>
          </w:rPr>
          <w:delText>9%, а глубина просмотра и время на сайте снизились до 2</w:delText>
        </w:r>
        <w:r w:rsidR="00DD6951" w:rsidRPr="00DD6951" w:rsidDel="00AE2A68">
          <w:rPr>
            <w:sz w:val="28"/>
          </w:rPr>
          <w:delText>,</w:delText>
        </w:r>
        <w:r w:rsidRPr="0044776E" w:rsidDel="00AE2A68">
          <w:rPr>
            <w:sz w:val="28"/>
          </w:rPr>
          <w:delText>62 страниц и 2 минут 6 секунд, что может указывать на необходимость улучшения пользовательского опыта для этих посетителей</w:delText>
        </w:r>
        <w:r w:rsidDel="00AE2A68">
          <w:rPr>
            <w:sz w:val="28"/>
          </w:rPr>
          <w:delText>, т. к. это одна их самых лояльных аудиторий.</w:delText>
        </w:r>
      </w:del>
    </w:p>
    <w:p w14:paraId="1E620016" w14:textId="4231D1A9" w:rsidR="000730CD" w:rsidDel="00AE2A68" w:rsidRDefault="000730CD" w:rsidP="00AE2A68">
      <w:pPr>
        <w:tabs>
          <w:tab w:val="left" w:pos="3465"/>
          <w:tab w:val="left" w:pos="6420"/>
        </w:tabs>
        <w:spacing w:line="360" w:lineRule="auto"/>
        <w:ind w:firstLine="709"/>
        <w:jc w:val="both"/>
        <w:rPr>
          <w:del w:id="3968" w:author="Microsoft Office User" w:date="2025-07-28T12:26:00Z"/>
          <w:sz w:val="28"/>
        </w:rPr>
        <w:pPrChange w:id="3969" w:author="Microsoft Office User" w:date="2025-07-28T12:26:00Z">
          <w:pPr>
            <w:tabs>
              <w:tab w:val="left" w:pos="3465"/>
            </w:tabs>
            <w:spacing w:line="360" w:lineRule="auto"/>
            <w:ind w:firstLine="709"/>
            <w:jc w:val="both"/>
          </w:pPr>
        </w:pPrChange>
      </w:pPr>
      <w:del w:id="3970" w:author="Microsoft Office User" w:date="2025-07-28T12:26:00Z">
        <w:r w:rsidDel="00AE2A68">
          <w:rPr>
            <w:sz w:val="28"/>
          </w:rPr>
          <w:delText>Заметно увеличилось количество переходов</w:delText>
        </w:r>
        <w:r w:rsidRPr="0044776E" w:rsidDel="00AE2A68">
          <w:rPr>
            <w:sz w:val="28"/>
          </w:rPr>
          <w:delText xml:space="preserve"> </w:delText>
        </w:r>
        <w:r w:rsidDel="00AE2A68">
          <w:rPr>
            <w:sz w:val="28"/>
          </w:rPr>
          <w:delText>из</w:delText>
        </w:r>
        <w:r w:rsidRPr="0044776E" w:rsidDel="00AE2A68">
          <w:rPr>
            <w:sz w:val="28"/>
          </w:rPr>
          <w:delText xml:space="preserve"> реклам</w:delText>
        </w:r>
        <w:r w:rsidDel="00AE2A68">
          <w:rPr>
            <w:sz w:val="28"/>
          </w:rPr>
          <w:delText xml:space="preserve">ных источников </w:delText>
        </w:r>
        <w:r w:rsidRPr="0044776E" w:rsidDel="00AE2A68">
          <w:rPr>
            <w:sz w:val="28"/>
          </w:rPr>
          <w:delText>с 349</w:delText>
        </w:r>
        <w:r w:rsidDel="00AE2A68">
          <w:rPr>
            <w:sz w:val="28"/>
          </w:rPr>
          <w:delText xml:space="preserve"> </w:delText>
        </w:r>
        <w:r w:rsidRPr="0044776E" w:rsidDel="00AE2A68">
          <w:rPr>
            <w:sz w:val="28"/>
          </w:rPr>
          <w:delText>146 до 1</w:delText>
        </w:r>
        <w:r w:rsidDel="00AE2A68">
          <w:rPr>
            <w:sz w:val="28"/>
          </w:rPr>
          <w:delText> </w:delText>
        </w:r>
        <w:r w:rsidRPr="0044776E" w:rsidDel="00AE2A68">
          <w:rPr>
            <w:sz w:val="28"/>
          </w:rPr>
          <w:delText>046</w:delText>
        </w:r>
        <w:r w:rsidDel="00AE2A68">
          <w:rPr>
            <w:sz w:val="28"/>
          </w:rPr>
          <w:delText xml:space="preserve"> </w:delText>
        </w:r>
        <w:r w:rsidRPr="0044776E" w:rsidDel="00AE2A68">
          <w:rPr>
            <w:sz w:val="28"/>
          </w:rPr>
          <w:delText xml:space="preserve">600 визитов. </w:delText>
        </w:r>
        <w:r w:rsidDel="00AE2A68">
          <w:rPr>
            <w:sz w:val="28"/>
          </w:rPr>
          <w:delText>Р</w:delText>
        </w:r>
        <w:r w:rsidRPr="0044776E" w:rsidDel="00AE2A68">
          <w:rPr>
            <w:sz w:val="28"/>
          </w:rPr>
          <w:delText>ост</w:delText>
        </w:r>
        <w:r w:rsidDel="00AE2A68">
          <w:rPr>
            <w:sz w:val="28"/>
          </w:rPr>
          <w:delText xml:space="preserve"> трафика составил</w:delText>
        </w:r>
        <w:r w:rsidRPr="0044776E" w:rsidDel="00AE2A68">
          <w:rPr>
            <w:sz w:val="28"/>
          </w:rPr>
          <w:delText xml:space="preserve"> 199.76%, Процент отказов немного увеличился до 12.43%, но глубина просмотра и время на сайте значительно улучшились до 2.68 страниц и 2 минут 29 секунд. Это указывает на успешность рекламных кампаний и их способность привлекать заинтересованных пользователей. </w:delText>
        </w:r>
        <w:r w:rsidDel="00AE2A68">
          <w:rPr>
            <w:sz w:val="28"/>
          </w:rPr>
          <w:delText>В прошедшем сезоне клубы активно запускали рекламу в Я.Директ, направленную на продажу билетов и атрибутики.</w:delText>
        </w:r>
      </w:del>
    </w:p>
    <w:p w14:paraId="30AA0D42" w14:textId="72A5121C" w:rsidR="000730CD" w:rsidDel="00AE2A68" w:rsidRDefault="000730CD" w:rsidP="00AE2A68">
      <w:pPr>
        <w:tabs>
          <w:tab w:val="left" w:pos="3465"/>
          <w:tab w:val="left" w:pos="6420"/>
        </w:tabs>
        <w:spacing w:line="360" w:lineRule="auto"/>
        <w:ind w:firstLine="709"/>
        <w:jc w:val="both"/>
        <w:rPr>
          <w:del w:id="3971" w:author="Microsoft Office User" w:date="2025-07-28T12:26:00Z"/>
          <w:sz w:val="28"/>
        </w:rPr>
        <w:pPrChange w:id="3972" w:author="Microsoft Office User" w:date="2025-07-28T12:26:00Z">
          <w:pPr>
            <w:tabs>
              <w:tab w:val="left" w:pos="3465"/>
            </w:tabs>
            <w:spacing w:line="360" w:lineRule="auto"/>
            <w:ind w:firstLine="709"/>
            <w:jc w:val="both"/>
          </w:pPr>
        </w:pPrChange>
      </w:pPr>
      <w:del w:id="3973" w:author="Microsoft Office User" w:date="2025-07-28T12:26:00Z">
        <w:r w:rsidDel="00AE2A68">
          <w:rPr>
            <w:sz w:val="28"/>
          </w:rPr>
          <w:delText>П</w:delText>
        </w:r>
        <w:r w:rsidRPr="001336D2" w:rsidDel="00AE2A68">
          <w:rPr>
            <w:sz w:val="28"/>
          </w:rPr>
          <w:delText>ереходы по ссылкам на сайтах и из социальных сетей значительно выросли, увеличившись на 53</w:delText>
        </w:r>
        <w:r w:rsidR="00DD6951" w:rsidRPr="00DD6951" w:rsidDel="00AE2A68">
          <w:rPr>
            <w:sz w:val="28"/>
          </w:rPr>
          <w:delText>,</w:delText>
        </w:r>
        <w:r w:rsidRPr="001336D2" w:rsidDel="00AE2A68">
          <w:rPr>
            <w:sz w:val="28"/>
          </w:rPr>
          <w:delText>54% и 45</w:delText>
        </w:r>
        <w:r w:rsidR="00DD6951" w:rsidRPr="00DD6951" w:rsidDel="00AE2A68">
          <w:rPr>
            <w:sz w:val="28"/>
          </w:rPr>
          <w:delText>,</w:delText>
        </w:r>
        <w:r w:rsidRPr="001336D2" w:rsidDel="00AE2A68">
          <w:rPr>
            <w:sz w:val="28"/>
          </w:rPr>
          <w:delText>34% соответственно, достигнув 3</w:delText>
        </w:r>
        <w:r w:rsidR="00DD6951" w:rsidDel="00AE2A68">
          <w:rPr>
            <w:sz w:val="28"/>
            <w:shd w:val="clear" w:color="auto" w:fill="FFFFFF"/>
          </w:rPr>
          <w:delText> </w:delText>
        </w:r>
        <w:r w:rsidRPr="001336D2" w:rsidDel="00AE2A68">
          <w:rPr>
            <w:sz w:val="28"/>
          </w:rPr>
          <w:delText>733</w:delText>
        </w:r>
        <w:r w:rsidR="00DD6951" w:rsidDel="00AE2A68">
          <w:rPr>
            <w:sz w:val="28"/>
            <w:shd w:val="clear" w:color="auto" w:fill="FFFFFF"/>
          </w:rPr>
          <w:delText> </w:delText>
        </w:r>
        <w:r w:rsidRPr="001336D2" w:rsidDel="00AE2A68">
          <w:rPr>
            <w:sz w:val="28"/>
          </w:rPr>
          <w:delText>736 и 1</w:delText>
        </w:r>
        <w:r w:rsidR="00DD6951" w:rsidDel="00AE2A68">
          <w:rPr>
            <w:sz w:val="28"/>
            <w:shd w:val="clear" w:color="auto" w:fill="FFFFFF"/>
          </w:rPr>
          <w:delText> </w:delText>
        </w:r>
        <w:r w:rsidRPr="001336D2" w:rsidDel="00AE2A68">
          <w:rPr>
            <w:sz w:val="28"/>
          </w:rPr>
          <w:delText>336</w:delText>
        </w:r>
        <w:r w:rsidR="00DD6951" w:rsidDel="00AE2A68">
          <w:rPr>
            <w:sz w:val="28"/>
            <w:shd w:val="clear" w:color="auto" w:fill="FFFFFF"/>
          </w:rPr>
          <w:delText> </w:delText>
        </w:r>
        <w:r w:rsidRPr="001336D2" w:rsidDel="00AE2A68">
          <w:rPr>
            <w:sz w:val="28"/>
          </w:rPr>
          <w:delText>127 визитов. Процент отказов для переходов по ссылкам на сайтах остался на уровне 14</w:delText>
        </w:r>
        <w:r w:rsidR="00DD6951" w:rsidRPr="00DD6951" w:rsidDel="00AE2A68">
          <w:rPr>
            <w:sz w:val="28"/>
          </w:rPr>
          <w:delText>,</w:delText>
        </w:r>
        <w:r w:rsidRPr="001336D2" w:rsidDel="00AE2A68">
          <w:rPr>
            <w:sz w:val="28"/>
          </w:rPr>
          <w:delText>31%, а для социальных сетей увеличился до 17</w:delText>
        </w:r>
        <w:r w:rsidR="00DD6951" w:rsidRPr="00DD6951" w:rsidDel="00AE2A68">
          <w:rPr>
            <w:sz w:val="28"/>
          </w:rPr>
          <w:delText>,</w:delText>
        </w:r>
        <w:r w:rsidRPr="001336D2" w:rsidDel="00AE2A68">
          <w:rPr>
            <w:sz w:val="28"/>
          </w:rPr>
          <w:delText>18%. Глубина просмотра и время на сайте для ссылок на сайтах выросли до 4</w:delText>
        </w:r>
        <w:r w:rsidR="00DD6951" w:rsidRPr="00DD6951" w:rsidDel="00AE2A68">
          <w:rPr>
            <w:sz w:val="28"/>
          </w:rPr>
          <w:delText>,2</w:delText>
        </w:r>
        <w:r w:rsidRPr="001336D2" w:rsidDel="00AE2A68">
          <w:rPr>
            <w:sz w:val="28"/>
          </w:rPr>
          <w:delText xml:space="preserve"> страниц и 3 минут 54 секунд, что свидетельствует о высоком уровне вовлеченности этих пользователей. В то же время, для социальных сетей эти показатели снизились до 2</w:delText>
        </w:r>
        <w:r w:rsidR="00DD6951" w:rsidRPr="00DD6951" w:rsidDel="00AE2A68">
          <w:rPr>
            <w:sz w:val="28"/>
          </w:rPr>
          <w:delText>,</w:delText>
        </w:r>
        <w:r w:rsidRPr="001336D2" w:rsidDel="00AE2A68">
          <w:rPr>
            <w:sz w:val="28"/>
          </w:rPr>
          <w:delText>66 страниц и 2 минут 33 секунд, что указывает на необходимость повышения вовлеченности этой аудитории.</w:delText>
        </w:r>
      </w:del>
    </w:p>
    <w:p w14:paraId="06CB5879" w14:textId="0F61564B" w:rsidR="000730CD" w:rsidDel="00AE2A68" w:rsidRDefault="000730CD" w:rsidP="00AE2A68">
      <w:pPr>
        <w:tabs>
          <w:tab w:val="left" w:pos="3465"/>
          <w:tab w:val="left" w:pos="6420"/>
        </w:tabs>
        <w:spacing w:line="360" w:lineRule="auto"/>
        <w:ind w:firstLine="709"/>
        <w:jc w:val="both"/>
        <w:rPr>
          <w:del w:id="3974" w:author="Microsoft Office User" w:date="2025-07-28T12:26:00Z"/>
          <w:sz w:val="28"/>
        </w:rPr>
        <w:pPrChange w:id="3975" w:author="Microsoft Office User" w:date="2025-07-28T12:26:00Z">
          <w:pPr>
            <w:tabs>
              <w:tab w:val="left" w:pos="3465"/>
            </w:tabs>
            <w:spacing w:line="360" w:lineRule="auto"/>
            <w:ind w:firstLine="709"/>
            <w:jc w:val="both"/>
          </w:pPr>
        </w:pPrChange>
      </w:pPr>
      <w:del w:id="3976" w:author="Microsoft Office User" w:date="2025-07-28T12:26:00Z">
        <w:r w:rsidDel="00AE2A68">
          <w:rPr>
            <w:sz w:val="28"/>
          </w:rPr>
          <w:delText xml:space="preserve">Отдельно стоит отметить увеличение трафика из мессенджера </w:delText>
        </w:r>
        <w:r w:rsidDel="00AE2A68">
          <w:rPr>
            <w:sz w:val="28"/>
            <w:lang w:val="en-US"/>
          </w:rPr>
          <w:delText>Telegram</w:delText>
        </w:r>
        <w:r w:rsidRPr="001336D2" w:rsidDel="00AE2A68">
          <w:rPr>
            <w:sz w:val="28"/>
          </w:rPr>
          <w:delText xml:space="preserve"> </w:delText>
        </w:r>
        <w:r w:rsidDel="00AE2A68">
          <w:rPr>
            <w:sz w:val="28"/>
          </w:rPr>
          <w:delText>на 24</w:delText>
        </w:r>
        <w:r w:rsidR="00DD6951" w:rsidRPr="00DD6951" w:rsidDel="00AE2A68">
          <w:rPr>
            <w:sz w:val="28"/>
          </w:rPr>
          <w:delText>,</w:delText>
        </w:r>
        <w:r w:rsidDel="00AE2A68">
          <w:rPr>
            <w:sz w:val="28"/>
          </w:rPr>
          <w:delText>75</w:delText>
        </w:r>
        <w:r w:rsidRPr="001336D2" w:rsidDel="00AE2A68">
          <w:rPr>
            <w:sz w:val="28"/>
          </w:rPr>
          <w:delText xml:space="preserve">%. </w:delText>
        </w:r>
        <w:r w:rsidDel="00AE2A68">
          <w:rPr>
            <w:sz w:val="28"/>
          </w:rPr>
          <w:delText xml:space="preserve">Количество переходов составило </w:delText>
        </w:r>
        <w:r w:rsidRPr="005B7934" w:rsidDel="00AE2A68">
          <w:rPr>
            <w:sz w:val="28"/>
          </w:rPr>
          <w:delText>76</w:delText>
        </w:r>
        <w:r w:rsidR="00DD6951" w:rsidDel="00AE2A68">
          <w:rPr>
            <w:sz w:val="28"/>
            <w:shd w:val="clear" w:color="auto" w:fill="FFFFFF"/>
          </w:rPr>
          <w:delText> </w:delText>
        </w:r>
        <w:r w:rsidRPr="005B7934" w:rsidDel="00AE2A68">
          <w:rPr>
            <w:sz w:val="28"/>
          </w:rPr>
          <w:delText>927</w:delText>
        </w:r>
        <w:r w:rsidDel="00AE2A68">
          <w:rPr>
            <w:sz w:val="28"/>
          </w:rPr>
          <w:delText xml:space="preserve">. </w:delText>
        </w:r>
        <w:r w:rsidRPr="005B7934" w:rsidDel="00AE2A68">
          <w:rPr>
            <w:sz w:val="28"/>
          </w:rPr>
          <w:delText>Процент отказов остался практически неизменным на уровне 10</w:delText>
        </w:r>
        <w:r w:rsidR="00DD6951" w:rsidRPr="00DD6951" w:rsidDel="00AE2A68">
          <w:rPr>
            <w:sz w:val="28"/>
          </w:rPr>
          <w:delText>,</w:delText>
        </w:r>
        <w:r w:rsidRPr="005B7934" w:rsidDel="00AE2A68">
          <w:rPr>
            <w:sz w:val="28"/>
          </w:rPr>
          <w:delText>82%, а глубина просмотра и время на сайте значительно увеличились до 5</w:delText>
        </w:r>
        <w:r w:rsidR="00DD6951" w:rsidRPr="00DD6951" w:rsidDel="00AE2A68">
          <w:rPr>
            <w:sz w:val="28"/>
          </w:rPr>
          <w:delText>,2</w:delText>
        </w:r>
        <w:r w:rsidRPr="005B7934" w:rsidDel="00AE2A68">
          <w:rPr>
            <w:sz w:val="28"/>
          </w:rPr>
          <w:delText xml:space="preserve"> страниц и 2 минут 32 секунд. Это показывает</w:delText>
        </w:r>
        <w:r w:rsidDel="00AE2A68">
          <w:rPr>
            <w:sz w:val="28"/>
          </w:rPr>
          <w:delText xml:space="preserve"> </w:delText>
        </w:r>
        <w:r w:rsidRPr="005B7934" w:rsidDel="00AE2A68">
          <w:rPr>
            <w:sz w:val="28"/>
          </w:rPr>
          <w:delText>высокую вовлеченность пользователей, приходящих из мессенджеров.</w:delText>
        </w:r>
      </w:del>
    </w:p>
    <w:p w14:paraId="420DD5FA" w14:textId="1FAD55B2" w:rsidR="000730CD" w:rsidRPr="00BE12D5" w:rsidDel="00AE2A68" w:rsidRDefault="000730CD" w:rsidP="00AE2A68">
      <w:pPr>
        <w:tabs>
          <w:tab w:val="left" w:pos="3465"/>
          <w:tab w:val="left" w:pos="6420"/>
        </w:tabs>
        <w:spacing w:line="360" w:lineRule="auto"/>
        <w:ind w:firstLine="709"/>
        <w:jc w:val="both"/>
        <w:rPr>
          <w:del w:id="3977" w:author="Microsoft Office User" w:date="2025-07-28T12:26:00Z"/>
          <w:sz w:val="28"/>
        </w:rPr>
        <w:pPrChange w:id="3978" w:author="Microsoft Office User" w:date="2025-07-28T12:26:00Z">
          <w:pPr>
            <w:tabs>
              <w:tab w:val="left" w:pos="3465"/>
            </w:tabs>
            <w:spacing w:line="360" w:lineRule="auto"/>
            <w:ind w:firstLine="709"/>
            <w:jc w:val="both"/>
          </w:pPr>
        </w:pPrChange>
      </w:pPr>
      <w:del w:id="3979" w:author="Microsoft Office User" w:date="2025-07-28T12:26:00Z">
        <w:r w:rsidRPr="001336D2" w:rsidDel="00AE2A68">
          <w:rPr>
            <w:sz w:val="28"/>
          </w:rPr>
          <w:delText>В целом, данные за сезон 2023/2024 демонстрируют положительные тенденции в увеличении трафика из различных источников. Особое внимание следует уделить улучшению пользовательского опыта для прямых заходов</w:delText>
        </w:r>
        <w:r w:rsidDel="00AE2A68">
          <w:rPr>
            <w:sz w:val="28"/>
          </w:rPr>
          <w:delText>.</w:delText>
        </w:r>
      </w:del>
    </w:p>
    <w:p w14:paraId="27D69E41" w14:textId="57BD4BEE" w:rsidR="000730CD" w:rsidRPr="003F2C4F" w:rsidDel="00AE2A68" w:rsidRDefault="000730CD" w:rsidP="00AE2A68">
      <w:pPr>
        <w:tabs>
          <w:tab w:val="left" w:pos="3465"/>
          <w:tab w:val="left" w:pos="6420"/>
        </w:tabs>
        <w:spacing w:line="360" w:lineRule="auto"/>
        <w:ind w:firstLine="709"/>
        <w:jc w:val="both"/>
        <w:rPr>
          <w:del w:id="3980" w:author="Microsoft Office User" w:date="2025-07-28T12:26:00Z"/>
          <w:b/>
          <w:color w:val="222222"/>
          <w:sz w:val="28"/>
          <w:shd w:val="clear" w:color="auto" w:fill="FFFFFF"/>
        </w:rPr>
        <w:pPrChange w:id="3981" w:author="Microsoft Office User" w:date="2025-07-28T12:26:00Z">
          <w:pPr>
            <w:tabs>
              <w:tab w:val="left" w:pos="3465"/>
            </w:tabs>
            <w:jc w:val="both"/>
          </w:pPr>
        </w:pPrChange>
      </w:pPr>
    </w:p>
    <w:p w14:paraId="1DDF2998" w14:textId="47FBD665" w:rsidR="00DD6951" w:rsidDel="00AE2A68" w:rsidRDefault="00DD6951" w:rsidP="00AE2A68">
      <w:pPr>
        <w:tabs>
          <w:tab w:val="left" w:pos="6420"/>
        </w:tabs>
        <w:spacing w:line="360" w:lineRule="auto"/>
        <w:ind w:firstLine="709"/>
        <w:rPr>
          <w:del w:id="3982" w:author="Microsoft Office User" w:date="2025-07-28T12:26:00Z"/>
          <w:b/>
          <w:color w:val="222222"/>
          <w:sz w:val="28"/>
          <w:shd w:val="clear" w:color="auto" w:fill="FFFFFF"/>
        </w:rPr>
        <w:pPrChange w:id="3983" w:author="Microsoft Office User" w:date="2025-07-28T12:26:00Z">
          <w:pPr/>
        </w:pPrChange>
      </w:pPr>
      <w:del w:id="3984" w:author="Microsoft Office User" w:date="2025-07-28T12:26:00Z">
        <w:r w:rsidDel="00AE2A68">
          <w:rPr>
            <w:b/>
            <w:color w:val="222222"/>
            <w:sz w:val="28"/>
            <w:shd w:val="clear" w:color="auto" w:fill="FFFFFF"/>
          </w:rPr>
          <w:br w:type="page"/>
        </w:r>
      </w:del>
    </w:p>
    <w:p w14:paraId="6F81F38F" w14:textId="38051E3A" w:rsidR="000730CD" w:rsidDel="00AE2A68" w:rsidRDefault="000730CD" w:rsidP="00AE2A68">
      <w:pPr>
        <w:tabs>
          <w:tab w:val="left" w:pos="3465"/>
          <w:tab w:val="left" w:pos="6420"/>
        </w:tabs>
        <w:spacing w:line="360" w:lineRule="auto"/>
        <w:ind w:firstLine="709"/>
        <w:jc w:val="center"/>
        <w:rPr>
          <w:del w:id="3985" w:author="Microsoft Office User" w:date="2025-07-28T12:26:00Z"/>
          <w:b/>
          <w:color w:val="222222"/>
          <w:sz w:val="28"/>
          <w:shd w:val="clear" w:color="auto" w:fill="FFFFFF"/>
        </w:rPr>
        <w:pPrChange w:id="3986" w:author="Microsoft Office User" w:date="2025-07-28T12:26:00Z">
          <w:pPr>
            <w:tabs>
              <w:tab w:val="left" w:pos="3465"/>
            </w:tabs>
            <w:jc w:val="center"/>
          </w:pPr>
        </w:pPrChange>
      </w:pPr>
      <w:del w:id="3987" w:author="Microsoft Office User" w:date="2025-07-28T12:26:00Z">
        <w:r w:rsidRPr="003F2C4F" w:rsidDel="00AE2A68">
          <w:rPr>
            <w:b/>
            <w:color w:val="222222"/>
            <w:sz w:val="28"/>
            <w:shd w:val="clear" w:color="auto" w:fill="FFFFFF"/>
          </w:rPr>
          <w:delText>Устройства для входа на сайт и операционные системы</w:delText>
        </w:r>
      </w:del>
    </w:p>
    <w:p w14:paraId="6769ADE2" w14:textId="459BBB01" w:rsidR="000730CD" w:rsidDel="00AE2A68" w:rsidRDefault="000730CD" w:rsidP="00AE2A68">
      <w:pPr>
        <w:tabs>
          <w:tab w:val="left" w:pos="3465"/>
          <w:tab w:val="left" w:pos="6420"/>
        </w:tabs>
        <w:spacing w:line="360" w:lineRule="auto"/>
        <w:ind w:firstLine="709"/>
        <w:rPr>
          <w:del w:id="3988" w:author="Microsoft Office User" w:date="2025-07-28T12:26:00Z"/>
          <w:sz w:val="28"/>
        </w:rPr>
        <w:pPrChange w:id="3989" w:author="Microsoft Office User" w:date="2025-07-28T12:26:00Z">
          <w:pPr>
            <w:tabs>
              <w:tab w:val="left" w:pos="3465"/>
            </w:tabs>
          </w:pPr>
        </w:pPrChange>
      </w:pPr>
      <w:del w:id="3990" w:author="Microsoft Office User" w:date="2025-07-28T12:26:00Z">
        <w:r w:rsidDel="00AE2A68">
          <w:rPr>
            <w:sz w:val="28"/>
          </w:rPr>
          <w:delText xml:space="preserve"> </w:delText>
        </w:r>
      </w:del>
    </w:p>
    <w:p w14:paraId="5C409788" w14:textId="077F0C5D" w:rsidR="000730CD" w:rsidRPr="0018456F" w:rsidDel="00AE2A68" w:rsidRDefault="000730CD" w:rsidP="00AE2A68">
      <w:pPr>
        <w:tabs>
          <w:tab w:val="left" w:pos="3465"/>
          <w:tab w:val="left" w:pos="6420"/>
        </w:tabs>
        <w:spacing w:line="360" w:lineRule="auto"/>
        <w:ind w:firstLine="709"/>
        <w:rPr>
          <w:del w:id="3991" w:author="Microsoft Office User" w:date="2025-07-28T12:26:00Z"/>
          <w:b/>
          <w:color w:val="222222"/>
          <w:sz w:val="28"/>
          <w:shd w:val="clear" w:color="auto" w:fill="FFFFFF"/>
        </w:rPr>
        <w:pPrChange w:id="3992" w:author="Microsoft Office User" w:date="2025-07-28T12:26:00Z">
          <w:pPr>
            <w:tabs>
              <w:tab w:val="left" w:pos="3465"/>
            </w:tabs>
          </w:pPr>
        </w:pPrChange>
      </w:pPr>
      <w:del w:id="3993" w:author="Microsoft Office User" w:date="2025-07-28T12:26:00Z">
        <w:r w:rsidDel="00AE2A68">
          <w:rPr>
            <w:sz w:val="28"/>
          </w:rPr>
          <w:delText xml:space="preserve">  </w:delText>
        </w:r>
        <w:r w:rsidDel="00AE2A68">
          <w:rPr>
            <w:noProof/>
          </w:rPr>
          <w:drawing>
            <wp:inline distT="0" distB="0" distL="0" distR="0" wp14:anchorId="55C7C3B4" wp14:editId="6BABAB5A">
              <wp:extent cx="6002020" cy="3395050"/>
              <wp:effectExtent l="0" t="0" r="17780" b="8890"/>
              <wp:docPr id="2" name="Диаграмма 2">
                <a:extLst xmlns:a="http://schemas.openxmlformats.org/drawingml/2006/main">
                  <a:ext uri="{FF2B5EF4-FFF2-40B4-BE49-F238E27FC236}">
                    <a16:creationId xmlns:a16="http://schemas.microsoft.com/office/drawing/2014/main" id="{266D6A05-6C88-0B82-2182-0F566207E189}"/>
                  </a:ext>
                </a:extLst>
              </wp:docPr>
              <wp:cNvGraphicFramePr/>
              <a:graphic xmlns:a="http://schemas.openxmlformats.org/drawingml/2006/main">
                <a:graphicData uri="http://schemas.openxmlformats.org/drawingml/2006/chart">
                  <c:chart xmlns:c="http://schemas.openxmlformats.org/drawingml/2006/chart" xmlns:r="http://schemas.openxmlformats.org/officeDocument/2006/relationships" r:id="rId28"/>
                </a:graphicData>
              </a:graphic>
            </wp:inline>
          </w:drawing>
        </w:r>
        <w:r w:rsidDel="00AE2A68">
          <w:rPr>
            <w:sz w:val="28"/>
          </w:rPr>
          <w:delText xml:space="preserve">     </w:delText>
        </w:r>
      </w:del>
    </w:p>
    <w:p w14:paraId="350233D8" w14:textId="3009F107" w:rsidR="000730CD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3994" w:author="Microsoft Office User" w:date="2025-07-28T12:26:00Z"/>
          <w:sz w:val="28"/>
        </w:rPr>
        <w:pPrChange w:id="3995" w:author="Microsoft Office User" w:date="2025-07-28T12:26:00Z">
          <w:pPr>
            <w:spacing w:line="360" w:lineRule="auto"/>
            <w:ind w:firstLine="709"/>
            <w:jc w:val="both"/>
          </w:pPr>
        </w:pPrChange>
      </w:pPr>
    </w:p>
    <w:p w14:paraId="308BAD7A" w14:textId="37218636" w:rsidR="000730CD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3996" w:author="Microsoft Office User" w:date="2025-07-28T12:26:00Z"/>
          <w:sz w:val="28"/>
        </w:rPr>
        <w:pPrChange w:id="3997" w:author="Microsoft Office User" w:date="2025-07-28T12:26:00Z">
          <w:pPr>
            <w:spacing w:line="360" w:lineRule="auto"/>
            <w:ind w:firstLine="709"/>
            <w:jc w:val="both"/>
          </w:pPr>
        </w:pPrChange>
      </w:pPr>
      <w:del w:id="3998" w:author="Microsoft Office User" w:date="2025-07-28T12:26:00Z">
        <w:r w:rsidRPr="00103CC9" w:rsidDel="00AE2A68">
          <w:rPr>
            <w:sz w:val="28"/>
          </w:rPr>
          <w:delText xml:space="preserve">В сезоне 2023/2024 </w:delText>
        </w:r>
        <w:r w:rsidDel="00AE2A68">
          <w:rPr>
            <w:sz w:val="28"/>
          </w:rPr>
          <w:delText>доля</w:delText>
        </w:r>
        <w:r w:rsidRPr="00103CC9" w:rsidDel="00AE2A68">
          <w:rPr>
            <w:sz w:val="28"/>
          </w:rPr>
          <w:delText xml:space="preserve"> пользователей мобильных устройств увеличил</w:delText>
        </w:r>
        <w:r w:rsidR="00DD6951" w:rsidDel="00AE2A68">
          <w:rPr>
            <w:sz w:val="28"/>
          </w:rPr>
          <w:delText>а</w:delText>
        </w:r>
        <w:r w:rsidRPr="00103CC9" w:rsidDel="00AE2A68">
          <w:rPr>
            <w:sz w:val="28"/>
          </w:rPr>
          <w:delText xml:space="preserve">сь </w:delText>
        </w:r>
        <w:r w:rsidDel="00AE2A68">
          <w:rPr>
            <w:sz w:val="28"/>
          </w:rPr>
          <w:delText xml:space="preserve">с </w:delText>
        </w:r>
        <w:r w:rsidRPr="00013413" w:rsidDel="00AE2A68">
          <w:rPr>
            <w:sz w:val="28"/>
          </w:rPr>
          <w:delText>7 791</w:delText>
        </w:r>
        <w:r w:rsidDel="00AE2A68">
          <w:rPr>
            <w:sz w:val="28"/>
          </w:rPr>
          <w:delText> </w:delText>
        </w:r>
        <w:r w:rsidRPr="00013413" w:rsidDel="00AE2A68">
          <w:rPr>
            <w:sz w:val="28"/>
          </w:rPr>
          <w:delText>518</w:delText>
        </w:r>
        <w:r w:rsidDel="00AE2A68">
          <w:rPr>
            <w:sz w:val="28"/>
          </w:rPr>
          <w:delText xml:space="preserve"> </w:delText>
        </w:r>
        <w:r w:rsidRPr="00103CC9" w:rsidDel="00AE2A68">
          <w:rPr>
            <w:sz w:val="28"/>
          </w:rPr>
          <w:delText>до 12</w:delText>
        </w:r>
        <w:r w:rsidDel="00AE2A68">
          <w:rPr>
            <w:sz w:val="28"/>
          </w:rPr>
          <w:delText> </w:delText>
        </w:r>
        <w:r w:rsidRPr="00103CC9" w:rsidDel="00AE2A68">
          <w:rPr>
            <w:sz w:val="28"/>
          </w:rPr>
          <w:delText>043</w:delText>
        </w:r>
        <w:r w:rsidDel="00AE2A68">
          <w:rPr>
            <w:sz w:val="28"/>
          </w:rPr>
          <w:delText> </w:delText>
        </w:r>
        <w:r w:rsidRPr="00103CC9" w:rsidDel="00AE2A68">
          <w:rPr>
            <w:sz w:val="28"/>
          </w:rPr>
          <w:delText>690</w:delText>
        </w:r>
        <w:r w:rsidDel="00AE2A68">
          <w:rPr>
            <w:sz w:val="28"/>
          </w:rPr>
          <w:delText xml:space="preserve"> и составляет уже </w:delText>
        </w:r>
        <w:r w:rsidRPr="00103CC9" w:rsidDel="00AE2A68">
          <w:rPr>
            <w:sz w:val="28"/>
          </w:rPr>
          <w:delText>78</w:delText>
        </w:r>
        <w:r w:rsidR="00DD6951" w:rsidRPr="00DD6951" w:rsidDel="00AE2A68">
          <w:rPr>
            <w:sz w:val="28"/>
          </w:rPr>
          <w:delText>,</w:delText>
        </w:r>
        <w:r w:rsidRPr="00103CC9" w:rsidDel="00AE2A68">
          <w:rPr>
            <w:sz w:val="28"/>
          </w:rPr>
          <w:delText>58% от общей аудитории. Это рост на 54</w:delText>
        </w:r>
        <w:r w:rsidR="00DD6951" w:rsidRPr="00DD6951" w:rsidDel="00AE2A68">
          <w:rPr>
            <w:sz w:val="28"/>
          </w:rPr>
          <w:delText>,</w:delText>
        </w:r>
        <w:r w:rsidRPr="00103CC9" w:rsidDel="00AE2A68">
          <w:rPr>
            <w:sz w:val="28"/>
          </w:rPr>
          <w:delText>55% в абсолютных значениях и увеличение доли на 1</w:delText>
        </w:r>
        <w:r w:rsidR="00DD6951" w:rsidRPr="00DD6951" w:rsidDel="00AE2A68">
          <w:rPr>
            <w:sz w:val="28"/>
          </w:rPr>
          <w:delText>,</w:delText>
        </w:r>
        <w:r w:rsidRPr="00103CC9" w:rsidDel="00AE2A68">
          <w:rPr>
            <w:sz w:val="28"/>
          </w:rPr>
          <w:delText xml:space="preserve">18%. Эти данные указывают на продолжающееся доминирование мобильных устройств для доступа к сайтам </w:delText>
        </w:r>
        <w:r w:rsidDel="00AE2A68">
          <w:rPr>
            <w:sz w:val="28"/>
          </w:rPr>
          <w:delText>К</w:delText>
        </w:r>
        <w:r w:rsidRPr="00103CC9" w:rsidDel="00AE2A68">
          <w:rPr>
            <w:sz w:val="28"/>
          </w:rPr>
          <w:delText>лубов</w:delText>
        </w:r>
        <w:r w:rsidDel="00AE2A68">
          <w:rPr>
            <w:sz w:val="28"/>
          </w:rPr>
          <w:delText>.</w:delText>
        </w:r>
      </w:del>
    </w:p>
    <w:p w14:paraId="798AEA26" w14:textId="1C26A3BB" w:rsidR="000730CD" w:rsidRPr="003F2C4F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3999" w:author="Microsoft Office User" w:date="2025-07-28T12:26:00Z"/>
          <w:sz w:val="28"/>
        </w:rPr>
        <w:pPrChange w:id="4000" w:author="Microsoft Office User" w:date="2025-07-28T12:26:00Z">
          <w:pPr>
            <w:spacing w:line="360" w:lineRule="auto"/>
            <w:ind w:firstLine="709"/>
            <w:jc w:val="both"/>
          </w:pPr>
        </w:pPrChange>
      </w:pPr>
    </w:p>
    <w:p w14:paraId="6145A2EC" w14:textId="4041AF39" w:rsidR="000730CD" w:rsidRPr="003F2C4F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4001" w:author="Microsoft Office User" w:date="2025-07-28T12:26:00Z"/>
          <w:lang w:val="en-US"/>
        </w:rPr>
        <w:pPrChange w:id="4002" w:author="Microsoft Office User" w:date="2025-07-28T12:26:00Z">
          <w:pPr>
            <w:tabs>
              <w:tab w:val="left" w:pos="6420"/>
            </w:tabs>
            <w:jc w:val="both"/>
          </w:pPr>
        </w:pPrChange>
      </w:pPr>
      <w:del w:id="4003" w:author="Microsoft Office User" w:date="2025-07-28T12:26:00Z">
        <w:r w:rsidDel="00AE2A68">
          <w:rPr>
            <w:noProof/>
          </w:rPr>
          <w:drawing>
            <wp:inline distT="0" distB="0" distL="0" distR="0" wp14:anchorId="33D9892B" wp14:editId="3B6FF8A2">
              <wp:extent cx="5884545" cy="2996697"/>
              <wp:effectExtent l="0" t="0" r="8255" b="13335"/>
              <wp:docPr id="6" name="Диаграмма 6">
                <a:extLst xmlns:a="http://schemas.openxmlformats.org/drawingml/2006/main">
                  <a:ext uri="{FF2B5EF4-FFF2-40B4-BE49-F238E27FC236}">
                    <a16:creationId xmlns:a16="http://schemas.microsoft.com/office/drawing/2014/main" id="{0F6219B0-0BF4-DF33-21B6-2414528F1BA1}"/>
                  </a:ext>
                </a:extLst>
              </wp:docPr>
              <wp:cNvGraphicFramePr/>
              <a:graphic xmlns:a="http://schemas.openxmlformats.org/drawingml/2006/main">
                <a:graphicData uri="http://schemas.openxmlformats.org/drawingml/2006/chart">
                  <c:chart xmlns:c="http://schemas.openxmlformats.org/drawingml/2006/chart" xmlns:r="http://schemas.openxmlformats.org/officeDocument/2006/relationships" r:id="rId29"/>
                </a:graphicData>
              </a:graphic>
            </wp:inline>
          </w:drawing>
        </w:r>
      </w:del>
    </w:p>
    <w:p w14:paraId="47881FF6" w14:textId="32EC03B0" w:rsidR="000730CD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4004" w:author="Microsoft Office User" w:date="2025-07-28T12:26:00Z"/>
          <w:noProof/>
          <w:sz w:val="28"/>
        </w:rPr>
        <w:pPrChange w:id="4005" w:author="Microsoft Office User" w:date="2025-07-28T12:26:00Z">
          <w:pPr>
            <w:tabs>
              <w:tab w:val="left" w:pos="6420"/>
            </w:tabs>
            <w:spacing w:line="360" w:lineRule="auto"/>
            <w:ind w:firstLine="709"/>
            <w:jc w:val="both"/>
          </w:pPr>
        </w:pPrChange>
      </w:pPr>
    </w:p>
    <w:p w14:paraId="4C3EED3E" w14:textId="4A81DDFC" w:rsidR="000730CD" w:rsidRPr="00326E44" w:rsidDel="00AE2A68" w:rsidRDefault="000730CD" w:rsidP="00AE2A68">
      <w:pPr>
        <w:tabs>
          <w:tab w:val="left" w:pos="6420"/>
        </w:tabs>
        <w:spacing w:line="360" w:lineRule="auto"/>
        <w:ind w:firstLine="709"/>
        <w:jc w:val="both"/>
        <w:rPr>
          <w:del w:id="4006" w:author="Microsoft Office User" w:date="2025-07-28T12:26:00Z"/>
          <w:noProof/>
          <w:sz w:val="28"/>
        </w:rPr>
        <w:pPrChange w:id="4007" w:author="Microsoft Office User" w:date="2025-07-28T12:26:00Z">
          <w:pPr>
            <w:tabs>
              <w:tab w:val="left" w:pos="6420"/>
            </w:tabs>
            <w:spacing w:line="360" w:lineRule="auto"/>
            <w:ind w:firstLine="709"/>
            <w:jc w:val="both"/>
          </w:pPr>
        </w:pPrChange>
      </w:pPr>
      <w:del w:id="4008" w:author="Microsoft Office User" w:date="2025-07-28T12:26:00Z">
        <w:r w:rsidDel="00AE2A68">
          <w:rPr>
            <w:noProof/>
            <w:sz w:val="28"/>
          </w:rPr>
          <w:delText>Как и на интернет-сайтах Лиги в</w:delText>
        </w:r>
        <w:r w:rsidRPr="00013413" w:rsidDel="00AE2A68">
          <w:rPr>
            <w:noProof/>
            <w:sz w:val="28"/>
          </w:rPr>
          <w:delText xml:space="preserve"> сезоне 2023/2024 наблюдается значительн</w:delText>
        </w:r>
        <w:r w:rsidDel="00AE2A68">
          <w:rPr>
            <w:noProof/>
            <w:sz w:val="28"/>
          </w:rPr>
          <w:delText>ый рост</w:delText>
        </w:r>
        <w:r w:rsidRPr="00013413" w:rsidDel="00AE2A68">
          <w:rPr>
            <w:noProof/>
            <w:sz w:val="28"/>
          </w:rPr>
          <w:delText xml:space="preserve"> числа пользователей устройств на базе Android</w:delText>
        </w:r>
        <w:r w:rsidDel="00AE2A68">
          <w:rPr>
            <w:noProof/>
            <w:sz w:val="28"/>
          </w:rPr>
          <w:delText xml:space="preserve">. </w:delText>
        </w:r>
        <w:r w:rsidRPr="00013413" w:rsidDel="00AE2A68">
          <w:rPr>
            <w:noProof/>
            <w:sz w:val="28"/>
          </w:rPr>
          <w:delText>Количество пользователей Android выросло с 4</w:delText>
        </w:r>
        <w:r w:rsidR="00DD6951" w:rsidDel="00AE2A68">
          <w:rPr>
            <w:noProof/>
            <w:sz w:val="28"/>
          </w:rPr>
          <w:delText> </w:delText>
        </w:r>
        <w:r w:rsidRPr="00013413" w:rsidDel="00AE2A68">
          <w:rPr>
            <w:noProof/>
            <w:sz w:val="28"/>
          </w:rPr>
          <w:delText>548</w:delText>
        </w:r>
        <w:r w:rsidR="00DD6951" w:rsidDel="00AE2A68">
          <w:rPr>
            <w:sz w:val="28"/>
            <w:shd w:val="clear" w:color="auto" w:fill="FFFFFF"/>
          </w:rPr>
          <w:delText> </w:delText>
        </w:r>
        <w:r w:rsidRPr="00013413" w:rsidDel="00AE2A68">
          <w:rPr>
            <w:noProof/>
            <w:sz w:val="28"/>
          </w:rPr>
          <w:delText>973 до 7</w:delText>
        </w:r>
        <w:r w:rsidDel="00AE2A68">
          <w:rPr>
            <w:noProof/>
            <w:sz w:val="28"/>
          </w:rPr>
          <w:delText> </w:delText>
        </w:r>
        <w:r w:rsidRPr="00013413" w:rsidDel="00AE2A68">
          <w:rPr>
            <w:noProof/>
            <w:sz w:val="28"/>
          </w:rPr>
          <w:delText>455</w:delText>
        </w:r>
        <w:r w:rsidDel="00AE2A68">
          <w:rPr>
            <w:noProof/>
            <w:sz w:val="28"/>
          </w:rPr>
          <w:delText xml:space="preserve"> </w:delText>
        </w:r>
        <w:r w:rsidRPr="00013413" w:rsidDel="00AE2A68">
          <w:rPr>
            <w:noProof/>
            <w:sz w:val="28"/>
          </w:rPr>
          <w:delText>400, увеличив свою долю с 57</w:delText>
        </w:r>
        <w:r w:rsidR="00DD6951" w:rsidRPr="00DD6951" w:rsidDel="00AE2A68">
          <w:rPr>
            <w:noProof/>
            <w:sz w:val="28"/>
          </w:rPr>
          <w:delText>,</w:delText>
        </w:r>
        <w:r w:rsidRPr="00013413" w:rsidDel="00AE2A68">
          <w:rPr>
            <w:noProof/>
            <w:sz w:val="28"/>
          </w:rPr>
          <w:delText>72% до 61</w:delText>
        </w:r>
        <w:r w:rsidR="00DD6951" w:rsidRPr="00DD6951" w:rsidDel="00AE2A68">
          <w:rPr>
            <w:noProof/>
            <w:sz w:val="28"/>
          </w:rPr>
          <w:delText>,</w:delText>
        </w:r>
        <w:r w:rsidRPr="00013413" w:rsidDel="00AE2A68">
          <w:rPr>
            <w:noProof/>
            <w:sz w:val="28"/>
          </w:rPr>
          <w:delText>15%. В то же время, количество пользователей iOS увеличилось с 3</w:delText>
        </w:r>
        <w:r w:rsidDel="00AE2A68">
          <w:rPr>
            <w:noProof/>
            <w:sz w:val="28"/>
          </w:rPr>
          <w:delText> </w:delText>
        </w:r>
        <w:r w:rsidRPr="00013413" w:rsidDel="00AE2A68">
          <w:rPr>
            <w:noProof/>
            <w:sz w:val="28"/>
          </w:rPr>
          <w:delText>331</w:delText>
        </w:r>
        <w:r w:rsidDel="00AE2A68">
          <w:rPr>
            <w:noProof/>
            <w:sz w:val="28"/>
          </w:rPr>
          <w:delText xml:space="preserve"> </w:delText>
        </w:r>
        <w:r w:rsidRPr="00013413" w:rsidDel="00AE2A68">
          <w:rPr>
            <w:noProof/>
            <w:sz w:val="28"/>
          </w:rPr>
          <w:delText>700 до 4</w:delText>
        </w:r>
        <w:r w:rsidR="00DD6951" w:rsidDel="00AE2A68">
          <w:rPr>
            <w:noProof/>
            <w:sz w:val="28"/>
          </w:rPr>
          <w:delText> </w:delText>
        </w:r>
        <w:r w:rsidRPr="00013413" w:rsidDel="00AE2A68">
          <w:rPr>
            <w:noProof/>
            <w:sz w:val="28"/>
          </w:rPr>
          <w:delText>737</w:delText>
        </w:r>
        <w:r w:rsidR="00DD6951" w:rsidDel="00AE2A68">
          <w:rPr>
            <w:sz w:val="28"/>
            <w:shd w:val="clear" w:color="auto" w:fill="FFFFFF"/>
          </w:rPr>
          <w:delText> </w:delText>
        </w:r>
        <w:r w:rsidRPr="00013413" w:rsidDel="00AE2A68">
          <w:rPr>
            <w:noProof/>
            <w:sz w:val="28"/>
          </w:rPr>
          <w:delText>380, хотя их доля в общей аудитории снизилась с 42</w:delText>
        </w:r>
        <w:r w:rsidR="00DD6951" w:rsidRPr="00DD6951" w:rsidDel="00AE2A68">
          <w:rPr>
            <w:noProof/>
            <w:sz w:val="28"/>
          </w:rPr>
          <w:delText>,</w:delText>
        </w:r>
        <w:r w:rsidRPr="00013413" w:rsidDel="00AE2A68">
          <w:rPr>
            <w:noProof/>
            <w:sz w:val="28"/>
          </w:rPr>
          <w:delText>28% до 38</w:delText>
        </w:r>
        <w:r w:rsidR="00DD6951" w:rsidRPr="00DD6951" w:rsidDel="00AE2A68">
          <w:rPr>
            <w:noProof/>
            <w:sz w:val="28"/>
          </w:rPr>
          <w:delText>,</w:delText>
        </w:r>
        <w:r w:rsidRPr="00013413" w:rsidDel="00AE2A68">
          <w:rPr>
            <w:noProof/>
            <w:sz w:val="28"/>
          </w:rPr>
          <w:delText xml:space="preserve">85%. </w:delText>
        </w:r>
        <w:r w:rsidRPr="00326E44" w:rsidDel="00AE2A68">
          <w:rPr>
            <w:noProof/>
            <w:sz w:val="28"/>
          </w:rPr>
          <w:delText xml:space="preserve"> Эти изменения подчеркивают, что</w:delText>
        </w:r>
        <w:r w:rsidDel="00AE2A68">
          <w:rPr>
            <w:noProof/>
            <w:sz w:val="28"/>
          </w:rPr>
          <w:delText xml:space="preserve"> основной рост аудитории сайтов Клубов происходит за счет пользователей </w:delText>
        </w:r>
        <w:r w:rsidDel="00AE2A68">
          <w:rPr>
            <w:noProof/>
            <w:sz w:val="28"/>
            <w:lang w:val="en-US"/>
          </w:rPr>
          <w:delText>Android</w:delText>
        </w:r>
        <w:r w:rsidRPr="00326E44" w:rsidDel="00AE2A68">
          <w:rPr>
            <w:noProof/>
            <w:sz w:val="28"/>
          </w:rPr>
          <w:delText>.</w:delText>
        </w:r>
      </w:del>
    </w:p>
    <w:p w14:paraId="01FE5390" w14:textId="732DE2B6" w:rsidR="000730CD" w:rsidRPr="00A95107" w:rsidDel="00AE2A68" w:rsidRDefault="000730CD" w:rsidP="00AE2A68">
      <w:pPr>
        <w:tabs>
          <w:tab w:val="num" w:pos="284"/>
          <w:tab w:val="left" w:pos="6420"/>
        </w:tabs>
        <w:spacing w:line="360" w:lineRule="auto"/>
        <w:ind w:firstLine="709"/>
        <w:jc w:val="both"/>
        <w:rPr>
          <w:del w:id="4009" w:author="Microsoft Office User" w:date="2025-07-28T12:26:00Z"/>
          <w:sz w:val="28"/>
        </w:rPr>
        <w:pPrChange w:id="4010" w:author="Microsoft Office User" w:date="2025-07-28T12:26:00Z">
          <w:pPr>
            <w:tabs>
              <w:tab w:val="num" w:pos="284"/>
            </w:tabs>
            <w:jc w:val="both"/>
          </w:pPr>
        </w:pPrChange>
      </w:pPr>
    </w:p>
    <w:p w14:paraId="14D85C22" w14:textId="439607B7" w:rsidR="000730CD" w:rsidRPr="00C03366" w:rsidDel="00AE2A68" w:rsidRDefault="000730CD" w:rsidP="00AE2A68">
      <w:pPr>
        <w:tabs>
          <w:tab w:val="left" w:pos="1115"/>
          <w:tab w:val="left" w:pos="6420"/>
        </w:tabs>
        <w:spacing w:line="360" w:lineRule="auto"/>
        <w:ind w:firstLine="709"/>
        <w:rPr>
          <w:del w:id="4011" w:author="Microsoft Office User" w:date="2025-07-28T12:26:00Z"/>
          <w:i/>
          <w:sz w:val="20"/>
          <w:szCs w:val="20"/>
        </w:rPr>
        <w:pPrChange w:id="4012" w:author="Microsoft Office User" w:date="2025-07-28T12:26:00Z">
          <w:pPr>
            <w:tabs>
              <w:tab w:val="left" w:pos="1115"/>
            </w:tabs>
          </w:pPr>
        </w:pPrChange>
      </w:pPr>
      <w:del w:id="4013" w:author="Microsoft Office User" w:date="2025-07-28T12:26:00Z">
        <w:r w:rsidRPr="00C03366" w:rsidDel="00AE2A68">
          <w:rPr>
            <w:i/>
            <w:sz w:val="20"/>
            <w:szCs w:val="20"/>
          </w:rPr>
          <w:delText xml:space="preserve">*  данные приведены из системы </w:delText>
        </w:r>
        <w:r w:rsidRPr="00C03366" w:rsidDel="00AE2A68">
          <w:rPr>
            <w:i/>
            <w:sz w:val="20"/>
            <w:szCs w:val="20"/>
            <w:lang w:val="en-US"/>
          </w:rPr>
          <w:delText>Google</w:delText>
        </w:r>
        <w:r w:rsidRPr="00C03366" w:rsidDel="00AE2A68">
          <w:rPr>
            <w:i/>
            <w:sz w:val="20"/>
            <w:szCs w:val="20"/>
          </w:rPr>
          <w:delText xml:space="preserve"> </w:delText>
        </w:r>
        <w:r w:rsidRPr="00C03366" w:rsidDel="00AE2A68">
          <w:rPr>
            <w:i/>
            <w:sz w:val="20"/>
            <w:szCs w:val="20"/>
            <w:lang w:val="en-US"/>
          </w:rPr>
          <w:delText>Analytics</w:delText>
        </w:r>
        <w:r w:rsidRPr="00C03366" w:rsidDel="00AE2A68">
          <w:rPr>
            <w:i/>
            <w:sz w:val="20"/>
            <w:szCs w:val="20"/>
          </w:rPr>
          <w:delText>.</w:delText>
        </w:r>
      </w:del>
    </w:p>
    <w:p w14:paraId="4B534D42" w14:textId="6DB2CA33" w:rsidR="000730CD" w:rsidRPr="00A95107" w:rsidDel="00AE2A68" w:rsidRDefault="000730CD" w:rsidP="00AE2A68">
      <w:pPr>
        <w:tabs>
          <w:tab w:val="left" w:pos="1115"/>
          <w:tab w:val="left" w:pos="6420"/>
        </w:tabs>
        <w:spacing w:line="360" w:lineRule="auto"/>
        <w:ind w:firstLine="709"/>
        <w:rPr>
          <w:del w:id="4014" w:author="Microsoft Office User" w:date="2025-07-28T12:26:00Z"/>
          <w:rFonts w:ascii="Calibri" w:hAnsi="Calibri"/>
          <w:sz w:val="28"/>
        </w:rPr>
        <w:pPrChange w:id="4015" w:author="Microsoft Office User" w:date="2025-07-28T12:26:00Z">
          <w:pPr>
            <w:tabs>
              <w:tab w:val="left" w:pos="1115"/>
            </w:tabs>
          </w:pPr>
        </w:pPrChange>
      </w:pPr>
    </w:p>
    <w:p w14:paraId="6487473D" w14:textId="77777777" w:rsidR="00CE6F86" w:rsidRPr="00CE6F86" w:rsidRDefault="00CE6F86" w:rsidP="00AE2A68">
      <w:pPr>
        <w:tabs>
          <w:tab w:val="left" w:pos="6420"/>
        </w:tabs>
        <w:spacing w:line="360" w:lineRule="auto"/>
        <w:ind w:firstLine="709"/>
        <w:jc w:val="both"/>
        <w:rPr>
          <w:color w:val="000000"/>
          <w:sz w:val="28"/>
          <w:szCs w:val="28"/>
        </w:rPr>
        <w:pPrChange w:id="4016" w:author="Microsoft Office User" w:date="2025-07-28T12:26:00Z">
          <w:pPr>
            <w:spacing w:before="100" w:beforeAutospacing="1"/>
            <w:ind w:left="1069"/>
            <w:jc w:val="both"/>
          </w:pPr>
        </w:pPrChange>
      </w:pPr>
    </w:p>
    <w:sectPr w:rsidR="00CE6F86" w:rsidRPr="00CE6F86" w:rsidSect="003F2746">
      <w:headerReference w:type="default" r:id="rId30"/>
      <w:footerReference w:type="even" r:id="rId31"/>
      <w:footerReference w:type="default" r:id="rId32"/>
      <w:footerReference w:type="first" r:id="rId33"/>
      <w:pgSz w:w="11906" w:h="16838" w:code="9"/>
      <w:pgMar w:top="284" w:right="707" w:bottom="426" w:left="1560" w:header="709" w:footer="78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06F17" w14:textId="77777777" w:rsidR="00AE5DF0" w:rsidRDefault="00AE5DF0">
      <w:r>
        <w:separator/>
      </w:r>
    </w:p>
  </w:endnote>
  <w:endnote w:type="continuationSeparator" w:id="0">
    <w:p w14:paraId="5602F6CA" w14:textId="77777777" w:rsidR="00AE5DF0" w:rsidRDefault="00AE5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lackoak">
    <w:altName w:val="Times New Roman"/>
    <w:panose1 w:val="020B0604020202020204"/>
    <w:charset w:val="00"/>
    <w:family w:val="auto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4"/>
      </w:rPr>
      <w:id w:val="1293474365"/>
      <w:docPartObj>
        <w:docPartGallery w:val="Page Numbers (Bottom of Page)"/>
        <w:docPartUnique/>
      </w:docPartObj>
    </w:sdtPr>
    <w:sdtContent>
      <w:p w14:paraId="6511794E" w14:textId="2083A7A4" w:rsidR="00F65E0E" w:rsidRDefault="00F65E0E" w:rsidP="002A4380">
        <w:pPr>
          <w:pStyle w:val="a5"/>
          <w:framePr w:wrap="none" w:vAnchor="text" w:hAnchor="margin" w:xAlign="right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end"/>
        </w:r>
      </w:p>
    </w:sdtContent>
  </w:sdt>
  <w:p w14:paraId="1FF3BFCA" w14:textId="77777777" w:rsidR="00F65E0E" w:rsidRDefault="00F65E0E" w:rsidP="00F65E0E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4"/>
      </w:rPr>
      <w:id w:val="796259977"/>
      <w:docPartObj>
        <w:docPartGallery w:val="Page Numbers (Bottom of Page)"/>
        <w:docPartUnique/>
      </w:docPartObj>
    </w:sdtPr>
    <w:sdtContent>
      <w:p w14:paraId="692520EE" w14:textId="39852D74" w:rsidR="00F65E0E" w:rsidRDefault="00F65E0E" w:rsidP="002A4380">
        <w:pPr>
          <w:pStyle w:val="a5"/>
          <w:framePr w:wrap="none" w:vAnchor="text" w:hAnchor="margin" w:xAlign="right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  <w:noProof/>
          </w:rPr>
          <w:t>3</w:t>
        </w:r>
        <w:r>
          <w:rPr>
            <w:rStyle w:val="af4"/>
          </w:rPr>
          <w:fldChar w:fldCharType="end"/>
        </w:r>
      </w:p>
    </w:sdtContent>
  </w:sdt>
  <w:p w14:paraId="48DE8F43" w14:textId="77777777" w:rsidR="00496CEE" w:rsidRDefault="00496CEE" w:rsidP="00F65E0E">
    <w:pPr>
      <w:pStyle w:val="a5"/>
      <w:tabs>
        <w:tab w:val="clear" w:pos="4677"/>
        <w:tab w:val="clear" w:pos="9355"/>
        <w:tab w:val="right" w:pos="10632"/>
      </w:tabs>
      <w:ind w:right="360"/>
      <w:rPr>
        <w:rFonts w:ascii="Arial" w:hAnsi="Arial" w:cs="Arial"/>
        <w:b/>
        <w:sz w:val="16"/>
        <w:szCs w:val="16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D9B79" w14:textId="77777777" w:rsidR="00496CEE" w:rsidRPr="004470FA" w:rsidRDefault="00496CEE" w:rsidP="000C3AB0">
    <w:pPr>
      <w:pStyle w:val="a5"/>
      <w:tabs>
        <w:tab w:val="clear" w:pos="4677"/>
        <w:tab w:val="clear" w:pos="9355"/>
        <w:tab w:val="left" w:pos="5250"/>
      </w:tabs>
      <w:ind w:left="-1134" w:right="-427" w:firstLine="1134"/>
      <w:rPr>
        <w:rFonts w:ascii="Calibri" w:hAnsi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47AF1" w14:textId="77777777" w:rsidR="00AE5DF0" w:rsidRDefault="00AE5DF0">
      <w:r>
        <w:separator/>
      </w:r>
    </w:p>
  </w:footnote>
  <w:footnote w:type="continuationSeparator" w:id="0">
    <w:p w14:paraId="5D2EA0A7" w14:textId="77777777" w:rsidR="00AE5DF0" w:rsidRDefault="00AE5D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A63E6" w14:textId="77777777" w:rsidR="00496CEE" w:rsidRDefault="00496CEE" w:rsidP="00496CEE">
    <w:pPr>
      <w:tabs>
        <w:tab w:val="left" w:pos="-540"/>
      </w:tabs>
      <w:ind w:right="226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97829"/>
    <w:multiLevelType w:val="hybridMultilevel"/>
    <w:tmpl w:val="0AF6F87A"/>
    <w:lvl w:ilvl="0" w:tplc="041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3E76BA4"/>
    <w:multiLevelType w:val="hybridMultilevel"/>
    <w:tmpl w:val="955EB3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9F70DD"/>
    <w:multiLevelType w:val="hybridMultilevel"/>
    <w:tmpl w:val="412E02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6F04995"/>
    <w:multiLevelType w:val="hybridMultilevel"/>
    <w:tmpl w:val="1B7CA444"/>
    <w:lvl w:ilvl="0" w:tplc="EA4E45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0405C"/>
    <w:multiLevelType w:val="hybridMultilevel"/>
    <w:tmpl w:val="36FEF80A"/>
    <w:lvl w:ilvl="0" w:tplc="79CAC6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0940DD"/>
    <w:multiLevelType w:val="hybridMultilevel"/>
    <w:tmpl w:val="12BC09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687633A"/>
    <w:multiLevelType w:val="hybridMultilevel"/>
    <w:tmpl w:val="E05A65A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AF6266"/>
    <w:multiLevelType w:val="hybridMultilevel"/>
    <w:tmpl w:val="61C40C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8E42A29"/>
    <w:multiLevelType w:val="hybridMultilevel"/>
    <w:tmpl w:val="3A9262A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CD0B1D"/>
    <w:multiLevelType w:val="hybridMultilevel"/>
    <w:tmpl w:val="D9C4F63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2C4701B"/>
    <w:multiLevelType w:val="hybridMultilevel"/>
    <w:tmpl w:val="05E8F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77651"/>
    <w:multiLevelType w:val="hybridMultilevel"/>
    <w:tmpl w:val="CBBC860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530CE6"/>
    <w:multiLevelType w:val="hybridMultilevel"/>
    <w:tmpl w:val="0024B176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2CE809D9"/>
    <w:multiLevelType w:val="hybridMultilevel"/>
    <w:tmpl w:val="F6863EA8"/>
    <w:lvl w:ilvl="0" w:tplc="EA4E457C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31F13131"/>
    <w:multiLevelType w:val="hybridMultilevel"/>
    <w:tmpl w:val="D4905A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2884E42"/>
    <w:multiLevelType w:val="hybridMultilevel"/>
    <w:tmpl w:val="F24E35CC"/>
    <w:lvl w:ilvl="0" w:tplc="EA4E45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D37CA2"/>
    <w:multiLevelType w:val="hybridMultilevel"/>
    <w:tmpl w:val="4538D6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E0C083A"/>
    <w:multiLevelType w:val="hybridMultilevel"/>
    <w:tmpl w:val="829AF24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ED526BE"/>
    <w:multiLevelType w:val="hybridMultilevel"/>
    <w:tmpl w:val="C8062612"/>
    <w:lvl w:ilvl="0" w:tplc="79CAC6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EF0711"/>
    <w:multiLevelType w:val="hybridMultilevel"/>
    <w:tmpl w:val="790C6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786A1E"/>
    <w:multiLevelType w:val="hybridMultilevel"/>
    <w:tmpl w:val="AA2AA8DC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Wingdings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Wingdings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Wingdings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1" w15:restartNumberingAfterBreak="0">
    <w:nsid w:val="48B57C85"/>
    <w:multiLevelType w:val="hybridMultilevel"/>
    <w:tmpl w:val="58029F20"/>
    <w:lvl w:ilvl="0" w:tplc="CB8647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2802CBA"/>
    <w:multiLevelType w:val="hybridMultilevel"/>
    <w:tmpl w:val="389282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7A2235B"/>
    <w:multiLevelType w:val="hybridMultilevel"/>
    <w:tmpl w:val="2A8CBD34"/>
    <w:lvl w:ilvl="0" w:tplc="EA4E457C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4" w15:restartNumberingAfterBreak="0">
    <w:nsid w:val="59E0416F"/>
    <w:multiLevelType w:val="hybridMultilevel"/>
    <w:tmpl w:val="1A0E08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D206DFE"/>
    <w:multiLevelType w:val="hybridMultilevel"/>
    <w:tmpl w:val="D4AA083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DE73056"/>
    <w:multiLevelType w:val="hybridMultilevel"/>
    <w:tmpl w:val="235ABC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CA6100"/>
    <w:multiLevelType w:val="hybridMultilevel"/>
    <w:tmpl w:val="98DA849E"/>
    <w:lvl w:ilvl="0" w:tplc="25F453BA">
      <w:start w:val="2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61721DEC"/>
    <w:multiLevelType w:val="hybridMultilevel"/>
    <w:tmpl w:val="5DD4F2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FF0A47"/>
    <w:multiLevelType w:val="hybridMultilevel"/>
    <w:tmpl w:val="47284A5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BC06FE2"/>
    <w:multiLevelType w:val="hybridMultilevel"/>
    <w:tmpl w:val="233E5B04"/>
    <w:lvl w:ilvl="0" w:tplc="EA4E457C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6DC16691"/>
    <w:multiLevelType w:val="hybridMultilevel"/>
    <w:tmpl w:val="3C04B880"/>
    <w:lvl w:ilvl="0" w:tplc="EA4E45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40C364A"/>
    <w:multiLevelType w:val="hybridMultilevel"/>
    <w:tmpl w:val="D1C61E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7A24854"/>
    <w:multiLevelType w:val="hybridMultilevel"/>
    <w:tmpl w:val="47284A54"/>
    <w:lvl w:ilvl="0" w:tplc="34E6B9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1858290">
    <w:abstractNumId w:val="11"/>
  </w:num>
  <w:num w:numId="2" w16cid:durableId="342511387">
    <w:abstractNumId w:val="6"/>
  </w:num>
  <w:num w:numId="3" w16cid:durableId="343748969">
    <w:abstractNumId w:val="9"/>
  </w:num>
  <w:num w:numId="4" w16cid:durableId="1004019760">
    <w:abstractNumId w:val="27"/>
  </w:num>
  <w:num w:numId="5" w16cid:durableId="433743431">
    <w:abstractNumId w:val="5"/>
  </w:num>
  <w:num w:numId="6" w16cid:durableId="2018262984">
    <w:abstractNumId w:val="17"/>
  </w:num>
  <w:num w:numId="7" w16cid:durableId="192155504">
    <w:abstractNumId w:val="4"/>
  </w:num>
  <w:num w:numId="8" w16cid:durableId="1767841760">
    <w:abstractNumId w:val="18"/>
  </w:num>
  <w:num w:numId="9" w16cid:durableId="2047287413">
    <w:abstractNumId w:val="28"/>
  </w:num>
  <w:num w:numId="10" w16cid:durableId="1463501868">
    <w:abstractNumId w:val="20"/>
  </w:num>
  <w:num w:numId="11" w16cid:durableId="105004113">
    <w:abstractNumId w:val="31"/>
  </w:num>
  <w:num w:numId="12" w16cid:durableId="1008750041">
    <w:abstractNumId w:val="13"/>
  </w:num>
  <w:num w:numId="13" w16cid:durableId="1054498729">
    <w:abstractNumId w:val="15"/>
  </w:num>
  <w:num w:numId="14" w16cid:durableId="280261427">
    <w:abstractNumId w:val="12"/>
  </w:num>
  <w:num w:numId="15" w16cid:durableId="775951393">
    <w:abstractNumId w:val="0"/>
  </w:num>
  <w:num w:numId="16" w16cid:durableId="1798989136">
    <w:abstractNumId w:val="23"/>
  </w:num>
  <w:num w:numId="17" w16cid:durableId="2061323624">
    <w:abstractNumId w:val="3"/>
  </w:num>
  <w:num w:numId="18" w16cid:durableId="1579483698">
    <w:abstractNumId w:val="30"/>
  </w:num>
  <w:num w:numId="19" w16cid:durableId="1503817500">
    <w:abstractNumId w:val="16"/>
  </w:num>
  <w:num w:numId="20" w16cid:durableId="1521091647">
    <w:abstractNumId w:val="21"/>
  </w:num>
  <w:num w:numId="21" w16cid:durableId="551313441">
    <w:abstractNumId w:val="26"/>
  </w:num>
  <w:num w:numId="22" w16cid:durableId="336809726">
    <w:abstractNumId w:val="25"/>
  </w:num>
  <w:num w:numId="23" w16cid:durableId="1039012750">
    <w:abstractNumId w:val="24"/>
  </w:num>
  <w:num w:numId="24" w16cid:durableId="1720517076">
    <w:abstractNumId w:val="2"/>
  </w:num>
  <w:num w:numId="25" w16cid:durableId="1456363639">
    <w:abstractNumId w:val="32"/>
  </w:num>
  <w:num w:numId="26" w16cid:durableId="688919889">
    <w:abstractNumId w:val="22"/>
  </w:num>
  <w:num w:numId="27" w16cid:durableId="143934438">
    <w:abstractNumId w:val="10"/>
  </w:num>
  <w:num w:numId="28" w16cid:durableId="28845678">
    <w:abstractNumId w:val="8"/>
  </w:num>
  <w:num w:numId="29" w16cid:durableId="602418209">
    <w:abstractNumId w:val="33"/>
  </w:num>
  <w:num w:numId="30" w16cid:durableId="1918054637">
    <w:abstractNumId w:val="29"/>
  </w:num>
  <w:num w:numId="31" w16cid:durableId="526407162">
    <w:abstractNumId w:val="14"/>
  </w:num>
  <w:num w:numId="32" w16cid:durableId="1352337588">
    <w:abstractNumId w:val="1"/>
  </w:num>
  <w:num w:numId="33" w16cid:durableId="889263111">
    <w:abstractNumId w:val="7"/>
  </w:num>
  <w:num w:numId="34" w16cid:durableId="836649169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icrosoft Office User">
    <w15:presenceInfo w15:providerId="None" w15:userId="Microsoft Office User"/>
  </w15:person>
  <w15:person w15:author="Baskaev, Oleg">
    <w15:presenceInfo w15:providerId="AD" w15:userId="S::o.baskaev@khl.ru::915d88ad-3502-433f-bafe-af0e3717a4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D4E"/>
    <w:rsid w:val="00000239"/>
    <w:rsid w:val="0000373A"/>
    <w:rsid w:val="00003E7C"/>
    <w:rsid w:val="0000764D"/>
    <w:rsid w:val="000132BE"/>
    <w:rsid w:val="0001695D"/>
    <w:rsid w:val="0002136C"/>
    <w:rsid w:val="00021AE7"/>
    <w:rsid w:val="00021FC9"/>
    <w:rsid w:val="00026CA5"/>
    <w:rsid w:val="00027567"/>
    <w:rsid w:val="00027CC7"/>
    <w:rsid w:val="00033027"/>
    <w:rsid w:val="0003383A"/>
    <w:rsid w:val="000351F1"/>
    <w:rsid w:val="00045E90"/>
    <w:rsid w:val="0004778E"/>
    <w:rsid w:val="000544D9"/>
    <w:rsid w:val="000560DB"/>
    <w:rsid w:val="00056C9F"/>
    <w:rsid w:val="00070EB4"/>
    <w:rsid w:val="000719E6"/>
    <w:rsid w:val="000723CC"/>
    <w:rsid w:val="000730CD"/>
    <w:rsid w:val="00080BBA"/>
    <w:rsid w:val="000835DC"/>
    <w:rsid w:val="0009221E"/>
    <w:rsid w:val="00097F43"/>
    <w:rsid w:val="000A068C"/>
    <w:rsid w:val="000A091E"/>
    <w:rsid w:val="000B139E"/>
    <w:rsid w:val="000B46FF"/>
    <w:rsid w:val="000B76AB"/>
    <w:rsid w:val="000C031E"/>
    <w:rsid w:val="000C3AB0"/>
    <w:rsid w:val="000C428A"/>
    <w:rsid w:val="000C6101"/>
    <w:rsid w:val="000D7C88"/>
    <w:rsid w:val="000D7E37"/>
    <w:rsid w:val="000E4047"/>
    <w:rsid w:val="000E72E2"/>
    <w:rsid w:val="000F3513"/>
    <w:rsid w:val="00101124"/>
    <w:rsid w:val="00103BE9"/>
    <w:rsid w:val="00104991"/>
    <w:rsid w:val="00105780"/>
    <w:rsid w:val="00111274"/>
    <w:rsid w:val="00111F64"/>
    <w:rsid w:val="00113A2C"/>
    <w:rsid w:val="00122CA9"/>
    <w:rsid w:val="00134887"/>
    <w:rsid w:val="001404BA"/>
    <w:rsid w:val="001409AB"/>
    <w:rsid w:val="0014303D"/>
    <w:rsid w:val="00144F12"/>
    <w:rsid w:val="001453E5"/>
    <w:rsid w:val="00146FAC"/>
    <w:rsid w:val="00150237"/>
    <w:rsid w:val="00150D76"/>
    <w:rsid w:val="00151A25"/>
    <w:rsid w:val="0015600F"/>
    <w:rsid w:val="001621F9"/>
    <w:rsid w:val="0016236E"/>
    <w:rsid w:val="00166D75"/>
    <w:rsid w:val="00173E7D"/>
    <w:rsid w:val="001762E6"/>
    <w:rsid w:val="0017757B"/>
    <w:rsid w:val="00180C02"/>
    <w:rsid w:val="00181815"/>
    <w:rsid w:val="00182E88"/>
    <w:rsid w:val="00183A5D"/>
    <w:rsid w:val="001A0522"/>
    <w:rsid w:val="001B5B5E"/>
    <w:rsid w:val="001B717B"/>
    <w:rsid w:val="001B784D"/>
    <w:rsid w:val="001C5591"/>
    <w:rsid w:val="001C5B4B"/>
    <w:rsid w:val="001C6071"/>
    <w:rsid w:val="001D032A"/>
    <w:rsid w:val="001D2D25"/>
    <w:rsid w:val="001E427E"/>
    <w:rsid w:val="001E54DF"/>
    <w:rsid w:val="001F582D"/>
    <w:rsid w:val="001F6F39"/>
    <w:rsid w:val="00200AB6"/>
    <w:rsid w:val="00201C6D"/>
    <w:rsid w:val="00220492"/>
    <w:rsid w:val="00220C6B"/>
    <w:rsid w:val="002210CE"/>
    <w:rsid w:val="00224D30"/>
    <w:rsid w:val="002256C8"/>
    <w:rsid w:val="002308BA"/>
    <w:rsid w:val="0023217E"/>
    <w:rsid w:val="0023588D"/>
    <w:rsid w:val="00237C1C"/>
    <w:rsid w:val="002421AC"/>
    <w:rsid w:val="00245619"/>
    <w:rsid w:val="00245DD3"/>
    <w:rsid w:val="00253E21"/>
    <w:rsid w:val="00262724"/>
    <w:rsid w:val="00264836"/>
    <w:rsid w:val="00270127"/>
    <w:rsid w:val="00270D62"/>
    <w:rsid w:val="00275BF3"/>
    <w:rsid w:val="00283734"/>
    <w:rsid w:val="002903A9"/>
    <w:rsid w:val="00291C33"/>
    <w:rsid w:val="00293EEF"/>
    <w:rsid w:val="002A0F8F"/>
    <w:rsid w:val="002A124E"/>
    <w:rsid w:val="002A2160"/>
    <w:rsid w:val="002A25D7"/>
    <w:rsid w:val="002A2EEF"/>
    <w:rsid w:val="002A67CB"/>
    <w:rsid w:val="002A72A4"/>
    <w:rsid w:val="002B1725"/>
    <w:rsid w:val="002B274A"/>
    <w:rsid w:val="002B7F33"/>
    <w:rsid w:val="002C327A"/>
    <w:rsid w:val="002C340B"/>
    <w:rsid w:val="002C3E77"/>
    <w:rsid w:val="002C4BBC"/>
    <w:rsid w:val="002C4CCD"/>
    <w:rsid w:val="002C54C3"/>
    <w:rsid w:val="002C6131"/>
    <w:rsid w:val="002D08D5"/>
    <w:rsid w:val="002D51C1"/>
    <w:rsid w:val="002E510A"/>
    <w:rsid w:val="002F350C"/>
    <w:rsid w:val="002F52CE"/>
    <w:rsid w:val="002F6F07"/>
    <w:rsid w:val="00306C87"/>
    <w:rsid w:val="0031348F"/>
    <w:rsid w:val="00314A6A"/>
    <w:rsid w:val="00321052"/>
    <w:rsid w:val="00321F11"/>
    <w:rsid w:val="0032723C"/>
    <w:rsid w:val="00327D12"/>
    <w:rsid w:val="0033210C"/>
    <w:rsid w:val="00337B95"/>
    <w:rsid w:val="00341E01"/>
    <w:rsid w:val="003532AB"/>
    <w:rsid w:val="00367CDC"/>
    <w:rsid w:val="00367F26"/>
    <w:rsid w:val="003764A9"/>
    <w:rsid w:val="00376BCE"/>
    <w:rsid w:val="0038461C"/>
    <w:rsid w:val="0039020E"/>
    <w:rsid w:val="003915D0"/>
    <w:rsid w:val="00392490"/>
    <w:rsid w:val="00393970"/>
    <w:rsid w:val="00394797"/>
    <w:rsid w:val="00395577"/>
    <w:rsid w:val="003A1F07"/>
    <w:rsid w:val="003A7677"/>
    <w:rsid w:val="003B0C6E"/>
    <w:rsid w:val="003B188B"/>
    <w:rsid w:val="003B2ECA"/>
    <w:rsid w:val="003B7665"/>
    <w:rsid w:val="003C106E"/>
    <w:rsid w:val="003D3671"/>
    <w:rsid w:val="003E001B"/>
    <w:rsid w:val="003E337C"/>
    <w:rsid w:val="003E6109"/>
    <w:rsid w:val="003F1DF6"/>
    <w:rsid w:val="003F2746"/>
    <w:rsid w:val="003F380C"/>
    <w:rsid w:val="003F5CC7"/>
    <w:rsid w:val="003F7428"/>
    <w:rsid w:val="0040103C"/>
    <w:rsid w:val="00402D61"/>
    <w:rsid w:val="0040317B"/>
    <w:rsid w:val="00404A73"/>
    <w:rsid w:val="00404E0B"/>
    <w:rsid w:val="00405AE4"/>
    <w:rsid w:val="00410A3E"/>
    <w:rsid w:val="004114FD"/>
    <w:rsid w:val="004122A2"/>
    <w:rsid w:val="00414DE8"/>
    <w:rsid w:val="004153C7"/>
    <w:rsid w:val="00415CA1"/>
    <w:rsid w:val="00415EBE"/>
    <w:rsid w:val="00420001"/>
    <w:rsid w:val="00422B68"/>
    <w:rsid w:val="00425F91"/>
    <w:rsid w:val="00431383"/>
    <w:rsid w:val="004314AF"/>
    <w:rsid w:val="0043337D"/>
    <w:rsid w:val="00433BFE"/>
    <w:rsid w:val="00435F7A"/>
    <w:rsid w:val="0044037D"/>
    <w:rsid w:val="004542D5"/>
    <w:rsid w:val="00461BD8"/>
    <w:rsid w:val="004625C0"/>
    <w:rsid w:val="00464326"/>
    <w:rsid w:val="00464639"/>
    <w:rsid w:val="00464FDE"/>
    <w:rsid w:val="004802EF"/>
    <w:rsid w:val="00485994"/>
    <w:rsid w:val="00496CEE"/>
    <w:rsid w:val="0049724A"/>
    <w:rsid w:val="004A226F"/>
    <w:rsid w:val="004A550B"/>
    <w:rsid w:val="004A6169"/>
    <w:rsid w:val="004A792E"/>
    <w:rsid w:val="004A7CD1"/>
    <w:rsid w:val="004B376D"/>
    <w:rsid w:val="004B6382"/>
    <w:rsid w:val="004B7359"/>
    <w:rsid w:val="004C0697"/>
    <w:rsid w:val="004C2A05"/>
    <w:rsid w:val="004C4186"/>
    <w:rsid w:val="004C5244"/>
    <w:rsid w:val="004D1F2B"/>
    <w:rsid w:val="004E20D7"/>
    <w:rsid w:val="004E2AA4"/>
    <w:rsid w:val="004E2F5F"/>
    <w:rsid w:val="004F10E6"/>
    <w:rsid w:val="004F1EDD"/>
    <w:rsid w:val="00501538"/>
    <w:rsid w:val="00503B8C"/>
    <w:rsid w:val="00504F31"/>
    <w:rsid w:val="005101AF"/>
    <w:rsid w:val="00511D84"/>
    <w:rsid w:val="005141AC"/>
    <w:rsid w:val="00514303"/>
    <w:rsid w:val="005303A4"/>
    <w:rsid w:val="00531354"/>
    <w:rsid w:val="0053453F"/>
    <w:rsid w:val="00546C33"/>
    <w:rsid w:val="00550543"/>
    <w:rsid w:val="00551BC6"/>
    <w:rsid w:val="005555F0"/>
    <w:rsid w:val="005602EC"/>
    <w:rsid w:val="00561270"/>
    <w:rsid w:val="005667FA"/>
    <w:rsid w:val="00567463"/>
    <w:rsid w:val="005779EC"/>
    <w:rsid w:val="00582B6C"/>
    <w:rsid w:val="005840EE"/>
    <w:rsid w:val="005862D1"/>
    <w:rsid w:val="00594803"/>
    <w:rsid w:val="005A2827"/>
    <w:rsid w:val="005A472A"/>
    <w:rsid w:val="005A4BB5"/>
    <w:rsid w:val="005B4B39"/>
    <w:rsid w:val="005B65A0"/>
    <w:rsid w:val="005C24E4"/>
    <w:rsid w:val="005C4EF2"/>
    <w:rsid w:val="005C65C0"/>
    <w:rsid w:val="005D05BE"/>
    <w:rsid w:val="005D1D9D"/>
    <w:rsid w:val="005D6738"/>
    <w:rsid w:val="005D6B28"/>
    <w:rsid w:val="005D6FE1"/>
    <w:rsid w:val="005D71AA"/>
    <w:rsid w:val="005E7976"/>
    <w:rsid w:val="005F75E9"/>
    <w:rsid w:val="005F75EB"/>
    <w:rsid w:val="006026F8"/>
    <w:rsid w:val="00605156"/>
    <w:rsid w:val="0060690D"/>
    <w:rsid w:val="00611BAE"/>
    <w:rsid w:val="00614D5C"/>
    <w:rsid w:val="00621B13"/>
    <w:rsid w:val="0062372D"/>
    <w:rsid w:val="00633F5F"/>
    <w:rsid w:val="00634C88"/>
    <w:rsid w:val="00635859"/>
    <w:rsid w:val="00635FAA"/>
    <w:rsid w:val="00643C26"/>
    <w:rsid w:val="00643F51"/>
    <w:rsid w:val="00645AF8"/>
    <w:rsid w:val="006507FE"/>
    <w:rsid w:val="00650B37"/>
    <w:rsid w:val="00652649"/>
    <w:rsid w:val="00655620"/>
    <w:rsid w:val="00655FB6"/>
    <w:rsid w:val="00656AD2"/>
    <w:rsid w:val="00661185"/>
    <w:rsid w:val="0066124B"/>
    <w:rsid w:val="006772E6"/>
    <w:rsid w:val="006906CF"/>
    <w:rsid w:val="00693ACE"/>
    <w:rsid w:val="006A18DA"/>
    <w:rsid w:val="006A5356"/>
    <w:rsid w:val="006A5E6D"/>
    <w:rsid w:val="006B2360"/>
    <w:rsid w:val="006B306F"/>
    <w:rsid w:val="006B548F"/>
    <w:rsid w:val="006C6E96"/>
    <w:rsid w:val="006D094D"/>
    <w:rsid w:val="006D57B4"/>
    <w:rsid w:val="006D6653"/>
    <w:rsid w:val="006E1520"/>
    <w:rsid w:val="006E5363"/>
    <w:rsid w:val="006F285E"/>
    <w:rsid w:val="00700EEE"/>
    <w:rsid w:val="00701544"/>
    <w:rsid w:val="00702093"/>
    <w:rsid w:val="00703344"/>
    <w:rsid w:val="00704D4E"/>
    <w:rsid w:val="00707433"/>
    <w:rsid w:val="0070745A"/>
    <w:rsid w:val="00707E2D"/>
    <w:rsid w:val="00712561"/>
    <w:rsid w:val="00713AC3"/>
    <w:rsid w:val="00714FA4"/>
    <w:rsid w:val="0072444A"/>
    <w:rsid w:val="00731099"/>
    <w:rsid w:val="00731302"/>
    <w:rsid w:val="00731824"/>
    <w:rsid w:val="007353A4"/>
    <w:rsid w:val="00737653"/>
    <w:rsid w:val="00744E7B"/>
    <w:rsid w:val="00745EE8"/>
    <w:rsid w:val="00751157"/>
    <w:rsid w:val="00752BA8"/>
    <w:rsid w:val="00757767"/>
    <w:rsid w:val="00757F0D"/>
    <w:rsid w:val="00761B46"/>
    <w:rsid w:val="00762805"/>
    <w:rsid w:val="007641EB"/>
    <w:rsid w:val="00770572"/>
    <w:rsid w:val="00770972"/>
    <w:rsid w:val="00772B6B"/>
    <w:rsid w:val="007760CF"/>
    <w:rsid w:val="00776D5D"/>
    <w:rsid w:val="0078255F"/>
    <w:rsid w:val="0078318F"/>
    <w:rsid w:val="00787737"/>
    <w:rsid w:val="00787B8C"/>
    <w:rsid w:val="00791DD6"/>
    <w:rsid w:val="0079330C"/>
    <w:rsid w:val="007936F4"/>
    <w:rsid w:val="00794AA3"/>
    <w:rsid w:val="007A16C1"/>
    <w:rsid w:val="007A3576"/>
    <w:rsid w:val="007A4993"/>
    <w:rsid w:val="007A4ADA"/>
    <w:rsid w:val="007B25E5"/>
    <w:rsid w:val="007B3EBC"/>
    <w:rsid w:val="007B592B"/>
    <w:rsid w:val="007C377A"/>
    <w:rsid w:val="007C577A"/>
    <w:rsid w:val="007D38AF"/>
    <w:rsid w:val="007E232B"/>
    <w:rsid w:val="007E6B03"/>
    <w:rsid w:val="007F7346"/>
    <w:rsid w:val="0080123C"/>
    <w:rsid w:val="00803D6B"/>
    <w:rsid w:val="00807FFE"/>
    <w:rsid w:val="00815A4C"/>
    <w:rsid w:val="00824F21"/>
    <w:rsid w:val="00825ABF"/>
    <w:rsid w:val="00825CE5"/>
    <w:rsid w:val="0083002F"/>
    <w:rsid w:val="00835A46"/>
    <w:rsid w:val="00842585"/>
    <w:rsid w:val="00846363"/>
    <w:rsid w:val="00846969"/>
    <w:rsid w:val="00846F02"/>
    <w:rsid w:val="00851E63"/>
    <w:rsid w:val="008522C0"/>
    <w:rsid w:val="00860E73"/>
    <w:rsid w:val="00862070"/>
    <w:rsid w:val="00864716"/>
    <w:rsid w:val="00864EF6"/>
    <w:rsid w:val="00864F69"/>
    <w:rsid w:val="008716AD"/>
    <w:rsid w:val="0088152A"/>
    <w:rsid w:val="008845C0"/>
    <w:rsid w:val="008849D3"/>
    <w:rsid w:val="008910A1"/>
    <w:rsid w:val="0089490A"/>
    <w:rsid w:val="008A369E"/>
    <w:rsid w:val="008A4F92"/>
    <w:rsid w:val="008A63BD"/>
    <w:rsid w:val="008B0163"/>
    <w:rsid w:val="008B1E73"/>
    <w:rsid w:val="008B7F62"/>
    <w:rsid w:val="008D726E"/>
    <w:rsid w:val="008E4A2E"/>
    <w:rsid w:val="008F36C6"/>
    <w:rsid w:val="008F6488"/>
    <w:rsid w:val="008F7F54"/>
    <w:rsid w:val="0090000F"/>
    <w:rsid w:val="0090730B"/>
    <w:rsid w:val="009114A0"/>
    <w:rsid w:val="009125EC"/>
    <w:rsid w:val="00914A9F"/>
    <w:rsid w:val="00915FF2"/>
    <w:rsid w:val="0092207C"/>
    <w:rsid w:val="00924106"/>
    <w:rsid w:val="00925BAC"/>
    <w:rsid w:val="00925EF8"/>
    <w:rsid w:val="00926856"/>
    <w:rsid w:val="0093222C"/>
    <w:rsid w:val="00933167"/>
    <w:rsid w:val="00943067"/>
    <w:rsid w:val="009512CD"/>
    <w:rsid w:val="009546E4"/>
    <w:rsid w:val="00954A1A"/>
    <w:rsid w:val="00955B3A"/>
    <w:rsid w:val="009565BC"/>
    <w:rsid w:val="00957107"/>
    <w:rsid w:val="00964D07"/>
    <w:rsid w:val="0096673C"/>
    <w:rsid w:val="00967554"/>
    <w:rsid w:val="00975F14"/>
    <w:rsid w:val="00982996"/>
    <w:rsid w:val="00984C04"/>
    <w:rsid w:val="00986412"/>
    <w:rsid w:val="00987998"/>
    <w:rsid w:val="009A2687"/>
    <w:rsid w:val="009A3245"/>
    <w:rsid w:val="009A5525"/>
    <w:rsid w:val="009B5176"/>
    <w:rsid w:val="009C0868"/>
    <w:rsid w:val="009C397D"/>
    <w:rsid w:val="009C5063"/>
    <w:rsid w:val="009C7C56"/>
    <w:rsid w:val="009D2E8B"/>
    <w:rsid w:val="009D41E0"/>
    <w:rsid w:val="009D443B"/>
    <w:rsid w:val="009D65D7"/>
    <w:rsid w:val="009D6EA0"/>
    <w:rsid w:val="009E0B7F"/>
    <w:rsid w:val="009E2C93"/>
    <w:rsid w:val="009E3CB3"/>
    <w:rsid w:val="009E56A0"/>
    <w:rsid w:val="009F07A3"/>
    <w:rsid w:val="009F07E1"/>
    <w:rsid w:val="009F2343"/>
    <w:rsid w:val="009F7903"/>
    <w:rsid w:val="00A04CFD"/>
    <w:rsid w:val="00A0597C"/>
    <w:rsid w:val="00A066F3"/>
    <w:rsid w:val="00A07896"/>
    <w:rsid w:val="00A11E1A"/>
    <w:rsid w:val="00A15549"/>
    <w:rsid w:val="00A15E7A"/>
    <w:rsid w:val="00A16296"/>
    <w:rsid w:val="00A23386"/>
    <w:rsid w:val="00A2568F"/>
    <w:rsid w:val="00A31068"/>
    <w:rsid w:val="00A35358"/>
    <w:rsid w:val="00A533B6"/>
    <w:rsid w:val="00A5373A"/>
    <w:rsid w:val="00A56A02"/>
    <w:rsid w:val="00A61073"/>
    <w:rsid w:val="00A622F2"/>
    <w:rsid w:val="00A67F33"/>
    <w:rsid w:val="00A837EC"/>
    <w:rsid w:val="00A85215"/>
    <w:rsid w:val="00A911CA"/>
    <w:rsid w:val="00A95107"/>
    <w:rsid w:val="00AA25A9"/>
    <w:rsid w:val="00AA3082"/>
    <w:rsid w:val="00AA4483"/>
    <w:rsid w:val="00AA5ECB"/>
    <w:rsid w:val="00AA74A6"/>
    <w:rsid w:val="00AC1603"/>
    <w:rsid w:val="00AC4B9D"/>
    <w:rsid w:val="00AC4EEB"/>
    <w:rsid w:val="00AD480C"/>
    <w:rsid w:val="00AD576E"/>
    <w:rsid w:val="00AD6E79"/>
    <w:rsid w:val="00AD7243"/>
    <w:rsid w:val="00AD743A"/>
    <w:rsid w:val="00AE2A68"/>
    <w:rsid w:val="00AE5DF0"/>
    <w:rsid w:val="00AF5448"/>
    <w:rsid w:val="00B01466"/>
    <w:rsid w:val="00B043B9"/>
    <w:rsid w:val="00B05434"/>
    <w:rsid w:val="00B073C5"/>
    <w:rsid w:val="00B11DBF"/>
    <w:rsid w:val="00B16ECA"/>
    <w:rsid w:val="00B20006"/>
    <w:rsid w:val="00B219A4"/>
    <w:rsid w:val="00B242EB"/>
    <w:rsid w:val="00B25F1E"/>
    <w:rsid w:val="00B26587"/>
    <w:rsid w:val="00B265AB"/>
    <w:rsid w:val="00B30620"/>
    <w:rsid w:val="00B35DDD"/>
    <w:rsid w:val="00B46862"/>
    <w:rsid w:val="00B46890"/>
    <w:rsid w:val="00B50331"/>
    <w:rsid w:val="00B50E70"/>
    <w:rsid w:val="00B60E79"/>
    <w:rsid w:val="00B64420"/>
    <w:rsid w:val="00B719FB"/>
    <w:rsid w:val="00B71AE6"/>
    <w:rsid w:val="00B76B05"/>
    <w:rsid w:val="00B86E45"/>
    <w:rsid w:val="00B872D9"/>
    <w:rsid w:val="00B9238E"/>
    <w:rsid w:val="00B940F8"/>
    <w:rsid w:val="00BA7F23"/>
    <w:rsid w:val="00BB0DB1"/>
    <w:rsid w:val="00BB1C3A"/>
    <w:rsid w:val="00BB1F28"/>
    <w:rsid w:val="00BB3943"/>
    <w:rsid w:val="00BC0962"/>
    <w:rsid w:val="00BC0F05"/>
    <w:rsid w:val="00BC33CE"/>
    <w:rsid w:val="00BC3CEA"/>
    <w:rsid w:val="00BC5423"/>
    <w:rsid w:val="00BC6E7E"/>
    <w:rsid w:val="00BD1393"/>
    <w:rsid w:val="00BD24F6"/>
    <w:rsid w:val="00BD510B"/>
    <w:rsid w:val="00BE0AB4"/>
    <w:rsid w:val="00BE33ED"/>
    <w:rsid w:val="00BE3C46"/>
    <w:rsid w:val="00BE4BEA"/>
    <w:rsid w:val="00BE66C2"/>
    <w:rsid w:val="00BE71C3"/>
    <w:rsid w:val="00BE7B9E"/>
    <w:rsid w:val="00BE7D1D"/>
    <w:rsid w:val="00BF39A6"/>
    <w:rsid w:val="00BF3F47"/>
    <w:rsid w:val="00BF596D"/>
    <w:rsid w:val="00BF61C3"/>
    <w:rsid w:val="00BF62B0"/>
    <w:rsid w:val="00C016AE"/>
    <w:rsid w:val="00C0238A"/>
    <w:rsid w:val="00C03288"/>
    <w:rsid w:val="00C03366"/>
    <w:rsid w:val="00C0413A"/>
    <w:rsid w:val="00C053A2"/>
    <w:rsid w:val="00C06272"/>
    <w:rsid w:val="00C078C9"/>
    <w:rsid w:val="00C16244"/>
    <w:rsid w:val="00C216FF"/>
    <w:rsid w:val="00C23A5B"/>
    <w:rsid w:val="00C32815"/>
    <w:rsid w:val="00C32851"/>
    <w:rsid w:val="00C33943"/>
    <w:rsid w:val="00C34536"/>
    <w:rsid w:val="00C363DA"/>
    <w:rsid w:val="00C41C73"/>
    <w:rsid w:val="00C52E1A"/>
    <w:rsid w:val="00C548D2"/>
    <w:rsid w:val="00C54C66"/>
    <w:rsid w:val="00C56D14"/>
    <w:rsid w:val="00C764BD"/>
    <w:rsid w:val="00C77ADE"/>
    <w:rsid w:val="00C8236A"/>
    <w:rsid w:val="00C86D3F"/>
    <w:rsid w:val="00C90ED6"/>
    <w:rsid w:val="00C910A2"/>
    <w:rsid w:val="00C91B34"/>
    <w:rsid w:val="00C9211A"/>
    <w:rsid w:val="00C947D8"/>
    <w:rsid w:val="00C94A01"/>
    <w:rsid w:val="00C9560C"/>
    <w:rsid w:val="00CA08F5"/>
    <w:rsid w:val="00CA29A5"/>
    <w:rsid w:val="00CA3827"/>
    <w:rsid w:val="00CA729A"/>
    <w:rsid w:val="00CB10DA"/>
    <w:rsid w:val="00CB58C3"/>
    <w:rsid w:val="00CB5B51"/>
    <w:rsid w:val="00CB668F"/>
    <w:rsid w:val="00CB7910"/>
    <w:rsid w:val="00CC551D"/>
    <w:rsid w:val="00CC6A6C"/>
    <w:rsid w:val="00CD0EC1"/>
    <w:rsid w:val="00CD3E2D"/>
    <w:rsid w:val="00CD4B7C"/>
    <w:rsid w:val="00CE1B48"/>
    <w:rsid w:val="00CE6558"/>
    <w:rsid w:val="00CE6F86"/>
    <w:rsid w:val="00CE73D1"/>
    <w:rsid w:val="00CE7794"/>
    <w:rsid w:val="00CF07B8"/>
    <w:rsid w:val="00CF13E3"/>
    <w:rsid w:val="00CF589B"/>
    <w:rsid w:val="00CF5DAB"/>
    <w:rsid w:val="00D02B8D"/>
    <w:rsid w:val="00D076E4"/>
    <w:rsid w:val="00D10411"/>
    <w:rsid w:val="00D129E2"/>
    <w:rsid w:val="00D13B46"/>
    <w:rsid w:val="00D13C64"/>
    <w:rsid w:val="00D16690"/>
    <w:rsid w:val="00D25263"/>
    <w:rsid w:val="00D25C1C"/>
    <w:rsid w:val="00D3007A"/>
    <w:rsid w:val="00D32922"/>
    <w:rsid w:val="00D32C94"/>
    <w:rsid w:val="00D415AC"/>
    <w:rsid w:val="00D51614"/>
    <w:rsid w:val="00D53D29"/>
    <w:rsid w:val="00D64B29"/>
    <w:rsid w:val="00D65E32"/>
    <w:rsid w:val="00D74E28"/>
    <w:rsid w:val="00D76D31"/>
    <w:rsid w:val="00D81C7B"/>
    <w:rsid w:val="00D87A8F"/>
    <w:rsid w:val="00D91988"/>
    <w:rsid w:val="00D93185"/>
    <w:rsid w:val="00D94FFA"/>
    <w:rsid w:val="00DA34AD"/>
    <w:rsid w:val="00DA5CA5"/>
    <w:rsid w:val="00DB0983"/>
    <w:rsid w:val="00DB5B9B"/>
    <w:rsid w:val="00DD4D27"/>
    <w:rsid w:val="00DD5E9E"/>
    <w:rsid w:val="00DD6951"/>
    <w:rsid w:val="00DE3369"/>
    <w:rsid w:val="00DE3A79"/>
    <w:rsid w:val="00DE5509"/>
    <w:rsid w:val="00DE622C"/>
    <w:rsid w:val="00DF4A7F"/>
    <w:rsid w:val="00E11EA7"/>
    <w:rsid w:val="00E1495B"/>
    <w:rsid w:val="00E16610"/>
    <w:rsid w:val="00E221AE"/>
    <w:rsid w:val="00E33A1A"/>
    <w:rsid w:val="00E36470"/>
    <w:rsid w:val="00E41DCC"/>
    <w:rsid w:val="00E43169"/>
    <w:rsid w:val="00E510AF"/>
    <w:rsid w:val="00E51F61"/>
    <w:rsid w:val="00E563C4"/>
    <w:rsid w:val="00E57F5C"/>
    <w:rsid w:val="00E618F2"/>
    <w:rsid w:val="00E65645"/>
    <w:rsid w:val="00E67789"/>
    <w:rsid w:val="00E7039C"/>
    <w:rsid w:val="00E71ADE"/>
    <w:rsid w:val="00E748BA"/>
    <w:rsid w:val="00E76470"/>
    <w:rsid w:val="00E8712B"/>
    <w:rsid w:val="00E907BD"/>
    <w:rsid w:val="00E91295"/>
    <w:rsid w:val="00E94B63"/>
    <w:rsid w:val="00E9646B"/>
    <w:rsid w:val="00EA027A"/>
    <w:rsid w:val="00EA088F"/>
    <w:rsid w:val="00EA10E2"/>
    <w:rsid w:val="00EA20DA"/>
    <w:rsid w:val="00EA5BEF"/>
    <w:rsid w:val="00EA5E47"/>
    <w:rsid w:val="00EB2927"/>
    <w:rsid w:val="00EB2E1B"/>
    <w:rsid w:val="00EC34EA"/>
    <w:rsid w:val="00ED0EC8"/>
    <w:rsid w:val="00EF07EB"/>
    <w:rsid w:val="00EF0CD0"/>
    <w:rsid w:val="00EF5BFB"/>
    <w:rsid w:val="00F02F7A"/>
    <w:rsid w:val="00F03BC7"/>
    <w:rsid w:val="00F05ED8"/>
    <w:rsid w:val="00F07AC9"/>
    <w:rsid w:val="00F11844"/>
    <w:rsid w:val="00F1270C"/>
    <w:rsid w:val="00F17D07"/>
    <w:rsid w:val="00F2280F"/>
    <w:rsid w:val="00F421D6"/>
    <w:rsid w:val="00F504C4"/>
    <w:rsid w:val="00F6354F"/>
    <w:rsid w:val="00F658E0"/>
    <w:rsid w:val="00F65D1E"/>
    <w:rsid w:val="00F65E0E"/>
    <w:rsid w:val="00F6635F"/>
    <w:rsid w:val="00F73B3F"/>
    <w:rsid w:val="00F7517B"/>
    <w:rsid w:val="00F80EAD"/>
    <w:rsid w:val="00F84AF6"/>
    <w:rsid w:val="00F90E57"/>
    <w:rsid w:val="00F9175D"/>
    <w:rsid w:val="00F92602"/>
    <w:rsid w:val="00FA0236"/>
    <w:rsid w:val="00FA6982"/>
    <w:rsid w:val="00FB09B1"/>
    <w:rsid w:val="00FB1608"/>
    <w:rsid w:val="00FB3284"/>
    <w:rsid w:val="00FB4FF5"/>
    <w:rsid w:val="00FC305E"/>
    <w:rsid w:val="00FC3102"/>
    <w:rsid w:val="00FC4BD2"/>
    <w:rsid w:val="00FC5127"/>
    <w:rsid w:val="00FD271B"/>
    <w:rsid w:val="00FD4C8B"/>
    <w:rsid w:val="00FE77F6"/>
    <w:rsid w:val="00FF6087"/>
    <w:rsid w:val="00FF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66F686"/>
  <w15:docId w15:val="{B986ED35-29DC-D245-B65B-B5325D6D0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835DC"/>
    <w:rPr>
      <w:rFonts w:eastAsia="Times New Roman"/>
      <w:sz w:val="24"/>
      <w:szCs w:val="24"/>
    </w:rPr>
  </w:style>
  <w:style w:type="paragraph" w:styleId="2">
    <w:name w:val="heading 2"/>
    <w:basedOn w:val="a"/>
    <w:link w:val="20"/>
    <w:uiPriority w:val="9"/>
    <w:qFormat/>
    <w:rsid w:val="00EA088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F39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515B35"/>
    <w:pPr>
      <w:tabs>
        <w:tab w:val="center" w:pos="4677"/>
        <w:tab w:val="right" w:pos="9355"/>
      </w:tabs>
    </w:pPr>
  </w:style>
  <w:style w:type="paragraph" w:styleId="a5">
    <w:name w:val="footer"/>
    <w:basedOn w:val="a"/>
    <w:link w:val="a6"/>
    <w:rsid w:val="00515B35"/>
    <w:pPr>
      <w:tabs>
        <w:tab w:val="center" w:pos="4677"/>
        <w:tab w:val="right" w:pos="9355"/>
      </w:tabs>
    </w:pPr>
    <w:rPr>
      <w:lang w:val="x-none"/>
    </w:rPr>
  </w:style>
  <w:style w:type="character" w:styleId="a7">
    <w:name w:val="Strong"/>
    <w:qFormat/>
    <w:rsid w:val="00DA568C"/>
    <w:rPr>
      <w:b/>
      <w:bCs/>
    </w:rPr>
  </w:style>
  <w:style w:type="paragraph" w:customStyle="1" w:styleId="1-21">
    <w:name w:val="Средняя сетка 1 - Акцент 21"/>
    <w:basedOn w:val="a"/>
    <w:qFormat/>
    <w:rsid w:val="002F146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8">
    <w:name w:val="Hyperlink"/>
    <w:uiPriority w:val="99"/>
    <w:unhideWhenUsed/>
    <w:rsid w:val="002F1467"/>
    <w:rPr>
      <w:color w:val="0000FF"/>
      <w:u w:val="single"/>
    </w:rPr>
  </w:style>
  <w:style w:type="paragraph" w:styleId="a9">
    <w:name w:val="Balloon Text"/>
    <w:basedOn w:val="a"/>
    <w:link w:val="aa"/>
    <w:rsid w:val="00870109"/>
    <w:rPr>
      <w:rFonts w:ascii="Tahoma" w:hAnsi="Tahoma"/>
      <w:sz w:val="16"/>
      <w:szCs w:val="16"/>
      <w:lang w:val="x-none"/>
    </w:rPr>
  </w:style>
  <w:style w:type="character" w:customStyle="1" w:styleId="aa">
    <w:name w:val="Текст выноски Знак"/>
    <w:link w:val="a9"/>
    <w:rsid w:val="00870109"/>
    <w:rPr>
      <w:rFonts w:ascii="Tahoma" w:eastAsia="SimSun" w:hAnsi="Tahoma" w:cs="Tahoma"/>
      <w:sz w:val="16"/>
      <w:szCs w:val="16"/>
      <w:lang w:eastAsia="zh-CN"/>
    </w:rPr>
  </w:style>
  <w:style w:type="paragraph" w:customStyle="1" w:styleId="s4">
    <w:name w:val="s4"/>
    <w:basedOn w:val="a"/>
    <w:rsid w:val="00B073C5"/>
    <w:pPr>
      <w:spacing w:before="100" w:beforeAutospacing="1" w:after="100" w:afterAutospacing="1"/>
    </w:pPr>
    <w:rPr>
      <w:rFonts w:eastAsia="Calibri"/>
    </w:rPr>
  </w:style>
  <w:style w:type="paragraph" w:customStyle="1" w:styleId="s6">
    <w:name w:val="s6"/>
    <w:basedOn w:val="a"/>
    <w:rsid w:val="00B073C5"/>
    <w:pPr>
      <w:spacing w:before="100" w:beforeAutospacing="1" w:after="100" w:afterAutospacing="1"/>
    </w:pPr>
    <w:rPr>
      <w:rFonts w:eastAsia="Calibri"/>
    </w:rPr>
  </w:style>
  <w:style w:type="paragraph" w:customStyle="1" w:styleId="s7">
    <w:name w:val="s7"/>
    <w:basedOn w:val="a"/>
    <w:rsid w:val="00B073C5"/>
    <w:pPr>
      <w:spacing w:before="100" w:beforeAutospacing="1" w:after="100" w:afterAutospacing="1"/>
    </w:pPr>
    <w:rPr>
      <w:rFonts w:eastAsia="Calibri"/>
    </w:rPr>
  </w:style>
  <w:style w:type="paragraph" w:customStyle="1" w:styleId="s8">
    <w:name w:val="s8"/>
    <w:basedOn w:val="a"/>
    <w:rsid w:val="00B073C5"/>
    <w:pPr>
      <w:spacing w:before="100" w:beforeAutospacing="1" w:after="100" w:afterAutospacing="1"/>
    </w:pPr>
    <w:rPr>
      <w:rFonts w:eastAsia="Calibri"/>
    </w:rPr>
  </w:style>
  <w:style w:type="paragraph" w:customStyle="1" w:styleId="s9">
    <w:name w:val="s9"/>
    <w:basedOn w:val="a"/>
    <w:rsid w:val="00B073C5"/>
    <w:pPr>
      <w:spacing w:before="100" w:beforeAutospacing="1" w:after="100" w:afterAutospacing="1"/>
    </w:pPr>
    <w:rPr>
      <w:rFonts w:eastAsia="Calibri"/>
    </w:rPr>
  </w:style>
  <w:style w:type="character" w:customStyle="1" w:styleId="s3">
    <w:name w:val="s3"/>
    <w:basedOn w:val="a0"/>
    <w:rsid w:val="00B073C5"/>
  </w:style>
  <w:style w:type="character" w:customStyle="1" w:styleId="s5">
    <w:name w:val="s5"/>
    <w:basedOn w:val="a0"/>
    <w:rsid w:val="00B073C5"/>
  </w:style>
  <w:style w:type="character" w:customStyle="1" w:styleId="s10">
    <w:name w:val="s10"/>
    <w:basedOn w:val="a0"/>
    <w:rsid w:val="00B073C5"/>
  </w:style>
  <w:style w:type="character" w:customStyle="1" w:styleId="a6">
    <w:name w:val="Нижний колонтитул Знак"/>
    <w:link w:val="a5"/>
    <w:rsid w:val="00B073C5"/>
    <w:rPr>
      <w:rFonts w:ascii="Blackoak" w:eastAsia="SimSun" w:hAnsi="Blackoak" w:cs="Blackoak"/>
      <w:sz w:val="24"/>
      <w:szCs w:val="24"/>
      <w:lang w:eastAsia="zh-CN"/>
    </w:rPr>
  </w:style>
  <w:style w:type="character" w:styleId="ab">
    <w:name w:val="annotation reference"/>
    <w:uiPriority w:val="99"/>
    <w:rsid w:val="00943067"/>
    <w:rPr>
      <w:sz w:val="16"/>
      <w:szCs w:val="16"/>
    </w:rPr>
  </w:style>
  <w:style w:type="paragraph" w:styleId="ac">
    <w:name w:val="annotation text"/>
    <w:basedOn w:val="a"/>
    <w:link w:val="ad"/>
    <w:rsid w:val="00943067"/>
    <w:rPr>
      <w:sz w:val="20"/>
      <w:szCs w:val="20"/>
      <w:lang w:val="x-none"/>
    </w:rPr>
  </w:style>
  <w:style w:type="character" w:customStyle="1" w:styleId="ad">
    <w:name w:val="Текст примечания Знак"/>
    <w:link w:val="ac"/>
    <w:rsid w:val="00943067"/>
    <w:rPr>
      <w:rFonts w:ascii="Blackoak" w:eastAsia="SimSun" w:hAnsi="Blackoak" w:cs="Blackoak"/>
      <w:lang w:eastAsia="zh-CN"/>
    </w:rPr>
  </w:style>
  <w:style w:type="paragraph" w:styleId="ae">
    <w:name w:val="annotation subject"/>
    <w:basedOn w:val="ac"/>
    <w:next w:val="ac"/>
    <w:link w:val="af"/>
    <w:rsid w:val="00943067"/>
    <w:rPr>
      <w:b/>
      <w:bCs/>
    </w:rPr>
  </w:style>
  <w:style w:type="character" w:customStyle="1" w:styleId="af">
    <w:name w:val="Тема примечания Знак"/>
    <w:link w:val="ae"/>
    <w:rsid w:val="00943067"/>
    <w:rPr>
      <w:rFonts w:ascii="Blackoak" w:eastAsia="SimSun" w:hAnsi="Blackoak" w:cs="Blackoak"/>
      <w:b/>
      <w:bCs/>
      <w:lang w:eastAsia="zh-CN"/>
    </w:rPr>
  </w:style>
  <w:style w:type="character" w:customStyle="1" w:styleId="20">
    <w:name w:val="Заголовок 2 Знак"/>
    <w:link w:val="2"/>
    <w:uiPriority w:val="9"/>
    <w:rsid w:val="00EA088F"/>
    <w:rPr>
      <w:rFonts w:eastAsia="Times New Roman"/>
      <w:b/>
      <w:bCs/>
      <w:sz w:val="36"/>
      <w:szCs w:val="36"/>
    </w:rPr>
  </w:style>
  <w:style w:type="character" w:customStyle="1" w:styleId="apple-converted-space">
    <w:name w:val="apple-converted-space"/>
    <w:rsid w:val="00EA088F"/>
  </w:style>
  <w:style w:type="paragraph" w:customStyle="1" w:styleId="-11">
    <w:name w:val="-11"/>
    <w:basedOn w:val="a"/>
    <w:rsid w:val="00EA088F"/>
    <w:pPr>
      <w:spacing w:before="100" w:beforeAutospacing="1" w:after="100" w:afterAutospacing="1"/>
    </w:pPr>
  </w:style>
  <w:style w:type="paragraph" w:styleId="af0">
    <w:name w:val="List Paragraph"/>
    <w:aliases w:val="Мелкий заголовок"/>
    <w:basedOn w:val="a"/>
    <w:link w:val="af1"/>
    <w:uiPriority w:val="34"/>
    <w:qFormat/>
    <w:rsid w:val="00EA088F"/>
    <w:pPr>
      <w:spacing w:before="100" w:beforeAutospacing="1" w:after="100" w:afterAutospacing="1"/>
    </w:pPr>
  </w:style>
  <w:style w:type="character" w:styleId="af2">
    <w:name w:val="Placeholder Text"/>
    <w:basedOn w:val="a0"/>
    <w:uiPriority w:val="99"/>
    <w:semiHidden/>
    <w:rsid w:val="009C397D"/>
    <w:rPr>
      <w:color w:val="808080"/>
    </w:rPr>
  </w:style>
  <w:style w:type="character" w:customStyle="1" w:styleId="af1">
    <w:name w:val="Абзац списка Знак"/>
    <w:aliases w:val="Мелкий заголовок Знак"/>
    <w:basedOn w:val="a0"/>
    <w:link w:val="af0"/>
    <w:locked/>
    <w:rsid w:val="00C34536"/>
    <w:rPr>
      <w:rFonts w:eastAsia="Times New Roman"/>
      <w:sz w:val="24"/>
      <w:szCs w:val="24"/>
    </w:rPr>
  </w:style>
  <w:style w:type="paragraph" w:styleId="af3">
    <w:name w:val="Revision"/>
    <w:hidden/>
    <w:uiPriority w:val="99"/>
    <w:semiHidden/>
    <w:rsid w:val="00FD4C8B"/>
    <w:rPr>
      <w:rFonts w:eastAsia="Times New Roman"/>
      <w:sz w:val="24"/>
      <w:szCs w:val="24"/>
    </w:rPr>
  </w:style>
  <w:style w:type="character" w:styleId="af4">
    <w:name w:val="page number"/>
    <w:basedOn w:val="a0"/>
    <w:rsid w:val="00F65E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2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4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1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93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6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3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1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1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1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9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9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6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5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0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8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5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3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00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7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9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781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1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41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08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19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02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81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717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6488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15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23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9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39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68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65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95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90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564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356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2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1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978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5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3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6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6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6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9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5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9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19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3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96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1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93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434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74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5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0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3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4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28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54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66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0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1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7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0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1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8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3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7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04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9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49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0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5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1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62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5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6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6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0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55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09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2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301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3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17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9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1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91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9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0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12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0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5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7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2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119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2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3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2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3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5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6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6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3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8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7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56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0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1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8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4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0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4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976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8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6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8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4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5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9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6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7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1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6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1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hart" Target="charts/chart7.xml"/><Relationship Id="rId18" Type="http://schemas.openxmlformats.org/officeDocument/2006/relationships/chart" Target="charts/chart12.xml"/><Relationship Id="rId26" Type="http://schemas.openxmlformats.org/officeDocument/2006/relationships/chart" Target="charts/chart20.xml"/><Relationship Id="rId3" Type="http://schemas.openxmlformats.org/officeDocument/2006/relationships/settings" Target="settings.xml"/><Relationship Id="rId21" Type="http://schemas.openxmlformats.org/officeDocument/2006/relationships/chart" Target="charts/chart15.xml"/><Relationship Id="rId34" Type="http://schemas.openxmlformats.org/officeDocument/2006/relationships/fontTable" Target="fontTable.xml"/><Relationship Id="rId7" Type="http://schemas.openxmlformats.org/officeDocument/2006/relationships/chart" Target="charts/chart1.xml"/><Relationship Id="rId12" Type="http://schemas.openxmlformats.org/officeDocument/2006/relationships/chart" Target="charts/chart6.xml"/><Relationship Id="rId17" Type="http://schemas.openxmlformats.org/officeDocument/2006/relationships/chart" Target="charts/chart11.xml"/><Relationship Id="rId25" Type="http://schemas.openxmlformats.org/officeDocument/2006/relationships/chart" Target="charts/chart19.xml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chart" Target="charts/chart10.xml"/><Relationship Id="rId20" Type="http://schemas.openxmlformats.org/officeDocument/2006/relationships/chart" Target="charts/chart14.xml"/><Relationship Id="rId29" Type="http://schemas.openxmlformats.org/officeDocument/2006/relationships/chart" Target="charts/chart2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5.xml"/><Relationship Id="rId24" Type="http://schemas.openxmlformats.org/officeDocument/2006/relationships/chart" Target="charts/chart18.xml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chart" Target="charts/chart9.xml"/><Relationship Id="rId23" Type="http://schemas.openxmlformats.org/officeDocument/2006/relationships/chart" Target="charts/chart17.xml"/><Relationship Id="rId28" Type="http://schemas.openxmlformats.org/officeDocument/2006/relationships/chart" Target="charts/chart22.xml"/><Relationship Id="rId36" Type="http://schemas.openxmlformats.org/officeDocument/2006/relationships/theme" Target="theme/theme1.xml"/><Relationship Id="rId10" Type="http://schemas.openxmlformats.org/officeDocument/2006/relationships/chart" Target="charts/chart4.xml"/><Relationship Id="rId19" Type="http://schemas.openxmlformats.org/officeDocument/2006/relationships/chart" Target="charts/chart13.xml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chart" Target="charts/chart8.xml"/><Relationship Id="rId22" Type="http://schemas.openxmlformats.org/officeDocument/2006/relationships/chart" Target="charts/chart16.xml"/><Relationship Id="rId27" Type="http://schemas.openxmlformats.org/officeDocument/2006/relationships/chart" Target="charts/chart21.xml"/><Relationship Id="rId30" Type="http://schemas.openxmlformats.org/officeDocument/2006/relationships/header" Target="header1.xml"/><Relationship Id="rId35" Type="http://schemas.microsoft.com/office/2011/relationships/people" Target="people.xml"/><Relationship Id="rId8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2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yandex/Documents/&#1054;&#1090;&#1095;&#1077;&#1090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yandex/Documents/&#1054;&#1090;&#1095;&#1077;&#1090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yandex/Documents/&#1054;&#1090;&#1095;&#1077;&#1090;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yandex/Documents/&#1054;&#1090;&#1095;&#1077;&#1090;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yandex/Documents/&#1054;&#1090;&#1095;&#1077;&#1090;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yandex/Documents/&#1054;&#1090;&#1095;&#1077;&#1090;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yandex/Documents/&#1054;&#1090;&#1095;&#1077;&#1090;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yandex/Documents/&#1054;&#1090;&#1095;&#1077;&#1090;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yandex/Documents/&#1054;&#1090;&#1095;&#1077;&#1090;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yandex/Documents/&#1054;&#1090;&#1095;&#1077;&#1090;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yandex/Documents/&#1054;&#1090;&#1095;&#1077;&#1090;.xlsx" TargetMode="External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yandex/Documents/&#1054;&#1090;&#1095;&#1077;&#1090;.xlsx" TargetMode="External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yandex/Downloads/&#1050;&#1083;&#1091;&#1073;&#1099;%20&#1076;&#1072;&#1085;&#1085;&#1099;&#1077;_GPT.xlsx" TargetMode="External"/><Relationship Id="rId2" Type="http://schemas.microsoft.com/office/2011/relationships/chartColorStyle" Target="colors17.xml"/><Relationship Id="rId1" Type="http://schemas.microsoft.com/office/2011/relationships/chartStyle" Target="style17.xml"/></Relationships>
</file>

<file path=word/charts/_rels/chart18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yandex/Downloads/&#1050;&#1083;&#1091;&#1073;&#1099;%20&#1076;&#1072;&#1085;&#1085;&#1099;&#1077;_GPT.xlsx" TargetMode="External"/><Relationship Id="rId2" Type="http://schemas.microsoft.com/office/2011/relationships/chartColorStyle" Target="colors18.xml"/><Relationship Id="rId1" Type="http://schemas.microsoft.com/office/2011/relationships/chartStyle" Target="style18.xml"/></Relationships>
</file>

<file path=word/charts/_rels/chart19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yandex/Documents/&#1054;&#1090;&#1095;&#1077;&#1090;.xlsx" TargetMode="External"/></Relationships>
</file>

<file path=word/charts/_rels/chart20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yandex/Documents/&#1054;&#1090;&#1095;&#1077;&#1090;.xlsx" TargetMode="External"/><Relationship Id="rId2" Type="http://schemas.microsoft.com/office/2011/relationships/chartColorStyle" Target="colors19.xml"/><Relationship Id="rId1" Type="http://schemas.microsoft.com/office/2011/relationships/chartStyle" Target="style19.xml"/></Relationships>
</file>

<file path=word/charts/_rels/chart2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yandex/Downloads/&#1050;&#1083;&#1091;&#1073;&#1099;%20&#1076;&#1072;&#1085;&#1085;&#1099;&#1077;_GPT.xlsx" TargetMode="External"/><Relationship Id="rId2" Type="http://schemas.microsoft.com/office/2011/relationships/chartColorStyle" Target="colors20.xml"/><Relationship Id="rId1" Type="http://schemas.microsoft.com/office/2011/relationships/chartStyle" Target="style20.xml"/></Relationships>
</file>

<file path=word/charts/_rels/chart22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yandex/Documents/&#1054;&#1090;&#1095;&#1077;&#1090;.xlsx" TargetMode="External"/></Relationships>
</file>

<file path=word/charts/_rels/chart23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yandex/Documents/&#1054;&#1090;&#1095;&#1077;&#1090;.xlsx" TargetMode="External"/><Relationship Id="rId2" Type="http://schemas.microsoft.com/office/2011/relationships/chartColorStyle" Target="colors21.xml"/><Relationship Id="rId1" Type="http://schemas.microsoft.com/office/2011/relationships/chartStyle" Target="style2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Рост количества пользователей интернет-сайтов КХЛ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Лист1!$A$2</c:f>
              <c:strCache>
                <c:ptCount val="1"/>
                <c:pt idx="0">
                  <c:v>Пользователи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Лист1!$B$1:$I$1</c:f>
              <c:strCache>
                <c:ptCount val="8"/>
                <c:pt idx="0">
                  <c:v>15/16</c:v>
                </c:pt>
                <c:pt idx="1">
                  <c:v>16/17</c:v>
                </c:pt>
                <c:pt idx="2">
                  <c:v>17/18</c:v>
                </c:pt>
                <c:pt idx="3">
                  <c:v>19/20</c:v>
                </c:pt>
                <c:pt idx="4">
                  <c:v>20/21</c:v>
                </c:pt>
                <c:pt idx="5">
                  <c:v>21/22</c:v>
                </c:pt>
                <c:pt idx="6">
                  <c:v>22/23</c:v>
                </c:pt>
                <c:pt idx="7">
                  <c:v>23/24</c:v>
                </c:pt>
              </c:strCache>
            </c:strRef>
          </c:cat>
          <c:val>
            <c:numRef>
              <c:f>Лист1!$B$2:$I$2</c:f>
              <c:numCache>
                <c:formatCode>#,##0</c:formatCode>
                <c:ptCount val="8"/>
                <c:pt idx="0">
                  <c:v>10960387</c:v>
                </c:pt>
                <c:pt idx="1">
                  <c:v>10424334</c:v>
                </c:pt>
                <c:pt idx="2">
                  <c:v>9790674</c:v>
                </c:pt>
                <c:pt idx="3">
                  <c:v>9232648</c:v>
                </c:pt>
                <c:pt idx="4">
                  <c:v>9856233</c:v>
                </c:pt>
                <c:pt idx="5">
                  <c:v>8500457</c:v>
                </c:pt>
                <c:pt idx="6">
                  <c:v>9480757</c:v>
                </c:pt>
                <c:pt idx="7">
                  <c:v>13252445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863-A242-9A91-FC86F10817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00525728"/>
        <c:axId val="383413904"/>
      </c:barChart>
      <c:catAx>
        <c:axId val="4005257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83413904"/>
        <c:crosses val="autoZero"/>
        <c:auto val="1"/>
        <c:lblAlgn val="ctr"/>
        <c:lblOffset val="100"/>
        <c:noMultiLvlLbl val="0"/>
      </c:catAx>
      <c:valAx>
        <c:axId val="3834139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00525728"/>
        <c:crosses val="autoZero"/>
        <c:crossBetween val="between"/>
      </c:valAx>
      <c:spPr>
        <a:noFill/>
        <a:ln w="25400"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Рост</a:t>
            </a:r>
            <a:r>
              <a:rPr lang="ru-RU" baseline="0"/>
              <a:t> количества пользователей интернет-сайтов КХЛ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10290804001720305"/>
          <c:y val="0.1011764705882353"/>
          <c:w val="0.86442223052899403"/>
          <c:h val="0.68939911922774355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Столбец1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0"/>
                  <c:y val="-0.2251935256861366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745D-1344-998B-1AD3F7872EB2}"/>
                </c:ext>
              </c:extLst>
            </c:dLbl>
            <c:dLbl>
              <c:idx val="1"/>
              <c:layout>
                <c:manualLayout>
                  <c:x val="0"/>
                  <c:y val="-0.21111893033075299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745D-1344-998B-1AD3F7872EB2}"/>
                </c:ext>
              </c:extLst>
            </c:dLbl>
            <c:dLbl>
              <c:idx val="2"/>
              <c:layout>
                <c:manualLayout>
                  <c:x val="-4.0019911695151255E-17"/>
                  <c:y val="-0.19704433497536947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745D-1344-998B-1AD3F7872EB2}"/>
                </c:ext>
              </c:extLst>
            </c:dLbl>
            <c:dLbl>
              <c:idx val="3"/>
              <c:layout>
                <c:manualLayout>
                  <c:x val="0"/>
                  <c:y val="-0.1935256861365236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745D-1344-998B-1AD3F7872EB2}"/>
                </c:ext>
              </c:extLst>
            </c:dLbl>
            <c:dLbl>
              <c:idx val="4"/>
              <c:layout>
                <c:manualLayout>
                  <c:x val="0"/>
                  <c:y val="-0.2005629838142154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745D-1344-998B-1AD3F7872EB2}"/>
                </c:ext>
              </c:extLst>
            </c:dLbl>
            <c:dLbl>
              <c:idx val="5"/>
              <c:layout>
                <c:manualLayout>
                  <c:x val="-7.8271412306751159E-17"/>
                  <c:y val="-0.17945109078114005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745D-1344-998B-1AD3F7872EB2}"/>
                </c:ext>
              </c:extLst>
            </c:dLbl>
            <c:dLbl>
              <c:idx val="6"/>
              <c:layout>
                <c:manualLayout>
                  <c:x val="-2.1346995410395989E-3"/>
                  <c:y val="-0.2005629838142153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745D-1344-998B-1AD3F7872EB2}"/>
                </c:ext>
              </c:extLst>
            </c:dLbl>
            <c:dLbl>
              <c:idx val="7"/>
              <c:layout>
                <c:manualLayout>
                  <c:x val="-2.1346995410395989E-3"/>
                  <c:y val="-0.26038001407459538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745D-1344-998B-1AD3F7872EB2}"/>
                </c:ext>
              </c:extLst>
            </c:dLbl>
            <c:dLbl>
              <c:idx val="8"/>
              <c:layout>
                <c:manualLayout>
                  <c:x val="0"/>
                  <c:y val="-0.35186488388458831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745D-1344-998B-1AD3F7872EB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Лист1!$A$2:$A$10</c:f>
              <c:strCache>
                <c:ptCount val="9"/>
                <c:pt idx="0">
                  <c:v>15/16</c:v>
                </c:pt>
                <c:pt idx="1">
                  <c:v>16/17</c:v>
                </c:pt>
                <c:pt idx="2">
                  <c:v>17/18</c:v>
                </c:pt>
                <c:pt idx="3">
                  <c:v>19/20</c:v>
                </c:pt>
                <c:pt idx="4">
                  <c:v>20/21</c:v>
                </c:pt>
                <c:pt idx="5">
                  <c:v>21/22</c:v>
                </c:pt>
                <c:pt idx="6">
                  <c:v>22/23</c:v>
                </c:pt>
                <c:pt idx="7">
                  <c:v>23/24</c:v>
                </c:pt>
                <c:pt idx="8">
                  <c:v>24/25</c:v>
                </c:pt>
              </c:strCache>
            </c:strRef>
          </c:cat>
          <c:val>
            <c:numRef>
              <c:f>Лист1!$B$2:$B$10</c:f>
              <c:numCache>
                <c:formatCode>#,##0</c:formatCode>
                <c:ptCount val="9"/>
                <c:pt idx="0">
                  <c:v>10960387</c:v>
                </c:pt>
                <c:pt idx="1">
                  <c:v>10424334</c:v>
                </c:pt>
                <c:pt idx="2">
                  <c:v>9790674</c:v>
                </c:pt>
                <c:pt idx="3">
                  <c:v>9232648</c:v>
                </c:pt>
                <c:pt idx="4">
                  <c:v>9856233</c:v>
                </c:pt>
                <c:pt idx="5">
                  <c:v>8500457</c:v>
                </c:pt>
                <c:pt idx="6">
                  <c:v>9480757</c:v>
                </c:pt>
                <c:pt idx="7">
                  <c:v>13252445</c:v>
                </c:pt>
                <c:pt idx="8">
                  <c:v>18446292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745D-1344-998B-1AD3F7872EB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472030144"/>
        <c:axId val="-472019264"/>
      </c:barChart>
      <c:catAx>
        <c:axId val="-4720301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472019264"/>
        <c:crosses val="autoZero"/>
        <c:auto val="1"/>
        <c:lblAlgn val="ctr"/>
        <c:lblOffset val="100"/>
        <c:noMultiLvlLbl val="0"/>
      </c:catAx>
      <c:valAx>
        <c:axId val="-472019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4720301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Распределение по возрасту в сезоне 2</a:t>
            </a:r>
            <a:r>
              <a:rPr lang="en-US"/>
              <a:t>4</a:t>
            </a:r>
            <a:r>
              <a:rPr lang="ru-RU"/>
              <a:t>/2</a:t>
            </a:r>
            <a:r>
              <a:rPr lang="en-US"/>
              <a:t>5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Лист126!$B$1</c:f>
              <c:strCache>
                <c:ptCount val="1"/>
                <c:pt idx="0">
                  <c:v>Посетители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526-0C46-9C09-3FF71337AC1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526-0C46-9C09-3FF71337AC1D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4526-0C46-9C09-3FF71337AC1D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4526-0C46-9C09-3FF71337AC1D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4526-0C46-9C09-3FF71337AC1D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4526-0C46-9C09-3FF71337AC1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Лист126!$A$2:$A$7</c:f>
              <c:strCache>
                <c:ptCount val="6"/>
                <c:pt idx="0">
                  <c:v>младше 18 лет</c:v>
                </c:pt>
                <c:pt idx="1">
                  <c:v>18‑24 года</c:v>
                </c:pt>
                <c:pt idx="2">
                  <c:v>25‑34 года</c:v>
                </c:pt>
                <c:pt idx="3">
                  <c:v>35‑44 года</c:v>
                </c:pt>
                <c:pt idx="4">
                  <c:v>45-54 года</c:v>
                </c:pt>
                <c:pt idx="5">
                  <c:v>55 лет и старше</c:v>
                </c:pt>
              </c:strCache>
            </c:strRef>
          </c:cat>
          <c:val>
            <c:numRef>
              <c:f>Лист126!$B$2:$B$7</c:f>
              <c:numCache>
                <c:formatCode>General</c:formatCode>
                <c:ptCount val="6"/>
                <c:pt idx="0">
                  <c:v>495705</c:v>
                </c:pt>
                <c:pt idx="1">
                  <c:v>971953</c:v>
                </c:pt>
                <c:pt idx="2">
                  <c:v>2621756</c:v>
                </c:pt>
                <c:pt idx="3">
                  <c:v>2520508</c:v>
                </c:pt>
                <c:pt idx="4">
                  <c:v>1770800</c:v>
                </c:pt>
                <c:pt idx="5">
                  <c:v>1653517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4526-0C46-9C09-3FF71337AC1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Распределение по полу в сезоне 23/24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Пол!$B$19</c:f>
              <c:strCache>
                <c:ptCount val="1"/>
                <c:pt idx="0">
                  <c:v>Посетители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E97-0545-966F-F2E92459C8E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E97-0545-966F-F2E92459C8E8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Пол!$A$20:$A$21</c:f>
              <c:strCache>
                <c:ptCount val="2"/>
                <c:pt idx="0">
                  <c:v>мужской</c:v>
                </c:pt>
                <c:pt idx="1">
                  <c:v>женский</c:v>
                </c:pt>
              </c:strCache>
            </c:strRef>
          </c:cat>
          <c:val>
            <c:numRef>
              <c:f>Пол!$B$20:$B$21</c:f>
              <c:numCache>
                <c:formatCode>0</c:formatCode>
                <c:ptCount val="2"/>
                <c:pt idx="0">
                  <c:v>4675981</c:v>
                </c:pt>
                <c:pt idx="1">
                  <c:v>2133613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4E97-0545-966F-F2E92459C8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Устрйоства в сезоне 23/24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EED-8B40-A363-15545B058B7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EED-8B40-A363-15545B058B7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EED-8B40-A363-15545B058B72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Устройства!$A$10:$A$12</c:f>
              <c:strCache>
                <c:ptCount val="3"/>
                <c:pt idx="0">
                  <c:v>mobile</c:v>
                </c:pt>
                <c:pt idx="1">
                  <c:v>desktop</c:v>
                </c:pt>
                <c:pt idx="2">
                  <c:v>tablet</c:v>
                </c:pt>
              </c:strCache>
            </c:strRef>
          </c:cat>
          <c:val>
            <c:numRef>
              <c:f>Устройства!$B$10:$B$12</c:f>
              <c:numCache>
                <c:formatCode>General</c:formatCode>
                <c:ptCount val="3"/>
                <c:pt idx="0">
                  <c:v>10174361</c:v>
                </c:pt>
                <c:pt idx="1">
                  <c:v>2990617</c:v>
                </c:pt>
                <c:pt idx="2">
                  <c:v>201781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1EED-8B40-A363-15545B058B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Устройства в сезоне 24/25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3FC1-EF4B-9371-398CD342BC6E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3FC1-EF4B-9371-398CD342BC6E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3FC1-EF4B-9371-398CD342BC6E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Устройства!$A$10:$A$12</c:f>
              <c:strCache>
                <c:ptCount val="3"/>
                <c:pt idx="0">
                  <c:v>mobile</c:v>
                </c:pt>
                <c:pt idx="1">
                  <c:v>desktop</c:v>
                </c:pt>
                <c:pt idx="2">
                  <c:v>tablet</c:v>
                </c:pt>
              </c:strCache>
            </c:strRef>
          </c:cat>
          <c:val>
            <c:numRef>
              <c:f>Устройства!$B$10:$B$12</c:f>
              <c:numCache>
                <c:formatCode>#,##0</c:formatCode>
                <c:ptCount val="3"/>
                <c:pt idx="0">
                  <c:v>12962393</c:v>
                </c:pt>
                <c:pt idx="1">
                  <c:v>4227507</c:v>
                </c:pt>
                <c:pt idx="2" formatCode="General">
                  <c:v>296412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3FC1-EF4B-9371-398CD342BC6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baseline="0">
                <a:effectLst/>
              </a:rPr>
              <a:t>Сравнение пользователей по операционным системам сезонов 2</a:t>
            </a:r>
            <a:r>
              <a:rPr lang="en-US" sz="1400" b="0" i="0" baseline="0">
                <a:effectLst/>
              </a:rPr>
              <a:t>3</a:t>
            </a:r>
            <a:r>
              <a:rPr lang="ru-RU" sz="1400" b="0" i="0" baseline="0">
                <a:effectLst/>
              </a:rPr>
              <a:t>/2</a:t>
            </a:r>
            <a:r>
              <a:rPr lang="en-US" sz="1400" b="0" i="0" baseline="0">
                <a:effectLst/>
              </a:rPr>
              <a:t>4 </a:t>
            </a:r>
            <a:r>
              <a:rPr lang="ru-RU" sz="1400" b="0" i="0" baseline="0">
                <a:effectLst/>
              </a:rPr>
              <a:t>и 2</a:t>
            </a:r>
            <a:r>
              <a:rPr lang="en-US" sz="1400" b="0" i="0" baseline="0">
                <a:effectLst/>
              </a:rPr>
              <a:t>4</a:t>
            </a:r>
            <a:r>
              <a:rPr lang="ru-RU" sz="1400" b="0" i="0" baseline="0">
                <a:effectLst/>
              </a:rPr>
              <a:t>/2</a:t>
            </a:r>
            <a:r>
              <a:rPr lang="en-US" sz="1400" b="0" i="0" baseline="0">
                <a:effectLst/>
              </a:rPr>
              <a:t>5</a:t>
            </a:r>
            <a:r>
              <a:rPr lang="ru-RU" sz="1400" b="0" i="0" baseline="0">
                <a:effectLst/>
              </a:rPr>
              <a:t> 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iOS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Лист1!$A$2:$A$3</c:f>
              <c:strCache>
                <c:ptCount val="2"/>
                <c:pt idx="0">
                  <c:v>Сезон 2023/2024</c:v>
                </c:pt>
                <c:pt idx="1">
                  <c:v>Сезон  2024/2025</c:v>
                </c:pt>
              </c:strCache>
            </c:strRef>
          </c:cat>
          <c:val>
            <c:numRef>
              <c:f>Лист1!$B$2:$B$3</c:f>
              <c:numCache>
                <c:formatCode>#,##0</c:formatCode>
                <c:ptCount val="2"/>
                <c:pt idx="0">
                  <c:v>4113024</c:v>
                </c:pt>
                <c:pt idx="1">
                  <c:v>4798364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BEA-C044-8C57-BB2AA8369650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Android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Лист1!$A$2:$A$3</c:f>
              <c:strCache>
                <c:ptCount val="2"/>
                <c:pt idx="0">
                  <c:v>Сезон 2023/2024</c:v>
                </c:pt>
                <c:pt idx="1">
                  <c:v>Сезон  2024/2025</c:v>
                </c:pt>
              </c:strCache>
            </c:strRef>
          </c:cat>
          <c:val>
            <c:numRef>
              <c:f>Лист1!$C$2:$C$3</c:f>
              <c:numCache>
                <c:formatCode>#,##0</c:formatCode>
                <c:ptCount val="2"/>
                <c:pt idx="0">
                  <c:v>6285924</c:v>
                </c:pt>
                <c:pt idx="1">
                  <c:v>8466833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BEA-C044-8C57-BB2AA836965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7651087"/>
        <c:axId val="57653999"/>
      </c:barChart>
      <c:catAx>
        <c:axId val="5765108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7653999"/>
        <c:crosses val="autoZero"/>
        <c:auto val="1"/>
        <c:lblAlgn val="ctr"/>
        <c:lblOffset val="100"/>
        <c:noMultiLvlLbl val="0"/>
      </c:catAx>
      <c:valAx>
        <c:axId val="576539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765108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 </a:t>
            </a:r>
          </a:p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ru-RU"/>
              <a:t>Операционные системы пользователей в сезоне</a:t>
            </a:r>
            <a:r>
              <a:rPr lang="ru-RU" baseline="0"/>
              <a:t> 23/24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E08B-8244-9554-09AE3AFE5FF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E08B-8244-9554-09AE3AFE5FFF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ОС!$A$9:$A$10</c:f>
              <c:strCache>
                <c:ptCount val="2"/>
                <c:pt idx="0">
                  <c:v>android</c:v>
                </c:pt>
                <c:pt idx="1">
                  <c:v>ios</c:v>
                </c:pt>
              </c:strCache>
            </c:strRef>
          </c:cat>
          <c:val>
            <c:numRef>
              <c:f>ОС!$B$9:$B$10</c:f>
              <c:numCache>
                <c:formatCode>General</c:formatCode>
                <c:ptCount val="2"/>
                <c:pt idx="0">
                  <c:v>6285924</c:v>
                </c:pt>
                <c:pt idx="1">
                  <c:v>4113024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E08B-8244-9554-09AE3AFE5FF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 </a:t>
            </a:r>
          </a:p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ru-RU"/>
              <a:t>Операционные системы пользователей в сезоне</a:t>
            </a:r>
            <a:r>
              <a:rPr lang="ru-RU" baseline="0"/>
              <a:t> 24/25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06C5-7146-9E12-86B80EA1AA6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06C5-7146-9E12-86B80EA1AA6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ОС!$A$9:$A$10</c:f>
              <c:strCache>
                <c:ptCount val="2"/>
                <c:pt idx="0">
                  <c:v>android</c:v>
                </c:pt>
                <c:pt idx="1">
                  <c:v>ios</c:v>
                </c:pt>
              </c:strCache>
            </c:strRef>
          </c:cat>
          <c:val>
            <c:numRef>
              <c:f>ОС!$B$9:$B$10</c:f>
              <c:numCache>
                <c:formatCode>#,##0</c:formatCode>
                <c:ptCount val="2"/>
                <c:pt idx="0">
                  <c:v>8466833</c:v>
                </c:pt>
                <c:pt idx="1">
                  <c:v>4798364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6C5-7146-9E12-86B80EA1AA6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baseline="0">
                <a:effectLst/>
              </a:rPr>
              <a:t>Распределение по возрасту в сезоне 24/25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'Приложение возраст'!$B$14</c:f>
              <c:strCache>
                <c:ptCount val="1"/>
                <c:pt idx="0">
                  <c:v>Пользователи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436-E542-B2FF-93D612FB8220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436-E542-B2FF-93D612FB8220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436-E542-B2FF-93D612FB8220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2436-E542-B2FF-93D612FB8220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2436-E542-B2FF-93D612FB8220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2436-E542-B2FF-93D612FB8220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'Приложение возраст'!$A$15:$A$20</c:f>
              <c:strCache>
                <c:ptCount val="6"/>
                <c:pt idx="0">
                  <c:v>младше 18 лет</c:v>
                </c:pt>
                <c:pt idx="1">
                  <c:v>18–24 года</c:v>
                </c:pt>
                <c:pt idx="2">
                  <c:v>25–34 года</c:v>
                </c:pt>
                <c:pt idx="3">
                  <c:v>35‑44 года</c:v>
                </c:pt>
                <c:pt idx="4">
                  <c:v>45–54 года</c:v>
                </c:pt>
                <c:pt idx="5">
                  <c:v>55 лет и старше</c:v>
                </c:pt>
              </c:strCache>
            </c:strRef>
          </c:cat>
          <c:val>
            <c:numRef>
              <c:f>'Приложение возраст'!$B$15:$B$20</c:f>
              <c:numCache>
                <c:formatCode>General</c:formatCode>
                <c:ptCount val="6"/>
                <c:pt idx="0">
                  <c:v>98710</c:v>
                </c:pt>
                <c:pt idx="1">
                  <c:v>95260</c:v>
                </c:pt>
                <c:pt idx="2">
                  <c:v>155087</c:v>
                </c:pt>
                <c:pt idx="3">
                  <c:v>147018</c:v>
                </c:pt>
                <c:pt idx="4">
                  <c:v>102566</c:v>
                </c:pt>
                <c:pt idx="5">
                  <c:v>59842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2436-E542-B2FF-93D612FB822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baseline="0">
                <a:effectLst/>
              </a:rPr>
              <a:t>Распределение по полу в сезоне 2</a:t>
            </a:r>
            <a:r>
              <a:rPr lang="en-US" sz="1400" b="0" i="0" baseline="0">
                <a:effectLst/>
              </a:rPr>
              <a:t>3</a:t>
            </a:r>
            <a:r>
              <a:rPr lang="ru-RU" sz="1400" b="0" i="0" baseline="0">
                <a:effectLst/>
              </a:rPr>
              <a:t>/2</a:t>
            </a:r>
            <a:r>
              <a:rPr lang="en-US" sz="1400" b="0" i="0" baseline="0">
                <a:effectLst/>
              </a:rPr>
              <a:t>4</a:t>
            </a:r>
            <a:endParaRPr lang="ru-RU" sz="1400" b="0" i="0" baseline="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8E3-A04F-A11A-A15B174BA41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8E3-A04F-A11A-A15B174BA41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'Приложение пол'!$A$8:$A$9</c:f>
              <c:strCache>
                <c:ptCount val="2"/>
                <c:pt idx="0">
                  <c:v>мужской</c:v>
                </c:pt>
                <c:pt idx="1">
                  <c:v>женский</c:v>
                </c:pt>
              </c:strCache>
            </c:strRef>
          </c:cat>
          <c:val>
            <c:numRef>
              <c:f>'Приложение пол'!$B$8:$B$9</c:f>
              <c:numCache>
                <c:formatCode>#,##0</c:formatCode>
                <c:ptCount val="2"/>
                <c:pt idx="0">
                  <c:v>306082</c:v>
                </c:pt>
                <c:pt idx="1">
                  <c:v>80066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8E3-A04F-A11A-A15B174BA41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baseline="0">
                <a:effectLst/>
              </a:rPr>
              <a:t>Распределение по полу в сезоне 24/25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BD13-9F42-A069-2FC011F0915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BD13-9F42-A069-2FC011F09155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'Приложение пол'!$A$8:$A$9</c:f>
              <c:strCache>
                <c:ptCount val="2"/>
                <c:pt idx="0">
                  <c:v>мужской</c:v>
                </c:pt>
                <c:pt idx="1">
                  <c:v>женский</c:v>
                </c:pt>
              </c:strCache>
            </c:strRef>
          </c:cat>
          <c:val>
            <c:numRef>
              <c:f>'Приложение пол'!$B$8:$B$9</c:f>
              <c:numCache>
                <c:formatCode>#,##0</c:formatCode>
                <c:ptCount val="2"/>
                <c:pt idx="0">
                  <c:v>324377</c:v>
                </c:pt>
                <c:pt idx="1">
                  <c:v>93324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BD13-9F42-A069-2FC011F0915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Распределение по операционным системам в сезоне 23/24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CC04-6740-B821-1943B90DA12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CC04-6740-B821-1943B90DA125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'Приложение ОС'!$A$9:$A$10</c:f>
              <c:strCache>
                <c:ptCount val="2"/>
                <c:pt idx="0">
                  <c:v>android</c:v>
                </c:pt>
                <c:pt idx="1">
                  <c:v>ios</c:v>
                </c:pt>
              </c:strCache>
            </c:strRef>
          </c:cat>
          <c:val>
            <c:numRef>
              <c:f>'Приложение ОС'!$B$9:$B$10</c:f>
              <c:numCache>
                <c:formatCode>#,##0</c:formatCode>
                <c:ptCount val="2"/>
                <c:pt idx="0">
                  <c:v>497452</c:v>
                </c:pt>
                <c:pt idx="1">
                  <c:v>265363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CC04-6740-B821-1943B90DA12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Распределение по операционным системам в сезоне</a:t>
            </a:r>
            <a:r>
              <a:rPr lang="ru-RU" baseline="0"/>
              <a:t> 24</a:t>
            </a:r>
            <a:r>
              <a:rPr lang="en-US" baseline="0"/>
              <a:t>/25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F0FC-9A42-9848-AF0D34C4009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F0FC-9A42-9848-AF0D34C40091}"/>
              </c:ext>
            </c:extLst>
          </c:dPt>
          <c:dLbls>
            <c:dLbl>
              <c:idx val="0"/>
              <c:layout>
                <c:manualLayout>
                  <c:x val="-7.781240886555847E-3"/>
                  <c:y val="-3.826084239470139E-3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F0FC-9A42-9848-AF0D34C40091}"/>
                </c:ext>
              </c:extLst>
            </c:dLbl>
            <c:dLbl>
              <c:idx val="1"/>
              <c:layout>
                <c:manualLayout>
                  <c:x val="6.0433070866141728E-3"/>
                  <c:y val="-7.0059992500937744E-3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F0FC-9A42-9848-AF0D34C4009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Android</c:v>
                </c:pt>
                <c:pt idx="1">
                  <c:v>iOS</c:v>
                </c:pt>
              </c:strCache>
            </c:strRef>
          </c:cat>
          <c:val>
            <c:numRef>
              <c:f>Лист1!$B$2:$B$3</c:f>
              <c:numCache>
                <c:formatCode>#,##0</c:formatCode>
                <c:ptCount val="2"/>
                <c:pt idx="0">
                  <c:v>497452</c:v>
                </c:pt>
                <c:pt idx="1">
                  <c:v>265363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0FC-9A42-9848-AF0D34C4009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Сравнение пользователей по операционным системам сезонов 22/23 и 23/24  </a:t>
            </a:r>
            <a:r>
              <a:rPr lang="ru-RU" sz="1400" b="0" i="0" u="none" strike="noStrike" baseline="0"/>
              <a:t> 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'Приложение ОС'!$A$16</c:f>
              <c:strCache>
                <c:ptCount val="1"/>
                <c:pt idx="0">
                  <c:v>iOS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'Приложение ОС'!$B$15:$C$15</c:f>
              <c:strCache>
                <c:ptCount val="2"/>
                <c:pt idx="0">
                  <c:v>Сезон 2022/2023</c:v>
                </c:pt>
                <c:pt idx="1">
                  <c:v>Сезон 2023/2024</c:v>
                </c:pt>
              </c:strCache>
            </c:strRef>
          </c:cat>
          <c:val>
            <c:numRef>
              <c:f>'Приложение ОС'!$B$16:$C$16</c:f>
              <c:numCache>
                <c:formatCode>#,##0</c:formatCode>
                <c:ptCount val="2"/>
                <c:pt idx="0">
                  <c:v>191556</c:v>
                </c:pt>
                <c:pt idx="1">
                  <c:v>219214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88F-3F4B-A0A2-5EA42B804B41}"/>
            </c:ext>
          </c:extLst>
        </c:ser>
        <c:ser>
          <c:idx val="1"/>
          <c:order val="1"/>
          <c:tx>
            <c:strRef>
              <c:f>'Приложение ОС'!$A$17</c:f>
              <c:strCache>
                <c:ptCount val="1"/>
                <c:pt idx="0">
                  <c:v>Android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'Приложение ОС'!$B$15:$C$15</c:f>
              <c:strCache>
                <c:ptCount val="2"/>
                <c:pt idx="0">
                  <c:v>Сезон 2022/2023</c:v>
                </c:pt>
                <c:pt idx="1">
                  <c:v>Сезон 2023/2024</c:v>
                </c:pt>
              </c:strCache>
            </c:strRef>
          </c:cat>
          <c:val>
            <c:numRef>
              <c:f>'Приложение ОС'!$B$17:$C$17</c:f>
              <c:numCache>
                <c:formatCode>#,##0</c:formatCode>
                <c:ptCount val="2"/>
                <c:pt idx="0">
                  <c:v>409755</c:v>
                </c:pt>
                <c:pt idx="1">
                  <c:v>409115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88F-3F4B-A0A2-5EA42B804B4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43632048"/>
        <c:axId val="900912384"/>
      </c:barChart>
      <c:catAx>
        <c:axId val="8436320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00912384"/>
        <c:crosses val="autoZero"/>
        <c:auto val="1"/>
        <c:lblAlgn val="ctr"/>
        <c:lblOffset val="100"/>
        <c:noMultiLvlLbl val="0"/>
      </c:catAx>
      <c:valAx>
        <c:axId val="9009123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36320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Сравнение пользователей по операционным системам сезонов 23/24 и 24/25  </a:t>
            </a:r>
            <a:r>
              <a:rPr lang="ru-RU" sz="1400" b="0" i="0" u="none" strike="noStrike" baseline="0"/>
              <a:t> 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'Приложение ОС'!$A$16</c:f>
              <c:strCache>
                <c:ptCount val="1"/>
                <c:pt idx="0">
                  <c:v>iOS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'Приложение ОС'!$B$15:$C$15</c:f>
              <c:strCache>
                <c:ptCount val="2"/>
                <c:pt idx="0">
                  <c:v>Сезон 2023/2024</c:v>
                </c:pt>
                <c:pt idx="1">
                  <c:v>Сезон 2024/2025</c:v>
                </c:pt>
              </c:strCache>
            </c:strRef>
          </c:cat>
          <c:val>
            <c:numRef>
              <c:f>'Приложение ОС'!$B$16:$C$16</c:f>
              <c:numCache>
                <c:formatCode>#,##0</c:formatCode>
                <c:ptCount val="2"/>
                <c:pt idx="0">
                  <c:v>219214</c:v>
                </c:pt>
                <c:pt idx="1">
                  <c:v>265363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90D-5242-B8E2-58C42630639F}"/>
            </c:ext>
          </c:extLst>
        </c:ser>
        <c:ser>
          <c:idx val="1"/>
          <c:order val="1"/>
          <c:tx>
            <c:strRef>
              <c:f>'Приложение ОС'!$A$17</c:f>
              <c:strCache>
                <c:ptCount val="1"/>
                <c:pt idx="0">
                  <c:v>Android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'Приложение ОС'!$B$15:$C$15</c:f>
              <c:strCache>
                <c:ptCount val="2"/>
                <c:pt idx="0">
                  <c:v>Сезон 2023/2024</c:v>
                </c:pt>
                <c:pt idx="1">
                  <c:v>Сезон 2024/2025</c:v>
                </c:pt>
              </c:strCache>
            </c:strRef>
          </c:cat>
          <c:val>
            <c:numRef>
              <c:f>'Приложение ОС'!$B$17:$C$17</c:f>
              <c:numCache>
                <c:formatCode>#,##0</c:formatCode>
                <c:ptCount val="2"/>
                <c:pt idx="0">
                  <c:v>409115</c:v>
                </c:pt>
                <c:pt idx="1">
                  <c:v>497452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90D-5242-B8E2-58C4263063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43632048"/>
        <c:axId val="900912384"/>
      </c:barChart>
      <c:catAx>
        <c:axId val="8436320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00912384"/>
        <c:crosses val="autoZero"/>
        <c:auto val="1"/>
        <c:lblAlgn val="ctr"/>
        <c:lblOffset val="100"/>
        <c:noMultiLvlLbl val="0"/>
      </c:catAx>
      <c:valAx>
        <c:axId val="9009123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36320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baseline="0">
                <a:effectLst/>
              </a:rPr>
              <a:t>Распределение по возрасту в сезоне 24/25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9AD-A442-B508-C20CDFEFB57B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9AD-A442-B508-C20CDFEFB57B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59AD-A442-B508-C20CDFEFB57B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59AD-A442-B508-C20CDFEFB57B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59AD-A442-B508-C20CDFEFB57B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59AD-A442-B508-C20CDFEFB57B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Возраст!$A$14:$A$19</c:f>
              <c:strCache>
                <c:ptCount val="6"/>
                <c:pt idx="0">
                  <c:v>младше 18 лет</c:v>
                </c:pt>
                <c:pt idx="1">
                  <c:v>18‑24 года</c:v>
                </c:pt>
                <c:pt idx="2">
                  <c:v>25‑34 года</c:v>
                </c:pt>
                <c:pt idx="3">
                  <c:v>35‑44 года</c:v>
                </c:pt>
                <c:pt idx="4">
                  <c:v>45-54 года</c:v>
                </c:pt>
                <c:pt idx="5">
                  <c:v>55 лет и старше</c:v>
                </c:pt>
              </c:strCache>
            </c:strRef>
          </c:cat>
          <c:val>
            <c:numRef>
              <c:f>Возраст!$B$14:$B$19</c:f>
              <c:numCache>
                <c:formatCode>General</c:formatCode>
                <c:ptCount val="6"/>
                <c:pt idx="0">
                  <c:v>415938</c:v>
                </c:pt>
                <c:pt idx="1">
                  <c:v>869894</c:v>
                </c:pt>
                <c:pt idx="2">
                  <c:v>2171925</c:v>
                </c:pt>
                <c:pt idx="3">
                  <c:v>1913406</c:v>
                </c:pt>
                <c:pt idx="4">
                  <c:v>1148775</c:v>
                </c:pt>
                <c:pt idx="5">
                  <c:v>870076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59AD-A442-B508-C20CDFEFB57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Распределение по полу в сезоне 24/25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35D-AB48-9B09-92C6DC7815F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35D-AB48-9B09-92C6DC7815F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Пол!$A$9:$A$10</c:f>
              <c:strCache>
                <c:ptCount val="2"/>
                <c:pt idx="0">
                  <c:v>мужской</c:v>
                </c:pt>
                <c:pt idx="1">
                  <c:v>женский</c:v>
                </c:pt>
              </c:strCache>
            </c:strRef>
          </c:cat>
          <c:val>
            <c:numRef>
              <c:f>Пол!$B$9:$B$10</c:f>
              <c:numCache>
                <c:formatCode>0</c:formatCode>
                <c:ptCount val="2"/>
                <c:pt idx="0">
                  <c:v>4109165</c:v>
                </c:pt>
                <c:pt idx="1">
                  <c:v>2561564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235D-AB48-9B09-92C6DC7815F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Распределение</a:t>
            </a:r>
            <a:r>
              <a:rPr lang="ru-RU" baseline="0"/>
              <a:t> по типу устройств в сезоне 24/25</a:t>
            </a:r>
            <a:endParaRPr lang="ru-RU"/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'Устройства клубы'!$B$9</c:f>
              <c:strCache>
                <c:ptCount val="1"/>
                <c:pt idx="0">
                  <c:v>Пользователи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F83-1549-8165-06D604963B0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F83-1549-8165-06D604963B03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7F83-1549-8165-06D604963B0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'Устройства клубы'!$A$10:$A$12</c:f>
              <c:strCache>
                <c:ptCount val="3"/>
                <c:pt idx="0">
                  <c:v>mobile</c:v>
                </c:pt>
                <c:pt idx="1">
                  <c:v>desktop</c:v>
                </c:pt>
                <c:pt idx="2">
                  <c:v>tablet</c:v>
                </c:pt>
              </c:strCache>
            </c:strRef>
          </c:cat>
          <c:val>
            <c:numRef>
              <c:f>'Устройства клубы'!$B$10:$B$12</c:f>
              <c:numCache>
                <c:formatCode>#,##0.00</c:formatCode>
                <c:ptCount val="3"/>
                <c:pt idx="0" formatCode="#,##0">
                  <c:v>12962393</c:v>
                </c:pt>
                <c:pt idx="1">
                  <c:v>4227507</c:v>
                </c:pt>
                <c:pt idx="2" formatCode="General">
                  <c:v>296412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7F83-1549-8165-06D604963B03}"/>
            </c:ext>
          </c:extLst>
        </c:ser>
        <c:ser>
          <c:idx val="1"/>
          <c:order val="1"/>
          <c:tx>
            <c:strRef>
              <c:f>'Устройства клубы'!$C$9</c:f>
              <c:strCache>
                <c:ptCount val="1"/>
                <c:pt idx="0">
                  <c:v>Доля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8-7F83-1549-8165-06D604963B0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A-7F83-1549-8165-06D604963B03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C-7F83-1549-8165-06D604963B03}"/>
              </c:ext>
            </c:extLst>
          </c:dPt>
          <c:cat>
            <c:strRef>
              <c:f>'Устройства клубы'!$A$10:$A$12</c:f>
              <c:strCache>
                <c:ptCount val="3"/>
                <c:pt idx="0">
                  <c:v>mobile</c:v>
                </c:pt>
                <c:pt idx="1">
                  <c:v>desktop</c:v>
                </c:pt>
                <c:pt idx="2">
                  <c:v>tablet</c:v>
                </c:pt>
              </c:strCache>
            </c:strRef>
          </c:cat>
          <c:val>
            <c:numRef>
              <c:f>'Устройства клубы'!$C$10:$C$12</c:f>
              <c:numCache>
                <c:formatCode>0.00%</c:formatCode>
                <c:ptCount val="3"/>
                <c:pt idx="0">
                  <c:v>0.74128798571133814</c:v>
                </c:pt>
                <c:pt idx="1">
                  <c:v>0.24176092706112073</c:v>
                </c:pt>
                <c:pt idx="2">
                  <c:v>1.6951087227541177E-2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D-7F83-1549-8165-06D604963B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baseline="0">
                <a:effectLst/>
              </a:rPr>
              <a:t>Сравнение пользователей по операционным системам сезонов 23/24 и 24/25  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'ОС клубы'!$A$17</c:f>
              <c:strCache>
                <c:ptCount val="1"/>
                <c:pt idx="0">
                  <c:v>iOS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'ОС клубы'!$B$16:$C$16</c:f>
              <c:strCache>
                <c:ptCount val="2"/>
                <c:pt idx="0">
                  <c:v>Сезон 2023/2024</c:v>
                </c:pt>
                <c:pt idx="1">
                  <c:v>Сезон 2024/2025</c:v>
                </c:pt>
              </c:strCache>
            </c:strRef>
          </c:cat>
          <c:val>
            <c:numRef>
              <c:f>'ОС клубы'!$B$17:$C$17</c:f>
              <c:numCache>
                <c:formatCode>#,##0</c:formatCode>
                <c:ptCount val="2"/>
                <c:pt idx="0">
                  <c:v>3331700</c:v>
                </c:pt>
                <c:pt idx="1">
                  <c:v>5729157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218-4F41-A137-DAAF43A91825}"/>
            </c:ext>
          </c:extLst>
        </c:ser>
        <c:ser>
          <c:idx val="1"/>
          <c:order val="1"/>
          <c:tx>
            <c:strRef>
              <c:f>'ОС клубы'!$A$18</c:f>
              <c:strCache>
                <c:ptCount val="1"/>
                <c:pt idx="0">
                  <c:v>Android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'ОС клубы'!$B$16:$C$16</c:f>
              <c:strCache>
                <c:ptCount val="2"/>
                <c:pt idx="0">
                  <c:v>Сезон 2023/2024</c:v>
                </c:pt>
                <c:pt idx="1">
                  <c:v>Сезон 2024/2025</c:v>
                </c:pt>
              </c:strCache>
            </c:strRef>
          </c:cat>
          <c:val>
            <c:numRef>
              <c:f>'ОС клубы'!$B$18:$C$18</c:f>
              <c:numCache>
                <c:formatCode>#,##0</c:formatCode>
                <c:ptCount val="2"/>
                <c:pt idx="0">
                  <c:v>4548973</c:v>
                </c:pt>
                <c:pt idx="1">
                  <c:v>6726049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218-4F41-A137-DAAF43A9182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72845968"/>
        <c:axId val="472503936"/>
      </c:barChart>
      <c:catAx>
        <c:axId val="4728459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72503936"/>
        <c:crosses val="autoZero"/>
        <c:auto val="1"/>
        <c:lblAlgn val="ctr"/>
        <c:lblOffset val="100"/>
        <c:noMultiLvlLbl val="0"/>
      </c:catAx>
      <c:valAx>
        <c:axId val="4725039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728459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Распределение по операционным системам в сезоне 24/25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A1D-7545-B92E-E42B105A2C3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A1D-7545-B92E-E42B105A2C3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Платформы!$A$6:$A$7</c:f>
              <c:strCache>
                <c:ptCount val="2"/>
                <c:pt idx="0">
                  <c:v>IOS</c:v>
                </c:pt>
                <c:pt idx="1">
                  <c:v>Android</c:v>
                </c:pt>
              </c:strCache>
            </c:strRef>
          </c:cat>
          <c:val>
            <c:numRef>
              <c:f>Платформы!$B$6:$B$7</c:f>
              <c:numCache>
                <c:formatCode>#,##0</c:formatCode>
                <c:ptCount val="2"/>
                <c:pt idx="0">
                  <c:v>5729157</c:v>
                </c:pt>
                <c:pt idx="1">
                  <c:v>6726049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9A1D-7545-B92E-E42B105A2C3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Распределение</a:t>
            </a:r>
            <a:r>
              <a:rPr lang="ru-RU" baseline="0"/>
              <a:t> по типу устройств в сезоне 23/24</a:t>
            </a:r>
            <a:endParaRPr lang="ru-RU"/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'Устройства клубы'!$B$9</c:f>
              <c:strCache>
                <c:ptCount val="1"/>
                <c:pt idx="0">
                  <c:v>Пользователи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E5C-2548-978A-D472F34435B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E5C-2548-978A-D472F34435B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E5C-2548-978A-D472F34435B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'Устройства клубы'!$A$10:$A$12</c:f>
              <c:strCache>
                <c:ptCount val="3"/>
                <c:pt idx="0">
                  <c:v>mobile</c:v>
                </c:pt>
                <c:pt idx="1">
                  <c:v>desktop</c:v>
                </c:pt>
                <c:pt idx="2">
                  <c:v>tablet</c:v>
                </c:pt>
              </c:strCache>
            </c:strRef>
          </c:cat>
          <c:val>
            <c:numRef>
              <c:f>'Устройства клубы'!$B$10:$B$12</c:f>
              <c:numCache>
                <c:formatCode>#,##0.00</c:formatCode>
                <c:ptCount val="3"/>
                <c:pt idx="0" formatCode="#,##0">
                  <c:v>12043690</c:v>
                </c:pt>
                <c:pt idx="1">
                  <c:v>3110009</c:v>
                </c:pt>
                <c:pt idx="2" formatCode="General">
                  <c:v>173618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1E5C-2548-978A-D472F34435B7}"/>
            </c:ext>
          </c:extLst>
        </c:ser>
        <c:ser>
          <c:idx val="1"/>
          <c:order val="1"/>
          <c:tx>
            <c:strRef>
              <c:f>'Устройства клубы'!$C$9</c:f>
              <c:strCache>
                <c:ptCount val="1"/>
                <c:pt idx="0">
                  <c:v>Доля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8-1E5C-2548-978A-D472F34435B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A-1E5C-2548-978A-D472F34435B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C-1E5C-2548-978A-D472F34435B7}"/>
              </c:ext>
            </c:extLst>
          </c:dPt>
          <c:cat>
            <c:strRef>
              <c:f>'Устройства клубы'!$A$10:$A$12</c:f>
              <c:strCache>
                <c:ptCount val="3"/>
                <c:pt idx="0">
                  <c:v>mobile</c:v>
                </c:pt>
                <c:pt idx="1">
                  <c:v>desktop</c:v>
                </c:pt>
                <c:pt idx="2">
                  <c:v>tablet</c:v>
                </c:pt>
              </c:strCache>
            </c:strRef>
          </c:cat>
          <c:val>
            <c:numRef>
              <c:f>'Устройства клубы'!$C$10:$C$12</c:f>
              <c:numCache>
                <c:formatCode>0.00%</c:formatCode>
                <c:ptCount val="3"/>
                <c:pt idx="0">
                  <c:v>0.78576635428105257</c:v>
                </c:pt>
                <c:pt idx="1">
                  <c:v>0.20290628816511069</c:v>
                </c:pt>
                <c:pt idx="2">
                  <c:v>1.1327357553836721E-2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D-1E5C-2548-978A-D472F34435B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charts/chart2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baseline="0">
                <a:effectLst/>
              </a:rPr>
              <a:t>Сравнение пользователей по операционным системам сезонов 22/23 и 23/24  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'ОС клубы'!$A$17</c:f>
              <c:strCache>
                <c:ptCount val="1"/>
                <c:pt idx="0">
                  <c:v>iOS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'ОС клубы'!$B$16:$C$16</c:f>
              <c:strCache>
                <c:ptCount val="2"/>
                <c:pt idx="0">
                  <c:v>Сезон 2022/2023</c:v>
                </c:pt>
                <c:pt idx="1">
                  <c:v>Сезон 2023/2024</c:v>
                </c:pt>
              </c:strCache>
            </c:strRef>
          </c:cat>
          <c:val>
            <c:numRef>
              <c:f>'ОС клубы'!$B$17:$C$17</c:f>
              <c:numCache>
                <c:formatCode>#,##0</c:formatCode>
                <c:ptCount val="2"/>
                <c:pt idx="0">
                  <c:v>3331700</c:v>
                </c:pt>
                <c:pt idx="1">
                  <c:v>4548973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A17-7C4D-A97C-3BB33D94494F}"/>
            </c:ext>
          </c:extLst>
        </c:ser>
        <c:ser>
          <c:idx val="1"/>
          <c:order val="1"/>
          <c:tx>
            <c:strRef>
              <c:f>'ОС клубы'!$A$18</c:f>
              <c:strCache>
                <c:ptCount val="1"/>
                <c:pt idx="0">
                  <c:v>Android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'ОС клубы'!$B$16:$C$16</c:f>
              <c:strCache>
                <c:ptCount val="2"/>
                <c:pt idx="0">
                  <c:v>Сезон 2022/2023</c:v>
                </c:pt>
                <c:pt idx="1">
                  <c:v>Сезон 2023/2024</c:v>
                </c:pt>
              </c:strCache>
            </c:strRef>
          </c:cat>
          <c:val>
            <c:numRef>
              <c:f>'ОС клубы'!$B$18:$C$18</c:f>
              <c:numCache>
                <c:formatCode>#,##0</c:formatCode>
                <c:ptCount val="2"/>
                <c:pt idx="0">
                  <c:v>4548973</c:v>
                </c:pt>
                <c:pt idx="1">
                  <c:v>7455400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A17-7C4D-A97C-3BB33D94494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72845968"/>
        <c:axId val="472503936"/>
      </c:barChart>
      <c:catAx>
        <c:axId val="4728459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72503936"/>
        <c:crosses val="autoZero"/>
        <c:auto val="1"/>
        <c:lblAlgn val="ctr"/>
        <c:lblOffset val="100"/>
        <c:noMultiLvlLbl val="0"/>
      </c:catAx>
      <c:valAx>
        <c:axId val="4725039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728459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0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32</Pages>
  <Words>10371</Words>
  <Characters>59116</Characters>
  <Application>Microsoft Office Word</Application>
  <DocSecurity>0</DocSecurity>
  <Lines>492</Lines>
  <Paragraphs>138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ООО "Газэкспорт"</Company>
  <LinksUpToDate>false</LinksUpToDate>
  <CharactersWithSpaces>69349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v.mikheev</dc:creator>
  <cp:keywords/>
  <dc:description/>
  <cp:lastModifiedBy>Microsoft Office User</cp:lastModifiedBy>
  <cp:revision>6</cp:revision>
  <cp:lastPrinted>2019-07-30T15:15:00Z</cp:lastPrinted>
  <dcterms:created xsi:type="dcterms:W3CDTF">2025-07-28T10:25:00Z</dcterms:created>
  <dcterms:modified xsi:type="dcterms:W3CDTF">2025-07-28T10:40:00Z</dcterms:modified>
</cp:coreProperties>
</file>